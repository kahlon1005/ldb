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8E5AC8" w14:textId="07125621" w:rsidR="00962244" w:rsidRDefault="00962244">
      <w:pPr>
        <w:ind w:left="7920" w:firstLine="720"/>
        <w:jc w:val="center"/>
        <w:rPr>
          <w:sz w:val="22"/>
          <w:szCs w:val="22"/>
        </w:rPr>
      </w:pPr>
    </w:p>
    <w:tbl>
      <w:tblPr>
        <w:tblStyle w:val="TableGrid"/>
        <w:tblW w:w="0" w:type="auto"/>
        <w:tblInd w:w="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531"/>
        <w:gridCol w:w="3536"/>
        <w:gridCol w:w="11"/>
      </w:tblGrid>
      <w:tr w:rsidR="00962244" w14:paraId="7B02176F" w14:textId="77777777" w:rsidTr="00C45F99">
        <w:trPr>
          <w:gridAfter w:val="1"/>
          <w:wAfter w:w="11" w:type="dxa"/>
        </w:trPr>
        <w:tc>
          <w:tcPr>
            <w:tcW w:w="10525" w:type="dxa"/>
            <w:gridSpan w:val="3"/>
            <w:tcBorders>
              <w:top w:val="nil"/>
              <w:left w:val="nil"/>
              <w:bottom w:val="single" w:sz="4" w:space="0" w:color="auto"/>
              <w:right w:val="nil"/>
            </w:tcBorders>
            <w:hideMark/>
          </w:tcPr>
          <w:p w14:paraId="5E3D9175" w14:textId="14144134" w:rsidR="00962244" w:rsidRDefault="00A16C45" w:rsidP="00514FCA">
            <w:pPr>
              <w:spacing w:after="0" w:line="240" w:lineRule="auto"/>
              <w:rPr>
                <w:b/>
                <w:sz w:val="44"/>
                <w:szCs w:val="44"/>
              </w:rPr>
            </w:pPr>
            <w:bookmarkStart w:id="0" w:name="Top_of_page"/>
            <w:r>
              <w:rPr>
                <w:b/>
                <w:sz w:val="44"/>
                <w:szCs w:val="44"/>
              </w:rPr>
              <w:t xml:space="preserve">LDB Configuration </w:t>
            </w:r>
            <w:r w:rsidR="00514FCA">
              <w:rPr>
                <w:b/>
                <w:sz w:val="44"/>
                <w:szCs w:val="44"/>
              </w:rPr>
              <w:t xml:space="preserve">Guide </w:t>
            </w:r>
            <w:r w:rsidR="00B77BF1">
              <w:rPr>
                <w:b/>
                <w:sz w:val="44"/>
                <w:szCs w:val="44"/>
              </w:rPr>
              <w:t xml:space="preserve">KDC </w:t>
            </w:r>
            <w:r w:rsidR="00514FCA">
              <w:rPr>
                <w:b/>
                <w:sz w:val="44"/>
                <w:szCs w:val="44"/>
              </w:rPr>
              <w:t xml:space="preserve">- </w:t>
            </w:r>
            <w:r>
              <w:rPr>
                <w:b/>
                <w:sz w:val="44"/>
                <w:szCs w:val="44"/>
              </w:rPr>
              <w:t xml:space="preserve">Tecsys WMS </w:t>
            </w:r>
            <w:bookmarkEnd w:id="0"/>
          </w:p>
        </w:tc>
      </w:tr>
      <w:tr w:rsidR="00962244" w14:paraId="02F3DDF7" w14:textId="77777777" w:rsidTr="00C45F99">
        <w:trPr>
          <w:gridAfter w:val="1"/>
          <w:wAfter w:w="11" w:type="dxa"/>
          <w:trHeight w:val="116"/>
        </w:trPr>
        <w:tc>
          <w:tcPr>
            <w:tcW w:w="10525" w:type="dxa"/>
            <w:gridSpan w:val="3"/>
            <w:tcBorders>
              <w:top w:val="single" w:sz="4" w:space="0" w:color="auto"/>
              <w:left w:val="nil"/>
              <w:bottom w:val="nil"/>
              <w:right w:val="nil"/>
            </w:tcBorders>
          </w:tcPr>
          <w:p w14:paraId="20233D50" w14:textId="1CFF0E37" w:rsidR="00A16C45" w:rsidRDefault="00514FCA" w:rsidP="004D2D89">
            <w:pPr>
              <w:spacing w:after="0" w:line="240" w:lineRule="auto"/>
              <w:rPr>
                <w:color w:val="1F497D"/>
                <w:sz w:val="20"/>
                <w:szCs w:val="20"/>
              </w:rPr>
            </w:pPr>
            <w:r>
              <w:rPr>
                <w:color w:val="1F497D"/>
                <w:sz w:val="20"/>
                <w:szCs w:val="20"/>
              </w:rPr>
              <w:t xml:space="preserve">Last Update </w:t>
            </w:r>
            <w:r w:rsidR="004D2D89">
              <w:rPr>
                <w:color w:val="1F497D"/>
                <w:sz w:val="20"/>
                <w:szCs w:val="20"/>
              </w:rPr>
              <w:t>May</w:t>
            </w:r>
            <w:r>
              <w:rPr>
                <w:color w:val="1F497D"/>
                <w:sz w:val="20"/>
                <w:szCs w:val="20"/>
              </w:rPr>
              <w:t xml:space="preserve"> 201</w:t>
            </w:r>
            <w:r w:rsidR="004D2D89">
              <w:rPr>
                <w:color w:val="1F497D"/>
                <w:sz w:val="20"/>
                <w:szCs w:val="20"/>
              </w:rPr>
              <w:t>9</w:t>
            </w:r>
          </w:p>
        </w:tc>
      </w:tr>
      <w:tr w:rsidR="00962244" w14:paraId="1915A3C8" w14:textId="77777777" w:rsidTr="00C45F99">
        <w:tc>
          <w:tcPr>
            <w:tcW w:w="10536" w:type="dxa"/>
            <w:gridSpan w:val="4"/>
            <w:tcBorders>
              <w:top w:val="nil"/>
              <w:left w:val="nil"/>
              <w:bottom w:val="single" w:sz="4" w:space="0" w:color="auto"/>
              <w:right w:val="nil"/>
            </w:tcBorders>
            <w:hideMark/>
          </w:tcPr>
          <w:p w14:paraId="6096ED2C" w14:textId="77777777" w:rsidR="00962244" w:rsidRPr="00B33918" w:rsidRDefault="00D2093A" w:rsidP="00B33918">
            <w:pPr>
              <w:pStyle w:val="Heading1"/>
              <w:outlineLvl w:val="0"/>
              <w:rPr>
                <w:rFonts w:asciiTheme="minorHAnsi" w:hAnsiTheme="minorHAnsi"/>
                <w:b/>
              </w:rPr>
            </w:pPr>
            <w:r w:rsidRPr="00B33918">
              <w:rPr>
                <w:rFonts w:asciiTheme="minorHAnsi" w:hAnsiTheme="minorHAnsi"/>
                <w:b/>
                <w:color w:val="auto"/>
              </w:rPr>
              <w:t>Browse Topics</w:t>
            </w:r>
          </w:p>
        </w:tc>
      </w:tr>
      <w:tr w:rsidR="00962244" w14:paraId="16B3896F" w14:textId="77777777" w:rsidTr="00C45F99">
        <w:tc>
          <w:tcPr>
            <w:tcW w:w="10536" w:type="dxa"/>
            <w:gridSpan w:val="4"/>
            <w:tcBorders>
              <w:top w:val="single" w:sz="4" w:space="0" w:color="auto"/>
              <w:left w:val="nil"/>
              <w:bottom w:val="single" w:sz="4" w:space="0" w:color="auto"/>
              <w:right w:val="nil"/>
            </w:tcBorders>
          </w:tcPr>
          <w:p w14:paraId="6E38DE42" w14:textId="77777777" w:rsidR="00962244" w:rsidRDefault="00962244">
            <w:pPr>
              <w:pStyle w:val="NoSpacing"/>
            </w:pPr>
          </w:p>
        </w:tc>
      </w:tr>
      <w:tr w:rsidR="006457DE" w:rsidRPr="00A022AD" w14:paraId="3A106FFB" w14:textId="77777777" w:rsidTr="00C45F99">
        <w:tc>
          <w:tcPr>
            <w:tcW w:w="3458" w:type="dxa"/>
            <w:tcBorders>
              <w:top w:val="single" w:sz="4" w:space="0" w:color="auto"/>
              <w:left w:val="single" w:sz="4" w:space="0" w:color="auto"/>
              <w:bottom w:val="single" w:sz="4" w:space="0" w:color="auto"/>
              <w:right w:val="single" w:sz="4" w:space="0" w:color="auto"/>
            </w:tcBorders>
          </w:tcPr>
          <w:p w14:paraId="00AC19C1" w14:textId="20791716" w:rsidR="00962244" w:rsidRPr="00A022AD" w:rsidRDefault="00A96C77" w:rsidP="00712C7D">
            <w:pPr>
              <w:spacing w:after="0" w:line="240" w:lineRule="auto"/>
              <w:rPr>
                <w:rStyle w:val="Hyperlink"/>
                <w:color w:val="auto"/>
                <w:u w:val="none"/>
                <w:lang w:val="en-US"/>
              </w:rPr>
            </w:pPr>
            <w:hyperlink w:anchor="_Introduction" w:history="1">
              <w:r w:rsidR="00712C7D" w:rsidRPr="00A022AD">
                <w:rPr>
                  <w:rStyle w:val="Hyperlink"/>
                  <w:lang w:val="en-US"/>
                </w:rPr>
                <w:t>Introduction</w:t>
              </w:r>
            </w:hyperlink>
          </w:p>
          <w:p w14:paraId="6564BDF4" w14:textId="28DD06A3" w:rsidR="00712C7D" w:rsidRPr="00A022AD" w:rsidRDefault="00A96C77" w:rsidP="00712C7D">
            <w:pPr>
              <w:spacing w:after="0" w:line="240" w:lineRule="auto"/>
              <w:ind w:left="340"/>
              <w:rPr>
                <w:rStyle w:val="Hyperlink"/>
                <w:color w:val="auto"/>
                <w:u w:val="none"/>
                <w:lang w:val="en-US"/>
              </w:rPr>
            </w:pPr>
            <w:hyperlink w:anchor="_Target_Audience" w:history="1">
              <w:r w:rsidR="00712C7D" w:rsidRPr="00A022AD">
                <w:rPr>
                  <w:rStyle w:val="Hyperlink"/>
                  <w:lang w:val="en-US"/>
                </w:rPr>
                <w:t>Target Audience</w:t>
              </w:r>
            </w:hyperlink>
          </w:p>
          <w:p w14:paraId="76B8C150" w14:textId="24061023" w:rsidR="00F3265B" w:rsidRPr="00A022AD" w:rsidRDefault="00A96C77" w:rsidP="00712C7D">
            <w:pPr>
              <w:spacing w:after="0" w:line="240" w:lineRule="auto"/>
              <w:ind w:left="340"/>
              <w:rPr>
                <w:rStyle w:val="Hyperlink"/>
                <w:color w:val="auto"/>
                <w:u w:val="none"/>
                <w:lang w:val="en-US"/>
              </w:rPr>
            </w:pPr>
            <w:hyperlink w:anchor="_Configuration_How-To" w:history="1">
              <w:r w:rsidR="00F3265B" w:rsidRPr="00A022AD">
                <w:rPr>
                  <w:rStyle w:val="Hyperlink"/>
                  <w:lang w:val="en-US"/>
                </w:rPr>
                <w:t>Configuration How-To</w:t>
              </w:r>
            </w:hyperlink>
          </w:p>
          <w:p w14:paraId="64D8265C" w14:textId="13F39CBD" w:rsidR="006457DE" w:rsidRDefault="00A96C77" w:rsidP="00712C7D">
            <w:pPr>
              <w:spacing w:after="0" w:line="240" w:lineRule="auto"/>
              <w:rPr>
                <w:rStyle w:val="Hyperlink"/>
                <w:lang w:val="en-US"/>
              </w:rPr>
            </w:pPr>
            <w:hyperlink w:anchor="_LDB_Licenses" w:history="1">
              <w:r w:rsidR="00C45F99" w:rsidRPr="00A022AD">
                <w:rPr>
                  <w:rStyle w:val="Hyperlink"/>
                  <w:lang w:val="en-US"/>
                </w:rPr>
                <w:t xml:space="preserve">LDB </w:t>
              </w:r>
              <w:r w:rsidR="006457DE" w:rsidRPr="00A022AD">
                <w:rPr>
                  <w:rStyle w:val="Hyperlink"/>
                  <w:lang w:val="en-US"/>
                </w:rPr>
                <w:t>Licenses</w:t>
              </w:r>
            </w:hyperlink>
          </w:p>
          <w:p w14:paraId="64A26654" w14:textId="2E63BAB9" w:rsidR="000E6529" w:rsidRPr="00A022AD" w:rsidRDefault="00A96C77" w:rsidP="00712C7D">
            <w:pPr>
              <w:spacing w:after="0" w:line="240" w:lineRule="auto"/>
              <w:rPr>
                <w:rStyle w:val="Hyperlink"/>
                <w:color w:val="auto"/>
                <w:u w:val="none"/>
                <w:lang w:val="en-US"/>
              </w:rPr>
            </w:pPr>
            <w:hyperlink w:anchor="_Password_Reset_–" w:history="1">
              <w:r w:rsidR="000E6529" w:rsidRPr="000E6529">
                <w:rPr>
                  <w:rStyle w:val="Hyperlink"/>
                  <w:lang w:val="en-US"/>
                </w:rPr>
                <w:t>Password Reset – User Locked Out</w:t>
              </w:r>
            </w:hyperlink>
          </w:p>
          <w:p w14:paraId="5344923A" w14:textId="74B14AE8" w:rsidR="00712C7D" w:rsidRPr="00A022AD" w:rsidRDefault="00A96C77" w:rsidP="00712C7D">
            <w:pPr>
              <w:spacing w:after="0" w:line="240" w:lineRule="auto"/>
              <w:rPr>
                <w:rStyle w:val="Hyperlink"/>
                <w:color w:val="auto"/>
                <w:u w:val="none"/>
                <w:lang w:val="en-US"/>
              </w:rPr>
            </w:pPr>
            <w:hyperlink w:anchor="_Roles_&amp;_Permissions" w:history="1">
              <w:r w:rsidR="00712C7D" w:rsidRPr="002248D6">
                <w:rPr>
                  <w:rStyle w:val="Hyperlink"/>
                  <w:lang w:val="en-US"/>
                </w:rPr>
                <w:t>Roles &amp; Permissions</w:t>
              </w:r>
            </w:hyperlink>
          </w:p>
          <w:p w14:paraId="08AAB01D" w14:textId="3AE9AFA2" w:rsidR="00C45F99" w:rsidRPr="00A022AD" w:rsidRDefault="00A96C77" w:rsidP="00C45F99">
            <w:pPr>
              <w:spacing w:after="0" w:line="240" w:lineRule="auto"/>
              <w:ind w:left="340"/>
              <w:rPr>
                <w:rStyle w:val="Hyperlink"/>
                <w:color w:val="auto"/>
                <w:u w:val="none"/>
                <w:lang w:val="en-US"/>
              </w:rPr>
            </w:pPr>
            <w:hyperlink w:anchor="_WMS_Users" w:history="1">
              <w:r w:rsidR="00C45F99" w:rsidRPr="002248D6">
                <w:rPr>
                  <w:rStyle w:val="Hyperlink"/>
                  <w:lang w:val="en-US"/>
                </w:rPr>
                <w:t>WMS Users</w:t>
              </w:r>
            </w:hyperlink>
          </w:p>
          <w:p w14:paraId="1862A321" w14:textId="21000F09" w:rsidR="00712C7D" w:rsidRPr="00A022AD" w:rsidRDefault="00A96C77" w:rsidP="00712C7D">
            <w:pPr>
              <w:spacing w:after="0" w:line="240" w:lineRule="auto"/>
              <w:rPr>
                <w:rStyle w:val="Hyperlink"/>
                <w:color w:val="auto"/>
                <w:u w:val="none"/>
                <w:lang w:val="en-US"/>
              </w:rPr>
            </w:pPr>
            <w:hyperlink w:anchor="_Logging_In" w:history="1">
              <w:r w:rsidR="00712C7D" w:rsidRPr="002248D6">
                <w:rPr>
                  <w:rStyle w:val="Hyperlink"/>
                  <w:lang w:val="en-US"/>
                </w:rPr>
                <w:t>Logging In</w:t>
              </w:r>
            </w:hyperlink>
          </w:p>
          <w:p w14:paraId="1B18E5C2" w14:textId="2AD488C9" w:rsidR="00712C7D" w:rsidRPr="00A022AD" w:rsidRDefault="00A96C77" w:rsidP="00712C7D">
            <w:pPr>
              <w:spacing w:after="0" w:line="240" w:lineRule="auto"/>
              <w:rPr>
                <w:rStyle w:val="Hyperlink"/>
                <w:color w:val="auto"/>
                <w:u w:val="none"/>
                <w:lang w:val="en-US"/>
              </w:rPr>
            </w:pPr>
            <w:hyperlink w:anchor="_Creating_a_New" w:history="1">
              <w:r w:rsidR="00712C7D" w:rsidRPr="00A022AD">
                <w:rPr>
                  <w:rStyle w:val="Hyperlink"/>
                  <w:lang w:val="en-US"/>
                </w:rPr>
                <w:t xml:space="preserve">Creating a New </w:t>
              </w:r>
              <w:proofErr w:type="spellStart"/>
              <w:r w:rsidR="00712C7D" w:rsidRPr="00A022AD">
                <w:rPr>
                  <w:rStyle w:val="Hyperlink"/>
                  <w:lang w:val="en-US"/>
                </w:rPr>
                <w:t>Whs</w:t>
              </w:r>
              <w:proofErr w:type="spellEnd"/>
            </w:hyperlink>
          </w:p>
          <w:p w14:paraId="253302DE" w14:textId="22B79363" w:rsidR="00712C7D" w:rsidRPr="00A022AD" w:rsidRDefault="0047348C" w:rsidP="0047348C">
            <w:pPr>
              <w:spacing w:after="0" w:line="240" w:lineRule="auto"/>
              <w:rPr>
                <w:rStyle w:val="Hyperlink"/>
                <w:color w:val="auto"/>
                <w:u w:val="none"/>
                <w:lang w:val="en-US"/>
              </w:rPr>
            </w:pPr>
            <w:r w:rsidRPr="00A022AD">
              <w:rPr>
                <w:rStyle w:val="Hyperlink"/>
                <w:color w:val="auto"/>
                <w:u w:val="none"/>
                <w:lang w:val="en-US"/>
              </w:rPr>
              <w:t xml:space="preserve">       </w:t>
            </w:r>
            <w:hyperlink w:anchor="_Copying__Warehouse" w:history="1">
              <w:r w:rsidR="00712C7D" w:rsidRPr="00A022AD">
                <w:rPr>
                  <w:rStyle w:val="Hyperlink"/>
                  <w:lang w:val="en-US"/>
                </w:rPr>
                <w:t xml:space="preserve">Copying </w:t>
              </w:r>
              <w:proofErr w:type="spellStart"/>
              <w:r w:rsidR="00712C7D" w:rsidRPr="00A022AD">
                <w:rPr>
                  <w:rStyle w:val="Hyperlink"/>
                  <w:lang w:val="en-US"/>
                </w:rPr>
                <w:t>Whs</w:t>
              </w:r>
              <w:proofErr w:type="spellEnd"/>
              <w:r w:rsidR="00712C7D" w:rsidRPr="00A022AD">
                <w:rPr>
                  <w:rStyle w:val="Hyperlink"/>
                  <w:lang w:val="en-US"/>
                </w:rPr>
                <w:t xml:space="preserve"> Configuration</w:t>
              </w:r>
            </w:hyperlink>
          </w:p>
          <w:p w14:paraId="265D9052" w14:textId="79C3C03D" w:rsidR="002A4152" w:rsidRPr="00A022AD" w:rsidRDefault="002A4152" w:rsidP="0047348C">
            <w:pPr>
              <w:spacing w:after="0" w:line="240" w:lineRule="auto"/>
              <w:rPr>
                <w:rStyle w:val="Hyperlink"/>
                <w:color w:val="auto"/>
                <w:u w:val="none"/>
                <w:lang w:val="en-US"/>
              </w:rPr>
            </w:pPr>
            <w:r w:rsidRPr="00A022AD">
              <w:rPr>
                <w:rStyle w:val="Hyperlink"/>
                <w:color w:val="auto"/>
                <w:u w:val="none"/>
                <w:lang w:val="en-US"/>
              </w:rPr>
              <w:t xml:space="preserve">       </w:t>
            </w:r>
            <w:hyperlink w:anchor="_Uploading_Configuration" w:history="1">
              <w:r w:rsidRPr="00A022AD">
                <w:rPr>
                  <w:rStyle w:val="Hyperlink"/>
                  <w:lang w:val="en-US"/>
                </w:rPr>
                <w:t>Uploading Configuration</w:t>
              </w:r>
            </w:hyperlink>
          </w:p>
          <w:p w14:paraId="471F9C2F" w14:textId="655094A8" w:rsidR="0047348C" w:rsidRPr="00A022AD" w:rsidRDefault="0047348C" w:rsidP="0047348C">
            <w:pPr>
              <w:spacing w:after="0" w:line="240" w:lineRule="auto"/>
              <w:rPr>
                <w:rStyle w:val="Hyperlink"/>
                <w:color w:val="auto"/>
                <w:u w:val="none"/>
                <w:lang w:val="en-US"/>
              </w:rPr>
            </w:pPr>
            <w:r w:rsidRPr="00A022AD">
              <w:rPr>
                <w:rStyle w:val="Hyperlink"/>
                <w:color w:val="auto"/>
                <w:u w:val="none"/>
                <w:lang w:val="en-US"/>
              </w:rPr>
              <w:t xml:space="preserve">       </w:t>
            </w:r>
            <w:hyperlink w:anchor="_Downloading_Configuration" w:history="1">
              <w:r w:rsidRPr="00A022AD">
                <w:rPr>
                  <w:rStyle w:val="Hyperlink"/>
                  <w:lang w:val="en-US"/>
                </w:rPr>
                <w:t>Downloading Configuration</w:t>
              </w:r>
            </w:hyperlink>
          </w:p>
          <w:p w14:paraId="308146A8" w14:textId="4E92FC26" w:rsidR="0047348C" w:rsidRPr="00A022AD" w:rsidRDefault="0047348C" w:rsidP="0047348C">
            <w:pPr>
              <w:spacing w:after="0" w:line="240" w:lineRule="auto"/>
              <w:rPr>
                <w:rStyle w:val="Hyperlink"/>
                <w:color w:val="auto"/>
                <w:u w:val="none"/>
                <w:lang w:val="en-US"/>
              </w:rPr>
            </w:pPr>
            <w:r w:rsidRPr="00A022AD">
              <w:rPr>
                <w:rStyle w:val="Hyperlink"/>
                <w:color w:val="auto"/>
                <w:u w:val="none"/>
                <w:lang w:val="en-US"/>
              </w:rPr>
              <w:t xml:space="preserve">       </w:t>
            </w:r>
            <w:hyperlink w:anchor="_Transaction_Clean-up_Tool" w:history="1">
              <w:r w:rsidRPr="00A022AD">
                <w:rPr>
                  <w:rStyle w:val="Hyperlink"/>
                  <w:lang w:val="en-US"/>
                </w:rPr>
                <w:t>Cleaning up Transaction</w:t>
              </w:r>
            </w:hyperlink>
            <w:r w:rsidRPr="00A022AD">
              <w:rPr>
                <w:rStyle w:val="Hyperlink"/>
                <w:color w:val="auto"/>
                <w:u w:val="none"/>
                <w:lang w:val="en-US"/>
              </w:rPr>
              <w:t xml:space="preserve"> </w:t>
            </w:r>
          </w:p>
          <w:p w14:paraId="0877E27A" w14:textId="12D20FB8" w:rsidR="00A022AD" w:rsidRDefault="00A96C77" w:rsidP="0047348C">
            <w:pPr>
              <w:spacing w:after="0" w:line="240" w:lineRule="auto"/>
              <w:rPr>
                <w:rStyle w:val="Hyperlink"/>
                <w:color w:val="auto"/>
                <w:u w:val="none"/>
                <w:lang w:val="en-US"/>
              </w:rPr>
            </w:pPr>
            <w:hyperlink w:anchor="_Creating_new_views" w:history="1">
              <w:r w:rsidR="00A022AD" w:rsidRPr="00A022AD">
                <w:rPr>
                  <w:rStyle w:val="Hyperlink"/>
                  <w:lang w:val="en-US"/>
                </w:rPr>
                <w:t>Creating New Views for Data Loads</w:t>
              </w:r>
            </w:hyperlink>
          </w:p>
          <w:p w14:paraId="110F6899" w14:textId="48A38F4E" w:rsidR="00A022AD" w:rsidRDefault="00A022AD" w:rsidP="0047348C">
            <w:pPr>
              <w:spacing w:after="0" w:line="240" w:lineRule="auto"/>
              <w:rPr>
                <w:rStyle w:val="Hyperlink"/>
                <w:color w:val="auto"/>
                <w:u w:val="none"/>
                <w:lang w:val="en-US"/>
              </w:rPr>
            </w:pPr>
            <w:r>
              <w:rPr>
                <w:rStyle w:val="Hyperlink"/>
                <w:color w:val="auto"/>
                <w:u w:val="none"/>
                <w:lang w:val="en-US"/>
              </w:rPr>
              <w:t xml:space="preserve">       </w:t>
            </w:r>
            <w:hyperlink w:anchor="_Creating_Resource" w:history="1">
              <w:r w:rsidRPr="00A022AD">
                <w:rPr>
                  <w:rStyle w:val="Hyperlink"/>
                  <w:lang w:val="en-US"/>
                </w:rPr>
                <w:t>Creating Resource</w:t>
              </w:r>
            </w:hyperlink>
          </w:p>
          <w:p w14:paraId="172C7B0B" w14:textId="13AE197B" w:rsidR="00A022AD" w:rsidRPr="00A022AD" w:rsidRDefault="00A022AD" w:rsidP="0047348C">
            <w:pPr>
              <w:spacing w:after="0" w:line="240" w:lineRule="auto"/>
              <w:rPr>
                <w:rStyle w:val="Hyperlink"/>
                <w:color w:val="auto"/>
                <w:u w:val="none"/>
                <w:lang w:val="en-US"/>
              </w:rPr>
            </w:pPr>
            <w:r>
              <w:rPr>
                <w:rStyle w:val="Hyperlink"/>
                <w:color w:val="auto"/>
                <w:u w:val="none"/>
                <w:lang w:val="en-US"/>
              </w:rPr>
              <w:t xml:space="preserve">       </w:t>
            </w:r>
            <w:hyperlink w:anchor="_Creating_View" w:history="1">
              <w:r w:rsidRPr="00A022AD">
                <w:rPr>
                  <w:rStyle w:val="Hyperlink"/>
                  <w:lang w:val="en-US"/>
                </w:rPr>
                <w:t>Creating View</w:t>
              </w:r>
            </w:hyperlink>
          </w:p>
          <w:p w14:paraId="3101CBC0" w14:textId="77777777" w:rsidR="00712C7D" w:rsidRPr="00A022AD" w:rsidRDefault="00712C7D" w:rsidP="00712C7D">
            <w:pPr>
              <w:spacing w:after="0" w:line="240" w:lineRule="auto"/>
              <w:rPr>
                <w:rStyle w:val="Hyperlink"/>
                <w:color w:val="auto"/>
                <w:u w:val="none"/>
                <w:lang w:val="en-US"/>
              </w:rPr>
            </w:pPr>
          </w:p>
          <w:p w14:paraId="689C7E9A" w14:textId="77777777" w:rsidR="00962244" w:rsidRPr="00A022AD" w:rsidRDefault="00962244" w:rsidP="0007319B">
            <w:pPr>
              <w:spacing w:after="0" w:line="240" w:lineRule="auto"/>
            </w:pPr>
          </w:p>
        </w:tc>
        <w:tc>
          <w:tcPr>
            <w:tcW w:w="3531" w:type="dxa"/>
            <w:tcBorders>
              <w:top w:val="single" w:sz="4" w:space="0" w:color="auto"/>
              <w:left w:val="single" w:sz="4" w:space="0" w:color="auto"/>
              <w:bottom w:val="single" w:sz="4" w:space="0" w:color="auto"/>
              <w:right w:val="single" w:sz="4" w:space="0" w:color="auto"/>
            </w:tcBorders>
            <w:hideMark/>
          </w:tcPr>
          <w:p w14:paraId="56B1DB92" w14:textId="762E7C64" w:rsidR="00567BC3" w:rsidRPr="00A022AD" w:rsidRDefault="00A96C77" w:rsidP="00951DF9">
            <w:pPr>
              <w:spacing w:after="0" w:line="240" w:lineRule="auto"/>
              <w:rPr>
                <w:rFonts w:cstheme="minorHAnsi"/>
              </w:rPr>
            </w:pPr>
            <w:hyperlink w:anchor="_Sections" w:history="1">
              <w:r w:rsidR="00567BC3" w:rsidRPr="00A022AD">
                <w:rPr>
                  <w:rStyle w:val="Hyperlink"/>
                  <w:rFonts w:cstheme="minorHAnsi"/>
                </w:rPr>
                <w:t>Sections</w:t>
              </w:r>
            </w:hyperlink>
          </w:p>
          <w:p w14:paraId="00415306" w14:textId="3E5CA25C" w:rsidR="00567BC3" w:rsidRPr="00A022AD" w:rsidRDefault="00A96C77" w:rsidP="00951DF9">
            <w:pPr>
              <w:spacing w:after="0" w:line="240" w:lineRule="auto"/>
              <w:ind w:left="360"/>
              <w:rPr>
                <w:rFonts w:cstheme="minorHAnsi"/>
              </w:rPr>
            </w:pPr>
            <w:hyperlink w:anchor="_Warehouse_Search" w:history="1">
              <w:r w:rsidR="00567BC3" w:rsidRPr="00A022AD">
                <w:rPr>
                  <w:rStyle w:val="Hyperlink"/>
                  <w:rFonts w:cstheme="minorHAnsi"/>
                </w:rPr>
                <w:t>Warehouse Search</w:t>
              </w:r>
            </w:hyperlink>
            <w:r w:rsidR="00567BC3" w:rsidRPr="00A022AD">
              <w:rPr>
                <w:rFonts w:cstheme="minorHAnsi"/>
              </w:rPr>
              <w:t xml:space="preserve"> </w:t>
            </w:r>
          </w:p>
          <w:p w14:paraId="651ABEA1" w14:textId="4BE2DB26" w:rsidR="00567BC3" w:rsidRPr="00A022AD" w:rsidRDefault="00A96C77" w:rsidP="00951DF9">
            <w:pPr>
              <w:spacing w:after="0" w:line="240" w:lineRule="auto"/>
              <w:rPr>
                <w:rFonts w:cstheme="minorHAnsi"/>
              </w:rPr>
            </w:pPr>
            <w:hyperlink w:anchor="_Hold_Codes" w:history="1">
              <w:r w:rsidR="00567BC3" w:rsidRPr="00A022AD">
                <w:rPr>
                  <w:rStyle w:val="Hyperlink"/>
                  <w:rFonts w:cstheme="minorHAnsi"/>
                </w:rPr>
                <w:t>Hold Codes</w:t>
              </w:r>
            </w:hyperlink>
          </w:p>
          <w:p w14:paraId="4E102232" w14:textId="17C9A889" w:rsidR="00567BC3" w:rsidRPr="00A022AD" w:rsidRDefault="00A96C77" w:rsidP="00951DF9">
            <w:pPr>
              <w:spacing w:after="0" w:line="240" w:lineRule="auto"/>
              <w:rPr>
                <w:rFonts w:cstheme="minorHAnsi"/>
              </w:rPr>
            </w:pPr>
            <w:hyperlink w:anchor="_Reasons" w:history="1">
              <w:r w:rsidR="00567BC3" w:rsidRPr="00A022AD">
                <w:rPr>
                  <w:rStyle w:val="Hyperlink"/>
                  <w:rFonts w:cstheme="minorHAnsi"/>
                </w:rPr>
                <w:t>Reasons</w:t>
              </w:r>
            </w:hyperlink>
          </w:p>
          <w:p w14:paraId="5BFCBC1E" w14:textId="3CFC8330" w:rsidR="00567BC3" w:rsidRPr="00A022AD" w:rsidRDefault="00A96C77" w:rsidP="00951DF9">
            <w:pPr>
              <w:spacing w:after="0" w:line="240" w:lineRule="auto"/>
              <w:ind w:left="360"/>
              <w:rPr>
                <w:rFonts w:cstheme="minorHAnsi"/>
              </w:rPr>
            </w:pPr>
            <w:hyperlink w:anchor="_Hold_Reasons" w:history="1">
              <w:r w:rsidR="00567BC3" w:rsidRPr="00A022AD">
                <w:rPr>
                  <w:rStyle w:val="Hyperlink"/>
                  <w:rFonts w:cstheme="minorHAnsi"/>
                </w:rPr>
                <w:t>Hold Reasons</w:t>
              </w:r>
            </w:hyperlink>
          </w:p>
          <w:p w14:paraId="09C9B094" w14:textId="51524D4E" w:rsidR="00567BC3" w:rsidRPr="00A022AD" w:rsidRDefault="00A96C77" w:rsidP="00951DF9">
            <w:pPr>
              <w:spacing w:after="0" w:line="240" w:lineRule="auto"/>
              <w:ind w:left="360"/>
              <w:rPr>
                <w:rFonts w:cstheme="minorHAnsi"/>
              </w:rPr>
            </w:pPr>
            <w:hyperlink w:anchor="_Adjustment_Reasons" w:history="1">
              <w:r w:rsidR="00567BC3" w:rsidRPr="00A022AD">
                <w:rPr>
                  <w:rStyle w:val="Hyperlink"/>
                  <w:rFonts w:cstheme="minorHAnsi"/>
                </w:rPr>
                <w:t>Adjustment Reasons</w:t>
              </w:r>
            </w:hyperlink>
          </w:p>
          <w:p w14:paraId="1987E3E7" w14:textId="04092DC7" w:rsidR="006457DE" w:rsidRPr="00A022AD" w:rsidRDefault="00F552CE" w:rsidP="00951DF9">
            <w:pPr>
              <w:spacing w:after="0" w:line="240" w:lineRule="auto"/>
              <w:rPr>
                <w:rStyle w:val="Hyperlink"/>
                <w:rFonts w:cstheme="minorHAnsi"/>
              </w:rPr>
            </w:pPr>
            <w:r w:rsidRPr="00A022AD">
              <w:rPr>
                <w:rFonts w:cstheme="minorHAnsi"/>
              </w:rPr>
              <w:fldChar w:fldCharType="begin"/>
            </w:r>
            <w:r w:rsidRPr="00A022AD">
              <w:rPr>
                <w:rFonts w:cstheme="minorHAnsi"/>
              </w:rPr>
              <w:instrText xml:space="preserve"> HYPERLINK  \l "_Container_Types" </w:instrText>
            </w:r>
            <w:r w:rsidRPr="00A022AD">
              <w:rPr>
                <w:rFonts w:cstheme="minorHAnsi"/>
              </w:rPr>
              <w:fldChar w:fldCharType="separate"/>
            </w:r>
            <w:r w:rsidR="006457DE" w:rsidRPr="00A022AD">
              <w:rPr>
                <w:rStyle w:val="Hyperlink"/>
                <w:rFonts w:cstheme="minorHAnsi"/>
              </w:rPr>
              <w:t>Containe</w:t>
            </w:r>
            <w:r w:rsidRPr="00A022AD">
              <w:rPr>
                <w:rStyle w:val="Hyperlink"/>
                <w:rFonts w:cstheme="minorHAnsi"/>
              </w:rPr>
              <w:t>r Types</w:t>
            </w:r>
            <w:r w:rsidR="006457DE" w:rsidRPr="00A022AD">
              <w:rPr>
                <w:rStyle w:val="Hyperlink"/>
                <w:rFonts w:cstheme="minorHAnsi"/>
              </w:rPr>
              <w:t xml:space="preserve"> </w:t>
            </w:r>
          </w:p>
          <w:p w14:paraId="3CB19B54" w14:textId="2916604F" w:rsidR="006457DE" w:rsidRDefault="00F552CE" w:rsidP="00951DF9">
            <w:pPr>
              <w:spacing w:after="0" w:line="240" w:lineRule="auto"/>
              <w:ind w:left="360"/>
              <w:rPr>
                <w:rStyle w:val="Hyperlink"/>
                <w:rFonts w:cstheme="minorHAnsi"/>
              </w:rPr>
            </w:pPr>
            <w:r w:rsidRPr="00A022AD">
              <w:rPr>
                <w:rFonts w:cstheme="minorHAnsi"/>
              </w:rPr>
              <w:fldChar w:fldCharType="end"/>
            </w:r>
            <w:hyperlink w:anchor="_Container_Selection_Codes" w:history="1">
              <w:r w:rsidR="006457DE" w:rsidRPr="00A022AD">
                <w:rPr>
                  <w:rStyle w:val="Hyperlink"/>
                  <w:rFonts w:cstheme="minorHAnsi"/>
                </w:rPr>
                <w:t>Container Selection Codes</w:t>
              </w:r>
            </w:hyperlink>
          </w:p>
          <w:p w14:paraId="6FB16221" w14:textId="4C6EAE9F" w:rsidR="00FE6482" w:rsidRPr="00FE6482" w:rsidRDefault="00FE6482" w:rsidP="00FE6482">
            <w:pPr>
              <w:spacing w:after="0" w:line="240" w:lineRule="auto"/>
              <w:ind w:left="360"/>
              <w:rPr>
                <w:rStyle w:val="Hyperlink"/>
                <w:rFonts w:cstheme="minorHAnsi"/>
              </w:rPr>
            </w:pPr>
            <w:r w:rsidRPr="00FE6482">
              <w:rPr>
                <w:rStyle w:val="Hyperlink"/>
                <w:rFonts w:cstheme="minorHAnsi"/>
              </w:rPr>
              <w:t xml:space="preserve">Replenishment </w:t>
            </w:r>
            <w:hyperlink w:anchor="_Replenishment_Containers" w:history="1">
              <w:r w:rsidRPr="00FE6482">
                <w:rPr>
                  <w:rStyle w:val="Hyperlink"/>
                  <w:rFonts w:cstheme="minorHAnsi"/>
                </w:rPr>
                <w:t>Containers</w:t>
              </w:r>
            </w:hyperlink>
          </w:p>
          <w:p w14:paraId="61BBEB80" w14:textId="01468457" w:rsidR="00F92B30" w:rsidRPr="00F92B30" w:rsidRDefault="00A96C77" w:rsidP="00F92B30">
            <w:pPr>
              <w:spacing w:after="0" w:line="240" w:lineRule="auto"/>
              <w:rPr>
                <w:rFonts w:cstheme="minorHAnsi"/>
              </w:rPr>
            </w:pPr>
            <w:hyperlink w:anchor="_Zones" w:history="1">
              <w:r w:rsidR="00567BC3" w:rsidRPr="00A022AD">
                <w:rPr>
                  <w:rStyle w:val="Hyperlink"/>
                  <w:rFonts w:cstheme="minorHAnsi"/>
                </w:rPr>
                <w:t>Zones</w:t>
              </w:r>
            </w:hyperlink>
          </w:p>
          <w:p w14:paraId="26978F32" w14:textId="652E09BD" w:rsidR="00567BC3" w:rsidRPr="003A1165" w:rsidRDefault="003A1165" w:rsidP="00F92B30">
            <w:pPr>
              <w:spacing w:after="0" w:line="240" w:lineRule="auto"/>
              <w:rPr>
                <w:rStyle w:val="Hyperlink"/>
                <w:rFonts w:cstheme="minorHAnsi"/>
              </w:rPr>
            </w:pPr>
            <w:r>
              <w:rPr>
                <w:rFonts w:cstheme="minorHAnsi"/>
              </w:rPr>
              <w:fldChar w:fldCharType="begin"/>
            </w:r>
            <w:r>
              <w:rPr>
                <w:rFonts w:cstheme="minorHAnsi"/>
              </w:rPr>
              <w:instrText xml:space="preserve"> HYPERLINK  \l "_Storage_Rules" </w:instrText>
            </w:r>
            <w:r>
              <w:rPr>
                <w:rFonts w:cstheme="minorHAnsi"/>
              </w:rPr>
              <w:fldChar w:fldCharType="separate"/>
            </w:r>
            <w:r w:rsidR="00567BC3" w:rsidRPr="003A1165">
              <w:rPr>
                <w:rStyle w:val="Hyperlink"/>
                <w:rFonts w:cstheme="minorHAnsi"/>
              </w:rPr>
              <w:t>Stora</w:t>
            </w:r>
            <w:r w:rsidR="00567BC3" w:rsidRPr="003A1165">
              <w:rPr>
                <w:rStyle w:val="Hyperlink"/>
                <w:rFonts w:cstheme="minorHAnsi"/>
              </w:rPr>
              <w:t>g</w:t>
            </w:r>
            <w:r w:rsidR="00567BC3" w:rsidRPr="003A1165">
              <w:rPr>
                <w:rStyle w:val="Hyperlink"/>
                <w:rFonts w:cstheme="minorHAnsi"/>
              </w:rPr>
              <w:t>e Rules</w:t>
            </w:r>
          </w:p>
          <w:p w14:paraId="2DBF6C08" w14:textId="6C952736" w:rsidR="00766BE6" w:rsidRPr="00A022AD" w:rsidRDefault="003A1165" w:rsidP="00951DF9">
            <w:pPr>
              <w:spacing w:after="0" w:line="240" w:lineRule="auto"/>
              <w:ind w:left="360"/>
              <w:rPr>
                <w:rFonts w:cstheme="minorHAnsi"/>
              </w:rPr>
            </w:pPr>
            <w:r>
              <w:rPr>
                <w:rFonts w:cstheme="minorHAnsi"/>
              </w:rPr>
              <w:fldChar w:fldCharType="end"/>
            </w:r>
            <w:hyperlink w:anchor="_Appendix_1_–" w:history="1">
              <w:r w:rsidR="00766BE6" w:rsidRPr="00766BE6">
                <w:rPr>
                  <w:rStyle w:val="Hyperlink"/>
                  <w:rFonts w:cstheme="minorHAnsi"/>
                </w:rPr>
                <w:t>Appendix</w:t>
              </w:r>
            </w:hyperlink>
            <w:r w:rsidR="00766BE6">
              <w:rPr>
                <w:rStyle w:val="Hyperlink"/>
                <w:rFonts w:cstheme="minorHAnsi"/>
              </w:rPr>
              <w:t xml:space="preserve"> 1: SR by aisle Type</w:t>
            </w:r>
          </w:p>
          <w:p w14:paraId="1F5D471C" w14:textId="44974911" w:rsidR="00567BC3" w:rsidRPr="00A022AD" w:rsidRDefault="00A96C77" w:rsidP="00951DF9">
            <w:pPr>
              <w:spacing w:after="0" w:line="240" w:lineRule="auto"/>
              <w:rPr>
                <w:rFonts w:cstheme="minorHAnsi"/>
              </w:rPr>
            </w:pPr>
            <w:hyperlink w:anchor="_Areas" w:history="1">
              <w:r w:rsidR="00567BC3" w:rsidRPr="001C4B1D">
                <w:rPr>
                  <w:rStyle w:val="Hyperlink"/>
                  <w:rFonts w:cstheme="minorHAnsi"/>
                </w:rPr>
                <w:t>Areas</w:t>
              </w:r>
            </w:hyperlink>
          </w:p>
          <w:p w14:paraId="587DBDC2" w14:textId="10447938" w:rsidR="00C45F99" w:rsidRDefault="00A96C77" w:rsidP="00951DF9">
            <w:pPr>
              <w:spacing w:after="0" w:line="240" w:lineRule="auto"/>
              <w:ind w:firstLine="428"/>
              <w:rPr>
                <w:rStyle w:val="Hyperlink"/>
              </w:rPr>
            </w:pPr>
            <w:hyperlink w:anchor="_Confirmations_for_Tasks" w:history="1">
              <w:r w:rsidR="00C45F99" w:rsidRPr="001C4B1D">
                <w:rPr>
                  <w:rStyle w:val="Hyperlink"/>
                </w:rPr>
                <w:t>Confirmations for Tasks</w:t>
              </w:r>
            </w:hyperlink>
          </w:p>
          <w:p w14:paraId="77FEB672" w14:textId="3E9FF717" w:rsidR="00747C42" w:rsidRPr="00A022AD" w:rsidRDefault="00A96C77" w:rsidP="00747C42">
            <w:pPr>
              <w:spacing w:after="0" w:line="240" w:lineRule="auto"/>
            </w:pPr>
            <w:hyperlink w:anchor="_Forward_Pick_Replenishment" w:history="1">
              <w:r w:rsidR="00747C42" w:rsidRPr="00FA5375">
                <w:rPr>
                  <w:rStyle w:val="Hyperlink"/>
                </w:rPr>
                <w:t>Replenishment</w:t>
              </w:r>
            </w:hyperlink>
            <w:r w:rsidR="00583876">
              <w:rPr>
                <w:rStyle w:val="Hyperlink"/>
              </w:rPr>
              <w:t xml:space="preserve"> and Slotting</w:t>
            </w:r>
          </w:p>
          <w:p w14:paraId="76496BA6" w14:textId="77777777" w:rsidR="00747C42" w:rsidRDefault="00A96C77" w:rsidP="00747C42">
            <w:pPr>
              <w:spacing w:after="0" w:line="240" w:lineRule="auto"/>
              <w:ind w:firstLine="428"/>
            </w:pPr>
            <w:hyperlink w:anchor="_A_Racks" w:history="1">
              <w:r w:rsidR="00747C42" w:rsidRPr="000062B1">
                <w:rPr>
                  <w:rStyle w:val="Hyperlink"/>
                </w:rPr>
                <w:t>A Racks</w:t>
              </w:r>
            </w:hyperlink>
          </w:p>
          <w:p w14:paraId="210D8390" w14:textId="232504C6" w:rsidR="00567BC3" w:rsidRPr="00A022AD" w:rsidRDefault="00A96C77" w:rsidP="0007319B">
            <w:pPr>
              <w:spacing w:after="0" w:line="240" w:lineRule="auto"/>
              <w:ind w:firstLine="428"/>
            </w:pPr>
            <w:hyperlink w:anchor="_B_Racks" w:history="1">
              <w:r w:rsidR="00747C42" w:rsidRPr="000062B1">
                <w:rPr>
                  <w:rStyle w:val="Hyperlink"/>
                </w:rPr>
                <w:t>B Racks</w:t>
              </w:r>
            </w:hyperlink>
          </w:p>
        </w:tc>
        <w:tc>
          <w:tcPr>
            <w:tcW w:w="3547" w:type="dxa"/>
            <w:gridSpan w:val="2"/>
            <w:tcBorders>
              <w:top w:val="single" w:sz="4" w:space="0" w:color="auto"/>
              <w:left w:val="single" w:sz="4" w:space="0" w:color="auto"/>
              <w:bottom w:val="single" w:sz="4" w:space="0" w:color="auto"/>
              <w:right w:val="single" w:sz="4" w:space="0" w:color="auto"/>
            </w:tcBorders>
          </w:tcPr>
          <w:p w14:paraId="3D5D488D" w14:textId="5DAD9DF1" w:rsidR="00C700B3" w:rsidRDefault="00A96C77" w:rsidP="00C700B3">
            <w:pPr>
              <w:spacing w:after="0" w:line="240" w:lineRule="auto"/>
              <w:jc w:val="both"/>
              <w:rPr>
                <w:rFonts w:cstheme="minorHAnsi"/>
              </w:rPr>
            </w:pPr>
            <w:hyperlink w:anchor="_Location_Planning" w:history="1">
              <w:r w:rsidR="00C700B3" w:rsidRPr="00D219F9">
                <w:rPr>
                  <w:rStyle w:val="Hyperlink"/>
                  <w:rFonts w:cstheme="minorHAnsi"/>
                </w:rPr>
                <w:t>Location Planning</w:t>
              </w:r>
            </w:hyperlink>
          </w:p>
          <w:p w14:paraId="71DBA6D7" w14:textId="17753751" w:rsidR="00A022AD" w:rsidRDefault="00A022AD" w:rsidP="00C700B3">
            <w:pPr>
              <w:spacing w:after="0" w:line="240" w:lineRule="auto"/>
              <w:jc w:val="both"/>
              <w:rPr>
                <w:rFonts w:cstheme="minorHAnsi"/>
              </w:rPr>
            </w:pPr>
            <w:r>
              <w:rPr>
                <w:rFonts w:cstheme="minorHAnsi"/>
              </w:rPr>
              <w:t xml:space="preserve">    </w:t>
            </w:r>
            <w:r w:rsidR="00D219F9">
              <w:rPr>
                <w:rFonts w:cstheme="minorHAnsi"/>
              </w:rPr>
              <w:t xml:space="preserve"> </w:t>
            </w:r>
            <w:r>
              <w:rPr>
                <w:rFonts w:cstheme="minorHAnsi"/>
              </w:rPr>
              <w:t xml:space="preserve"> </w:t>
            </w:r>
            <w:hyperlink w:anchor="_Bay_Numbering" w:history="1">
              <w:r w:rsidRPr="00D219F9">
                <w:rPr>
                  <w:rStyle w:val="Hyperlink"/>
                  <w:rFonts w:cstheme="minorHAnsi"/>
                </w:rPr>
                <w:t>Bay Numbering</w:t>
              </w:r>
            </w:hyperlink>
          </w:p>
          <w:p w14:paraId="129C71EE" w14:textId="3EFD5E01" w:rsidR="00A022AD" w:rsidRDefault="00A022AD" w:rsidP="00C700B3">
            <w:pPr>
              <w:spacing w:after="0" w:line="240" w:lineRule="auto"/>
              <w:jc w:val="both"/>
              <w:rPr>
                <w:rFonts w:cstheme="minorHAnsi"/>
              </w:rPr>
            </w:pPr>
            <w:r>
              <w:rPr>
                <w:rFonts w:cstheme="minorHAnsi"/>
              </w:rPr>
              <w:t xml:space="preserve">    </w:t>
            </w:r>
            <w:r w:rsidR="00D219F9">
              <w:rPr>
                <w:rFonts w:cstheme="minorHAnsi"/>
              </w:rPr>
              <w:t xml:space="preserve"> </w:t>
            </w:r>
            <w:r>
              <w:rPr>
                <w:rFonts w:cstheme="minorHAnsi"/>
              </w:rPr>
              <w:t xml:space="preserve"> </w:t>
            </w:r>
            <w:hyperlink w:anchor="_Aisle" w:history="1">
              <w:r w:rsidRPr="00D219F9">
                <w:rPr>
                  <w:rStyle w:val="Hyperlink"/>
                  <w:rFonts w:cstheme="minorHAnsi"/>
                </w:rPr>
                <w:t>Aisle</w:t>
              </w:r>
            </w:hyperlink>
            <w:r>
              <w:rPr>
                <w:rFonts w:cstheme="minorHAnsi"/>
              </w:rPr>
              <w:t xml:space="preserve"> </w:t>
            </w:r>
          </w:p>
          <w:p w14:paraId="1705B184" w14:textId="48D615E8" w:rsidR="00A022AD" w:rsidRDefault="00A022AD" w:rsidP="00C700B3">
            <w:pPr>
              <w:spacing w:after="0" w:line="240" w:lineRule="auto"/>
              <w:jc w:val="both"/>
              <w:rPr>
                <w:rStyle w:val="Hyperlink"/>
                <w:rFonts w:cstheme="minorHAnsi"/>
              </w:rPr>
            </w:pPr>
            <w:r>
              <w:rPr>
                <w:rFonts w:cstheme="minorHAnsi"/>
              </w:rPr>
              <w:t xml:space="preserve">    </w:t>
            </w:r>
            <w:r w:rsidR="00D219F9">
              <w:rPr>
                <w:rFonts w:cstheme="minorHAnsi"/>
              </w:rPr>
              <w:t xml:space="preserve"> </w:t>
            </w:r>
            <w:r>
              <w:rPr>
                <w:rFonts w:cstheme="minorHAnsi"/>
              </w:rPr>
              <w:t xml:space="preserve"> </w:t>
            </w:r>
            <w:hyperlink w:anchor="_Pick_Path" w:history="1">
              <w:r w:rsidRPr="00D219F9">
                <w:rPr>
                  <w:rStyle w:val="Hyperlink"/>
                  <w:rFonts w:cstheme="minorHAnsi"/>
                </w:rPr>
                <w:t xml:space="preserve">Pick </w:t>
              </w:r>
              <w:r w:rsidR="00D219F9" w:rsidRPr="00D219F9">
                <w:rPr>
                  <w:rStyle w:val="Hyperlink"/>
                  <w:rFonts w:cstheme="minorHAnsi"/>
                </w:rPr>
                <w:t>Path</w:t>
              </w:r>
            </w:hyperlink>
          </w:p>
          <w:p w14:paraId="1A15CEE8" w14:textId="1B31DDB9" w:rsidR="00FB5295" w:rsidRPr="00FB5295" w:rsidRDefault="00FB5295" w:rsidP="00FB5295">
            <w:pPr>
              <w:spacing w:after="0" w:line="240" w:lineRule="auto"/>
              <w:jc w:val="both"/>
              <w:rPr>
                <w:rFonts w:cstheme="minorHAnsi"/>
              </w:rPr>
            </w:pPr>
            <w:r>
              <w:rPr>
                <w:rStyle w:val="Hyperlink"/>
                <w:rFonts w:cstheme="minorHAnsi"/>
                <w:u w:val="none"/>
              </w:rPr>
              <w:t xml:space="preserve">      </w:t>
            </w:r>
            <w:hyperlink w:anchor="_Aisle_Group" w:history="1">
              <w:r w:rsidRPr="00A37201">
                <w:rPr>
                  <w:rStyle w:val="Hyperlink"/>
                  <w:rFonts w:cstheme="minorHAnsi"/>
                </w:rPr>
                <w:t>Aisle Group</w:t>
              </w:r>
            </w:hyperlink>
          </w:p>
          <w:p w14:paraId="3BA06D56" w14:textId="651934CD" w:rsidR="00567BC3" w:rsidRPr="00A022AD" w:rsidRDefault="00A96C77" w:rsidP="00951DF9">
            <w:pPr>
              <w:spacing w:after="0" w:line="240" w:lineRule="auto"/>
              <w:rPr>
                <w:rFonts w:cstheme="minorHAnsi"/>
              </w:rPr>
            </w:pPr>
            <w:hyperlink w:anchor="_Location_Naming" w:history="1">
              <w:r w:rsidR="00567BC3" w:rsidRPr="00A022AD">
                <w:rPr>
                  <w:rStyle w:val="Hyperlink"/>
                  <w:rFonts w:cstheme="minorHAnsi"/>
                </w:rPr>
                <w:t>Location Naming</w:t>
              </w:r>
            </w:hyperlink>
          </w:p>
          <w:p w14:paraId="5D44FE7D" w14:textId="138ADA09" w:rsidR="006457DE" w:rsidRPr="00A022AD" w:rsidRDefault="00A96C77" w:rsidP="00951DF9">
            <w:pPr>
              <w:spacing w:after="0" w:line="240" w:lineRule="auto"/>
              <w:rPr>
                <w:rFonts w:cstheme="minorHAnsi"/>
              </w:rPr>
            </w:pPr>
            <w:hyperlink w:anchor="_Location_Type" w:history="1">
              <w:r w:rsidR="006457DE" w:rsidRPr="00A022AD">
                <w:rPr>
                  <w:rStyle w:val="Hyperlink"/>
                  <w:rFonts w:cstheme="minorHAnsi"/>
                </w:rPr>
                <w:t>Location Type</w:t>
              </w:r>
            </w:hyperlink>
          </w:p>
          <w:p w14:paraId="6CF4F6C0" w14:textId="4376DAC2" w:rsidR="00712C7D" w:rsidRPr="00A022AD" w:rsidRDefault="00A96C77" w:rsidP="00951DF9">
            <w:pPr>
              <w:spacing w:after="0" w:line="240" w:lineRule="auto"/>
              <w:rPr>
                <w:rFonts w:cstheme="minorHAnsi"/>
              </w:rPr>
            </w:pPr>
            <w:hyperlink w:anchor="_Location_Creation/_Upload" w:history="1">
              <w:r w:rsidR="00712C7D" w:rsidRPr="00A022AD">
                <w:rPr>
                  <w:rStyle w:val="Hyperlink"/>
                  <w:rFonts w:cstheme="minorHAnsi"/>
                </w:rPr>
                <w:t>Location Creation/ Upload</w:t>
              </w:r>
            </w:hyperlink>
          </w:p>
          <w:p w14:paraId="0E348585" w14:textId="24F4EA06" w:rsidR="00C700B3" w:rsidRPr="00A022AD" w:rsidRDefault="00A96C77" w:rsidP="00C700B3">
            <w:pPr>
              <w:spacing w:after="0" w:line="240" w:lineRule="auto"/>
              <w:rPr>
                <w:rFonts w:cstheme="minorHAnsi"/>
              </w:rPr>
            </w:pPr>
            <w:hyperlink w:anchor="_Warehouse_Rack_Plan" w:history="1">
              <w:r w:rsidR="00C700B3" w:rsidRPr="00A022AD">
                <w:rPr>
                  <w:rStyle w:val="Hyperlink"/>
                  <w:rFonts w:cstheme="minorHAnsi"/>
                </w:rPr>
                <w:t>Warehouse Rack Plan</w:t>
              </w:r>
            </w:hyperlink>
          </w:p>
          <w:p w14:paraId="6435D6D1" w14:textId="77777777" w:rsidR="00BE6FE4" w:rsidRPr="00A022AD" w:rsidRDefault="00A96C77" w:rsidP="00BE6FE4">
            <w:pPr>
              <w:spacing w:after="0" w:line="240" w:lineRule="auto"/>
              <w:rPr>
                <w:rFonts w:cstheme="minorHAnsi"/>
              </w:rPr>
            </w:pPr>
            <w:hyperlink w:anchor="_Mobile_Equipment" w:history="1">
              <w:r w:rsidR="00BE6FE4" w:rsidRPr="00BE6FE4">
                <w:rPr>
                  <w:rStyle w:val="Hyperlink"/>
                  <w:rFonts w:cstheme="minorHAnsi"/>
                </w:rPr>
                <w:t>Mobile Equipment</w:t>
              </w:r>
            </w:hyperlink>
            <w:r w:rsidR="00BE6FE4" w:rsidRPr="00A022AD">
              <w:rPr>
                <w:rFonts w:cstheme="minorHAnsi"/>
              </w:rPr>
              <w:t xml:space="preserve"> </w:t>
            </w:r>
          </w:p>
          <w:p w14:paraId="0CAB18F1" w14:textId="458BAA0F" w:rsidR="00567BC3" w:rsidRPr="00A022AD" w:rsidRDefault="00A96C77" w:rsidP="00951DF9">
            <w:pPr>
              <w:spacing w:after="0" w:line="240" w:lineRule="auto"/>
              <w:rPr>
                <w:rFonts w:cstheme="minorHAnsi"/>
              </w:rPr>
            </w:pPr>
            <w:hyperlink w:anchor="_Location_Class" w:history="1">
              <w:r w:rsidR="00567BC3" w:rsidRPr="00A022AD">
                <w:rPr>
                  <w:rStyle w:val="Hyperlink"/>
                  <w:rFonts w:cstheme="minorHAnsi"/>
                </w:rPr>
                <w:t>Location Cla</w:t>
              </w:r>
              <w:r w:rsidR="00567BC3" w:rsidRPr="00A022AD">
                <w:rPr>
                  <w:rStyle w:val="Hyperlink"/>
                  <w:rFonts w:cstheme="minorHAnsi"/>
                </w:rPr>
                <w:t>s</w:t>
              </w:r>
              <w:r w:rsidR="00567BC3" w:rsidRPr="00A022AD">
                <w:rPr>
                  <w:rStyle w:val="Hyperlink"/>
                  <w:rFonts w:cstheme="minorHAnsi"/>
                </w:rPr>
                <w:t>s</w:t>
              </w:r>
            </w:hyperlink>
          </w:p>
          <w:p w14:paraId="5DA829A8" w14:textId="6BE795B0" w:rsidR="00C45F99" w:rsidRPr="00A022AD" w:rsidRDefault="00A96C77" w:rsidP="00951DF9">
            <w:pPr>
              <w:spacing w:after="0" w:line="240" w:lineRule="auto"/>
              <w:rPr>
                <w:rFonts w:cstheme="minorHAnsi"/>
              </w:rPr>
            </w:pPr>
            <w:hyperlink w:anchor="_Location_Storage_Sequence" w:history="1">
              <w:r w:rsidR="00C45F99" w:rsidRPr="00746960">
                <w:rPr>
                  <w:rStyle w:val="Hyperlink"/>
                  <w:rFonts w:cstheme="minorHAnsi"/>
                </w:rPr>
                <w:t>Location Storage Sequence</w:t>
              </w:r>
            </w:hyperlink>
          </w:p>
          <w:p w14:paraId="175302A7" w14:textId="5699753E" w:rsidR="00C45F99" w:rsidRPr="00A022AD" w:rsidRDefault="00A96C77" w:rsidP="00951DF9">
            <w:pPr>
              <w:spacing w:after="0" w:line="240" w:lineRule="auto"/>
              <w:rPr>
                <w:rFonts w:cstheme="minorHAnsi"/>
              </w:rPr>
            </w:pPr>
            <w:hyperlink w:anchor="_Location_Command_Sequence" w:history="1">
              <w:r w:rsidR="00C45F99" w:rsidRPr="00746960">
                <w:rPr>
                  <w:rStyle w:val="Hyperlink"/>
                  <w:rFonts w:cstheme="minorHAnsi"/>
                </w:rPr>
                <w:t>Location Command Sequence</w:t>
              </w:r>
            </w:hyperlink>
          </w:p>
          <w:p w14:paraId="6699745E" w14:textId="5C075578" w:rsidR="00C45F99" w:rsidRPr="00A022AD" w:rsidRDefault="00A96C77" w:rsidP="00951DF9">
            <w:pPr>
              <w:spacing w:after="0" w:line="240" w:lineRule="auto"/>
              <w:rPr>
                <w:rFonts w:cstheme="minorHAnsi"/>
              </w:rPr>
            </w:pPr>
            <w:hyperlink w:anchor="_Check_Digit" w:history="1">
              <w:r w:rsidR="00C45F99" w:rsidRPr="00BE6FE4">
                <w:rPr>
                  <w:rStyle w:val="Hyperlink"/>
                  <w:rFonts w:cstheme="minorHAnsi"/>
                </w:rPr>
                <w:t>Check Digit</w:t>
              </w:r>
            </w:hyperlink>
          </w:p>
          <w:p w14:paraId="281220BA" w14:textId="7F198C40" w:rsidR="00567BC3" w:rsidRPr="00A022AD" w:rsidRDefault="00A96C77" w:rsidP="00951DF9">
            <w:pPr>
              <w:spacing w:after="0" w:line="240" w:lineRule="auto"/>
              <w:rPr>
                <w:rFonts w:cstheme="minorHAnsi"/>
              </w:rPr>
            </w:pPr>
            <w:hyperlink w:anchor="_Routing_Logic" w:history="1">
              <w:r w:rsidR="00567BC3" w:rsidRPr="000064D9">
                <w:rPr>
                  <w:rStyle w:val="Hyperlink"/>
                  <w:rFonts w:cstheme="minorHAnsi"/>
                </w:rPr>
                <w:t>Routing Logic</w:t>
              </w:r>
            </w:hyperlink>
          </w:p>
          <w:p w14:paraId="5A7E4C98" w14:textId="388A8C37" w:rsidR="00567BC3" w:rsidRPr="00A022AD" w:rsidRDefault="00A96C77" w:rsidP="00951DF9">
            <w:pPr>
              <w:spacing w:after="0" w:line="240" w:lineRule="auto"/>
              <w:ind w:left="360"/>
              <w:rPr>
                <w:rFonts w:cstheme="minorHAnsi"/>
              </w:rPr>
            </w:pPr>
            <w:hyperlink w:anchor="_Route_Points" w:history="1">
              <w:r w:rsidR="00567BC3" w:rsidRPr="000064D9">
                <w:rPr>
                  <w:rStyle w:val="Hyperlink"/>
                  <w:rFonts w:cstheme="minorHAnsi"/>
                </w:rPr>
                <w:t>Route Points</w:t>
              </w:r>
            </w:hyperlink>
          </w:p>
          <w:p w14:paraId="44598A03" w14:textId="48BE85A2" w:rsidR="00712C7D" w:rsidRPr="0007319B" w:rsidRDefault="00A96C77" w:rsidP="0007319B">
            <w:pPr>
              <w:spacing w:after="0" w:line="240" w:lineRule="auto"/>
              <w:ind w:left="360"/>
              <w:rPr>
                <w:rFonts w:cstheme="minorHAnsi"/>
                <w:color w:val="0000FF" w:themeColor="hyperlink"/>
                <w:u w:val="single"/>
              </w:rPr>
            </w:pPr>
            <w:hyperlink w:anchor="_Routes" w:history="1">
              <w:r w:rsidR="000064D9" w:rsidRPr="000064D9">
                <w:rPr>
                  <w:rStyle w:val="Hyperlink"/>
                  <w:rFonts w:cstheme="minorHAnsi"/>
                </w:rPr>
                <w:t>Routes</w:t>
              </w:r>
            </w:hyperlink>
          </w:p>
        </w:tc>
      </w:tr>
      <w:tr w:rsidR="006457DE" w:rsidRPr="00A022AD" w14:paraId="022A2018" w14:textId="77777777" w:rsidTr="00C45F99">
        <w:tc>
          <w:tcPr>
            <w:tcW w:w="3458" w:type="dxa"/>
            <w:tcBorders>
              <w:top w:val="single" w:sz="4" w:space="0" w:color="auto"/>
              <w:left w:val="single" w:sz="4" w:space="0" w:color="auto"/>
              <w:bottom w:val="single" w:sz="4" w:space="0" w:color="auto"/>
              <w:right w:val="single" w:sz="4" w:space="0" w:color="auto"/>
            </w:tcBorders>
          </w:tcPr>
          <w:p w14:paraId="23A4B053" w14:textId="2AE2B040" w:rsidR="006457DE" w:rsidRPr="00A022AD" w:rsidRDefault="00A96C77" w:rsidP="006457DE">
            <w:pPr>
              <w:spacing w:after="0" w:line="240" w:lineRule="auto"/>
              <w:rPr>
                <w:rFonts w:cstheme="minorHAnsi"/>
              </w:rPr>
            </w:pPr>
            <w:hyperlink w:anchor="_Item" w:history="1">
              <w:r w:rsidR="006457DE" w:rsidRPr="000064D9">
                <w:rPr>
                  <w:rStyle w:val="Hyperlink"/>
                  <w:rFonts w:cstheme="minorHAnsi"/>
                </w:rPr>
                <w:t>Item</w:t>
              </w:r>
            </w:hyperlink>
          </w:p>
          <w:p w14:paraId="000D2637" w14:textId="5D76A538" w:rsidR="006457DE" w:rsidRPr="00A022AD" w:rsidRDefault="00A96C77" w:rsidP="006457DE">
            <w:pPr>
              <w:spacing w:after="0" w:line="240" w:lineRule="auto"/>
              <w:ind w:left="360"/>
              <w:rPr>
                <w:rFonts w:cstheme="minorHAnsi"/>
              </w:rPr>
            </w:pPr>
            <w:hyperlink w:anchor="_Definition" w:history="1">
              <w:r w:rsidR="006457DE" w:rsidRPr="000064D9">
                <w:rPr>
                  <w:rStyle w:val="Hyperlink"/>
                  <w:rFonts w:cstheme="minorHAnsi"/>
                </w:rPr>
                <w:t>Definition</w:t>
              </w:r>
            </w:hyperlink>
          </w:p>
          <w:p w14:paraId="137FB917" w14:textId="775E7F32" w:rsidR="00C45F99" w:rsidRDefault="00A96C77" w:rsidP="006457DE">
            <w:pPr>
              <w:spacing w:after="0" w:line="240" w:lineRule="auto"/>
              <w:ind w:left="360"/>
              <w:rPr>
                <w:rFonts w:cstheme="minorHAnsi"/>
              </w:rPr>
            </w:pPr>
            <w:hyperlink w:anchor="_Alias" w:history="1">
              <w:r w:rsidR="00C45F99" w:rsidRPr="004173D1">
                <w:rPr>
                  <w:rStyle w:val="Hyperlink"/>
                  <w:rFonts w:cstheme="minorHAnsi"/>
                </w:rPr>
                <w:t>Alias</w:t>
              </w:r>
            </w:hyperlink>
          </w:p>
          <w:p w14:paraId="7A2BBE3F" w14:textId="0D9F0BFC" w:rsidR="004173D1" w:rsidRDefault="00A96C77" w:rsidP="006457DE">
            <w:pPr>
              <w:spacing w:after="0" w:line="240" w:lineRule="auto"/>
              <w:ind w:left="360"/>
              <w:rPr>
                <w:rFonts w:cstheme="minorHAnsi"/>
              </w:rPr>
            </w:pPr>
            <w:hyperlink w:anchor="_TI-High" w:history="1">
              <w:r w:rsidR="004173D1" w:rsidRPr="004173D1">
                <w:rPr>
                  <w:rStyle w:val="Hyperlink"/>
                  <w:rFonts w:cstheme="minorHAnsi"/>
                </w:rPr>
                <w:t>Ti-High</w:t>
              </w:r>
            </w:hyperlink>
          </w:p>
          <w:p w14:paraId="7B2E6BB2" w14:textId="23AA743A" w:rsidR="004173D1" w:rsidRDefault="00A96C77" w:rsidP="006457DE">
            <w:pPr>
              <w:spacing w:after="0" w:line="240" w:lineRule="auto"/>
              <w:ind w:left="360"/>
              <w:rPr>
                <w:rFonts w:cstheme="minorHAnsi"/>
              </w:rPr>
            </w:pPr>
            <w:hyperlink w:anchor="_Cage" w:history="1">
              <w:r w:rsidR="004173D1" w:rsidRPr="004173D1">
                <w:rPr>
                  <w:rStyle w:val="Hyperlink"/>
                  <w:rFonts w:cstheme="minorHAnsi"/>
                </w:rPr>
                <w:t>Cage</w:t>
              </w:r>
            </w:hyperlink>
          </w:p>
          <w:p w14:paraId="2E990980" w14:textId="6615EC9C" w:rsidR="004173D1" w:rsidRPr="00A022AD" w:rsidRDefault="00A96C77" w:rsidP="006457DE">
            <w:pPr>
              <w:spacing w:after="0" w:line="240" w:lineRule="auto"/>
              <w:ind w:left="360"/>
              <w:rPr>
                <w:rFonts w:cstheme="minorHAnsi"/>
              </w:rPr>
            </w:pPr>
            <w:hyperlink w:anchor="_&quot;On_pack&quot;_Promotional" w:history="1">
              <w:r w:rsidR="004173D1" w:rsidRPr="004173D1">
                <w:rPr>
                  <w:rStyle w:val="Hyperlink"/>
                  <w:rFonts w:cstheme="minorHAnsi"/>
                </w:rPr>
                <w:t>On-Pack Promotional</w:t>
              </w:r>
            </w:hyperlink>
          </w:p>
          <w:p w14:paraId="25EC682C" w14:textId="6AC8AA87" w:rsidR="006457DE" w:rsidRDefault="00A96C77" w:rsidP="006457DE">
            <w:pPr>
              <w:spacing w:after="0" w:line="240" w:lineRule="auto"/>
              <w:ind w:left="360"/>
              <w:rPr>
                <w:rFonts w:cstheme="minorHAnsi"/>
              </w:rPr>
            </w:pPr>
            <w:hyperlink w:anchor="_Assignment_to_Location" w:history="1">
              <w:r w:rsidR="006457DE" w:rsidRPr="001B157C">
                <w:rPr>
                  <w:rStyle w:val="Hyperlink"/>
                  <w:rFonts w:cstheme="minorHAnsi"/>
                </w:rPr>
                <w:t>Assignment to Location</w:t>
              </w:r>
            </w:hyperlink>
            <w:r w:rsidR="006457DE" w:rsidRPr="00A022AD">
              <w:rPr>
                <w:rFonts w:cstheme="minorHAnsi"/>
              </w:rPr>
              <w:t xml:space="preserve"> </w:t>
            </w:r>
          </w:p>
          <w:p w14:paraId="78164856" w14:textId="4FDD5538" w:rsidR="00174C04" w:rsidRPr="00A022AD" w:rsidRDefault="00A96C77" w:rsidP="006457DE">
            <w:pPr>
              <w:spacing w:after="0" w:line="240" w:lineRule="auto"/>
              <w:ind w:left="360"/>
              <w:rPr>
                <w:rFonts w:cstheme="minorHAnsi"/>
              </w:rPr>
            </w:pPr>
            <w:hyperlink w:anchor="_ICOP_Hold" w:history="1">
              <w:r w:rsidR="00174C04" w:rsidRPr="00174C04">
                <w:rPr>
                  <w:rStyle w:val="Hyperlink"/>
                  <w:rFonts w:cstheme="minorHAnsi"/>
                </w:rPr>
                <w:t>ICOP Hold</w:t>
              </w:r>
            </w:hyperlink>
          </w:p>
          <w:p w14:paraId="3863A010" w14:textId="65440FBB" w:rsidR="004173D1" w:rsidRPr="00A022AD" w:rsidRDefault="004173D1" w:rsidP="00A77531">
            <w:pPr>
              <w:rPr>
                <w:rFonts w:cstheme="minorHAnsi"/>
              </w:rPr>
            </w:pPr>
            <w:r w:rsidRPr="00D1292E">
              <w:rPr>
                <w:rFonts w:cstheme="minorHAnsi"/>
              </w:rPr>
              <w:t xml:space="preserve">     </w:t>
            </w:r>
            <w:r w:rsidR="00D1292E">
              <w:rPr>
                <w:rFonts w:cstheme="minorHAnsi"/>
              </w:rPr>
              <w:t xml:space="preserve"> </w:t>
            </w:r>
            <w:r w:rsidRPr="00D1292E">
              <w:rPr>
                <w:rFonts w:cstheme="minorHAnsi"/>
              </w:rPr>
              <w:t xml:space="preserve"> </w:t>
            </w:r>
            <w:hyperlink w:anchor="_Bottle_Pick_Volumetrics" w:history="1">
              <w:r w:rsidR="00A77531">
                <w:rPr>
                  <w:rStyle w:val="Hyperlink"/>
                </w:rPr>
                <w:t>Bottle Pick</w:t>
              </w:r>
              <w:r w:rsidR="00A77531" w:rsidRPr="00A77531">
                <w:rPr>
                  <w:rStyle w:val="Hyperlink"/>
                </w:rPr>
                <w:t xml:space="preserve"> Volumetric by Sleeve</w:t>
              </w:r>
            </w:hyperlink>
          </w:p>
        </w:tc>
        <w:tc>
          <w:tcPr>
            <w:tcW w:w="3531" w:type="dxa"/>
            <w:tcBorders>
              <w:top w:val="single" w:sz="4" w:space="0" w:color="auto"/>
              <w:left w:val="single" w:sz="4" w:space="0" w:color="auto"/>
              <w:bottom w:val="single" w:sz="4" w:space="0" w:color="auto"/>
              <w:right w:val="single" w:sz="4" w:space="0" w:color="auto"/>
            </w:tcBorders>
          </w:tcPr>
          <w:p w14:paraId="61005875" w14:textId="51387780" w:rsidR="006457DE" w:rsidRPr="00A022AD" w:rsidRDefault="00A96C77" w:rsidP="006457DE">
            <w:pPr>
              <w:spacing w:after="0" w:line="240" w:lineRule="auto"/>
              <w:rPr>
                <w:rFonts w:cstheme="minorHAnsi"/>
              </w:rPr>
            </w:pPr>
            <w:hyperlink w:anchor="_Carrier" w:history="1">
              <w:r w:rsidR="00C45F99" w:rsidRPr="00D83929">
                <w:rPr>
                  <w:rStyle w:val="Hyperlink"/>
                  <w:rFonts w:cstheme="minorHAnsi"/>
                </w:rPr>
                <w:t>Carrier</w:t>
              </w:r>
            </w:hyperlink>
          </w:p>
          <w:p w14:paraId="654E67C1" w14:textId="3A00A799" w:rsidR="006457DE" w:rsidRPr="00A022AD" w:rsidRDefault="00A96C77" w:rsidP="006457DE">
            <w:pPr>
              <w:spacing w:after="0" w:line="240" w:lineRule="auto"/>
              <w:ind w:left="360"/>
              <w:rPr>
                <w:rFonts w:cstheme="minorHAnsi"/>
              </w:rPr>
            </w:pPr>
            <w:hyperlink w:anchor="_Carrier_1" w:history="1">
              <w:r w:rsidR="00C45F99" w:rsidRPr="00D83929">
                <w:rPr>
                  <w:rStyle w:val="Hyperlink"/>
                  <w:rFonts w:cstheme="minorHAnsi"/>
                </w:rPr>
                <w:t>Carrier</w:t>
              </w:r>
            </w:hyperlink>
          </w:p>
          <w:p w14:paraId="0BEF3C7F" w14:textId="70282760" w:rsidR="006457DE" w:rsidRPr="00A022AD" w:rsidRDefault="00A96C77" w:rsidP="006457DE">
            <w:pPr>
              <w:spacing w:after="0" w:line="240" w:lineRule="auto"/>
              <w:ind w:left="360"/>
              <w:rPr>
                <w:rFonts w:cstheme="minorHAnsi"/>
              </w:rPr>
            </w:pPr>
            <w:hyperlink w:anchor="_Carrier_Services" w:history="1">
              <w:r w:rsidR="00C45F99" w:rsidRPr="00D83929">
                <w:rPr>
                  <w:rStyle w:val="Hyperlink"/>
                  <w:rFonts w:cstheme="minorHAnsi"/>
                </w:rPr>
                <w:t>Carrier Services</w:t>
              </w:r>
            </w:hyperlink>
            <w:r w:rsidR="006457DE" w:rsidRPr="00A022AD">
              <w:rPr>
                <w:rFonts w:cstheme="minorHAnsi"/>
              </w:rPr>
              <w:t xml:space="preserve"> </w:t>
            </w:r>
          </w:p>
          <w:p w14:paraId="1430700A" w14:textId="13EB463F" w:rsidR="004E3529" w:rsidRPr="00A022AD" w:rsidRDefault="00A96C77" w:rsidP="004E3529">
            <w:pPr>
              <w:spacing w:after="0" w:line="240" w:lineRule="auto"/>
            </w:pPr>
            <w:hyperlink w:anchor="_Printing_1" w:history="1">
              <w:r w:rsidR="004E3529" w:rsidRPr="00747C42">
                <w:rPr>
                  <w:rStyle w:val="Hyperlink"/>
                </w:rPr>
                <w:t>Printing</w:t>
              </w:r>
            </w:hyperlink>
          </w:p>
          <w:p w14:paraId="2146F89D" w14:textId="1D0805E8" w:rsidR="004E3529" w:rsidRPr="00F76CBA" w:rsidRDefault="00F76CBA" w:rsidP="004E3529">
            <w:pPr>
              <w:spacing w:after="0" w:line="240" w:lineRule="auto"/>
              <w:ind w:firstLine="428"/>
              <w:rPr>
                <w:rStyle w:val="Hyperlink"/>
              </w:rPr>
            </w:pPr>
            <w:r>
              <w:fldChar w:fldCharType="begin"/>
            </w:r>
            <w:r>
              <w:instrText xml:space="preserve"> HYPERLINK  \l "_Stations_1" </w:instrText>
            </w:r>
            <w:r>
              <w:fldChar w:fldCharType="separate"/>
            </w:r>
            <w:r w:rsidR="004E3529" w:rsidRPr="00F76CBA">
              <w:rPr>
                <w:rStyle w:val="Hyperlink"/>
              </w:rPr>
              <w:t>Stations</w:t>
            </w:r>
          </w:p>
          <w:p w14:paraId="3ABC75BA" w14:textId="7B30F8F5" w:rsidR="004E3529" w:rsidRPr="00F76CBA" w:rsidRDefault="00F76CBA" w:rsidP="004E3529">
            <w:pPr>
              <w:spacing w:after="0" w:line="240" w:lineRule="auto"/>
              <w:ind w:firstLine="428"/>
              <w:rPr>
                <w:rStyle w:val="Hyperlink"/>
              </w:rPr>
            </w:pPr>
            <w:r>
              <w:fldChar w:fldCharType="end"/>
            </w:r>
            <w:r>
              <w:fldChar w:fldCharType="begin"/>
            </w:r>
            <w:r>
              <w:instrText>HYPERLINK  \l "_Station_Devices"</w:instrText>
            </w:r>
            <w:r>
              <w:fldChar w:fldCharType="separate"/>
            </w:r>
            <w:r w:rsidR="004E3529" w:rsidRPr="00F76CBA">
              <w:rPr>
                <w:rStyle w:val="Hyperlink"/>
              </w:rPr>
              <w:t>Station Devices</w:t>
            </w:r>
          </w:p>
          <w:p w14:paraId="6AFD407A" w14:textId="0CF9FCC6" w:rsidR="004E3529" w:rsidRPr="00F76CBA" w:rsidRDefault="00F76CBA" w:rsidP="004E3529">
            <w:pPr>
              <w:spacing w:after="0" w:line="240" w:lineRule="auto"/>
              <w:ind w:firstLine="428"/>
              <w:rPr>
                <w:rStyle w:val="Hyperlink"/>
              </w:rPr>
            </w:pPr>
            <w:r>
              <w:fldChar w:fldCharType="end"/>
            </w:r>
            <w:r>
              <w:fldChar w:fldCharType="begin"/>
            </w:r>
            <w:r>
              <w:instrText xml:space="preserve"> HYPERLINK  \l "_Output_Devices" </w:instrText>
            </w:r>
            <w:r>
              <w:fldChar w:fldCharType="separate"/>
            </w:r>
            <w:r w:rsidR="004E3529" w:rsidRPr="00F76CBA">
              <w:rPr>
                <w:rStyle w:val="Hyperlink"/>
              </w:rPr>
              <w:t>Output Devices</w:t>
            </w:r>
          </w:p>
          <w:p w14:paraId="109F7558" w14:textId="2CC50954" w:rsidR="004E3529" w:rsidRPr="00F76CBA" w:rsidRDefault="00F76CBA" w:rsidP="004E3529">
            <w:pPr>
              <w:spacing w:after="0" w:line="240" w:lineRule="auto"/>
              <w:ind w:firstLine="428"/>
              <w:rPr>
                <w:rStyle w:val="Hyperlink"/>
              </w:rPr>
            </w:pPr>
            <w:r>
              <w:fldChar w:fldCharType="end"/>
            </w:r>
            <w:r>
              <w:fldChar w:fldCharType="begin"/>
            </w:r>
            <w:r>
              <w:instrText xml:space="preserve"> HYPERLINK  \l "_Document_Format_Definition" </w:instrText>
            </w:r>
            <w:r>
              <w:fldChar w:fldCharType="separate"/>
            </w:r>
            <w:r w:rsidR="004E3529" w:rsidRPr="00F76CBA">
              <w:rPr>
                <w:rStyle w:val="Hyperlink"/>
              </w:rPr>
              <w:t>Document Format Definition</w:t>
            </w:r>
          </w:p>
          <w:p w14:paraId="50656F88" w14:textId="187EFDE6" w:rsidR="004E3529" w:rsidRDefault="00F76CBA" w:rsidP="004E3529">
            <w:pPr>
              <w:spacing w:after="0" w:line="240" w:lineRule="auto"/>
              <w:ind w:firstLine="428"/>
              <w:rPr>
                <w:rStyle w:val="Hyperlink"/>
              </w:rPr>
            </w:pPr>
            <w:r>
              <w:fldChar w:fldCharType="end"/>
            </w:r>
            <w:r>
              <w:fldChar w:fldCharType="begin"/>
            </w:r>
            <w:r>
              <w:instrText>HYPERLINK  \l "_Printing_Trouble_Shooting"</w:instrText>
            </w:r>
            <w:r>
              <w:fldChar w:fldCharType="separate"/>
            </w:r>
            <w:r w:rsidR="004E3529" w:rsidRPr="00F76CBA">
              <w:rPr>
                <w:rStyle w:val="Hyperlink"/>
              </w:rPr>
              <w:t>Document Format Map</w:t>
            </w:r>
            <w:r>
              <w:rPr>
                <w:rStyle w:val="Hyperlink"/>
              </w:rPr>
              <w:t xml:space="preserve"> </w:t>
            </w:r>
          </w:p>
          <w:p w14:paraId="4B88B06E" w14:textId="6BF364B0" w:rsidR="00F76CBA" w:rsidRPr="00F76CBA" w:rsidRDefault="00F76CBA" w:rsidP="004E3529">
            <w:pPr>
              <w:spacing w:after="0" w:line="240" w:lineRule="auto"/>
              <w:ind w:firstLine="428"/>
              <w:rPr>
                <w:rStyle w:val="Hyperlink"/>
              </w:rPr>
            </w:pPr>
            <w:r>
              <w:rPr>
                <w:rStyle w:val="Hyperlink"/>
              </w:rPr>
              <w:t>Printing Trouble Shooting</w:t>
            </w:r>
          </w:p>
          <w:p w14:paraId="73F07E65" w14:textId="6682BF36" w:rsidR="006457DE" w:rsidRPr="00A022AD" w:rsidRDefault="00F76CBA" w:rsidP="004E3529">
            <w:pPr>
              <w:spacing w:after="0" w:line="240" w:lineRule="auto"/>
              <w:ind w:left="360"/>
              <w:rPr>
                <w:rFonts w:cstheme="minorHAnsi"/>
              </w:rPr>
            </w:pPr>
            <w:r>
              <w:fldChar w:fldCharType="end"/>
            </w:r>
          </w:p>
        </w:tc>
        <w:tc>
          <w:tcPr>
            <w:tcW w:w="3547" w:type="dxa"/>
            <w:gridSpan w:val="2"/>
            <w:tcBorders>
              <w:top w:val="single" w:sz="4" w:space="0" w:color="auto"/>
              <w:left w:val="single" w:sz="4" w:space="0" w:color="auto"/>
              <w:bottom w:val="single" w:sz="4" w:space="0" w:color="auto"/>
              <w:right w:val="single" w:sz="4" w:space="0" w:color="auto"/>
            </w:tcBorders>
          </w:tcPr>
          <w:p w14:paraId="69E10B2E" w14:textId="77777777" w:rsidR="004E3529" w:rsidRPr="00A022AD" w:rsidRDefault="00A96C77" w:rsidP="004E3529">
            <w:pPr>
              <w:spacing w:after="0" w:line="240" w:lineRule="auto"/>
              <w:rPr>
                <w:rFonts w:cstheme="minorHAnsi"/>
              </w:rPr>
            </w:pPr>
            <w:hyperlink w:anchor="_Labels" w:history="1">
              <w:r w:rsidR="004E3529" w:rsidRPr="00906770">
                <w:rPr>
                  <w:rStyle w:val="Hyperlink"/>
                  <w:rFonts w:cstheme="minorHAnsi"/>
                </w:rPr>
                <w:t>Labels</w:t>
              </w:r>
            </w:hyperlink>
          </w:p>
          <w:p w14:paraId="7976D766" w14:textId="77777777" w:rsidR="004E3529" w:rsidRDefault="00A96C77" w:rsidP="004E3529">
            <w:pPr>
              <w:spacing w:after="0" w:line="240" w:lineRule="auto"/>
              <w:ind w:left="360"/>
              <w:rPr>
                <w:rStyle w:val="Hyperlink"/>
                <w:rFonts w:cstheme="minorHAnsi"/>
              </w:rPr>
            </w:pPr>
            <w:hyperlink w:anchor="_Inventory/_Receiving_Tag" w:history="1">
              <w:r w:rsidR="004E3529">
                <w:rPr>
                  <w:rStyle w:val="Hyperlink"/>
                  <w:rFonts w:cstheme="minorHAnsi"/>
                </w:rPr>
                <w:t>Inventory/ Receiving T</w:t>
              </w:r>
              <w:r w:rsidR="004E3529" w:rsidRPr="00D42922">
                <w:rPr>
                  <w:rStyle w:val="Hyperlink"/>
                  <w:rFonts w:cstheme="minorHAnsi"/>
                </w:rPr>
                <w:t>ag</w:t>
              </w:r>
            </w:hyperlink>
            <w:r w:rsidR="004E3529">
              <w:rPr>
                <w:rStyle w:val="Hyperlink"/>
                <w:rFonts w:cstheme="minorHAnsi"/>
              </w:rPr>
              <w:t>s</w:t>
            </w:r>
          </w:p>
          <w:p w14:paraId="441BB0DB" w14:textId="5D968D27" w:rsidR="00A64E9C" w:rsidRDefault="00A96C77" w:rsidP="004E3529">
            <w:pPr>
              <w:spacing w:after="0" w:line="240" w:lineRule="auto"/>
              <w:ind w:left="360"/>
            </w:pPr>
            <w:hyperlink w:anchor="_CPRE_configuration_details" w:history="1">
              <w:r w:rsidR="00A64E9C" w:rsidRPr="00A64E9C">
                <w:rPr>
                  <w:rStyle w:val="Hyperlink"/>
                </w:rPr>
                <w:t>CPRE configuration details</w:t>
              </w:r>
            </w:hyperlink>
          </w:p>
          <w:p w14:paraId="5F324F47" w14:textId="77777777" w:rsidR="004E3529" w:rsidRPr="00A022AD" w:rsidRDefault="00A96C77" w:rsidP="004E3529">
            <w:pPr>
              <w:spacing w:after="0" w:line="240" w:lineRule="auto"/>
              <w:ind w:left="360"/>
              <w:rPr>
                <w:rFonts w:cstheme="minorHAnsi"/>
              </w:rPr>
            </w:pPr>
            <w:hyperlink w:anchor="_CPRE" w:history="1">
              <w:r w:rsidR="004E3529" w:rsidRPr="004B1D37">
                <w:rPr>
                  <w:rStyle w:val="Hyperlink"/>
                  <w:rFonts w:cstheme="minorHAnsi"/>
                </w:rPr>
                <w:t>CPRE</w:t>
              </w:r>
            </w:hyperlink>
          </w:p>
          <w:p w14:paraId="5B2D8ED5" w14:textId="30C22329" w:rsidR="00D301A5" w:rsidRDefault="00A96C77" w:rsidP="004E3529">
            <w:pPr>
              <w:spacing w:after="0" w:line="240" w:lineRule="auto"/>
              <w:ind w:left="360"/>
            </w:pPr>
            <w:hyperlink w:anchor="_Shipping_label_configuration" w:history="1">
              <w:r w:rsidR="00D301A5" w:rsidRPr="00D301A5">
                <w:rPr>
                  <w:rStyle w:val="Hyperlink"/>
                </w:rPr>
                <w:t xml:space="preserve">Shipping label </w:t>
              </w:r>
              <w:proofErr w:type="spellStart"/>
              <w:r w:rsidR="00D301A5" w:rsidRPr="00D301A5">
                <w:rPr>
                  <w:rStyle w:val="Hyperlink"/>
                </w:rPr>
                <w:t>config</w:t>
              </w:r>
              <w:proofErr w:type="spellEnd"/>
              <w:r w:rsidR="00D301A5" w:rsidRPr="00D301A5">
                <w:rPr>
                  <w:rStyle w:val="Hyperlink"/>
                </w:rPr>
                <w:t xml:space="preserve"> details</w:t>
              </w:r>
            </w:hyperlink>
          </w:p>
          <w:p w14:paraId="28182DF0" w14:textId="77777777" w:rsidR="004E3529" w:rsidRPr="00A022AD" w:rsidRDefault="00A96C77" w:rsidP="004E3529">
            <w:pPr>
              <w:spacing w:after="0" w:line="240" w:lineRule="auto"/>
              <w:ind w:left="360"/>
              <w:rPr>
                <w:rFonts w:cstheme="minorHAnsi"/>
              </w:rPr>
            </w:pPr>
            <w:hyperlink w:anchor="_Shipping_Label" w:history="1">
              <w:r w:rsidR="004E3529" w:rsidRPr="004B1D37">
                <w:rPr>
                  <w:rStyle w:val="Hyperlink"/>
                  <w:rFonts w:cstheme="minorHAnsi"/>
                </w:rPr>
                <w:t>Shipping Label</w:t>
              </w:r>
            </w:hyperlink>
          </w:p>
          <w:p w14:paraId="16785E04" w14:textId="7304E2EE" w:rsidR="0073566E" w:rsidRDefault="00A96C77" w:rsidP="0073566E">
            <w:pPr>
              <w:spacing w:after="0" w:line="240" w:lineRule="auto"/>
              <w:rPr>
                <w:rFonts w:cstheme="minorHAnsi"/>
              </w:rPr>
            </w:pPr>
            <w:hyperlink w:anchor="_Documents" w:history="1">
              <w:r w:rsidR="0073566E" w:rsidRPr="00132D56">
                <w:rPr>
                  <w:rStyle w:val="Hyperlink"/>
                  <w:rFonts w:cstheme="minorHAnsi"/>
                </w:rPr>
                <w:t>Documents</w:t>
              </w:r>
            </w:hyperlink>
          </w:p>
          <w:p w14:paraId="36B9B992" w14:textId="77777777" w:rsidR="008B4005" w:rsidRDefault="0073566E" w:rsidP="0073566E">
            <w:pPr>
              <w:spacing w:after="0" w:line="240" w:lineRule="auto"/>
              <w:rPr>
                <w:rFonts w:cstheme="minorHAnsi"/>
              </w:rPr>
            </w:pPr>
            <w:r>
              <w:rPr>
                <w:rFonts w:cstheme="minorHAnsi"/>
              </w:rPr>
              <w:t xml:space="preserve">       BOL</w:t>
            </w:r>
          </w:p>
          <w:p w14:paraId="22BB7926" w14:textId="6FF8E19A" w:rsidR="0073566E" w:rsidRDefault="008B4005" w:rsidP="0073566E">
            <w:pPr>
              <w:spacing w:after="0" w:line="240" w:lineRule="auto"/>
              <w:rPr>
                <w:rFonts w:cstheme="minorHAnsi"/>
              </w:rPr>
            </w:pPr>
            <w:r>
              <w:rPr>
                <w:rFonts w:cstheme="minorHAnsi"/>
              </w:rPr>
              <w:t xml:space="preserve">       M</w:t>
            </w:r>
            <w:r w:rsidR="0073566E">
              <w:rPr>
                <w:rFonts w:cstheme="minorHAnsi"/>
              </w:rPr>
              <w:t>anifest</w:t>
            </w:r>
          </w:p>
          <w:p w14:paraId="69886B13" w14:textId="478EACBB" w:rsidR="0073566E" w:rsidRDefault="0073566E" w:rsidP="0073566E">
            <w:pPr>
              <w:spacing w:after="0" w:line="240" w:lineRule="auto"/>
              <w:ind w:left="293"/>
            </w:pPr>
            <w:r>
              <w:rPr>
                <w:rFonts w:cstheme="minorHAnsi"/>
              </w:rPr>
              <w:t xml:space="preserve"> Container Packing List</w:t>
            </w:r>
            <w:r>
              <w:t xml:space="preserve"> </w:t>
            </w:r>
          </w:p>
          <w:p w14:paraId="5A53709D" w14:textId="77777777" w:rsidR="00962244" w:rsidRDefault="0073566E" w:rsidP="0073566E">
            <w:pPr>
              <w:spacing w:after="0" w:line="240" w:lineRule="auto"/>
              <w:rPr>
                <w:rFonts w:cstheme="minorHAnsi"/>
              </w:rPr>
            </w:pPr>
            <w:r>
              <w:rPr>
                <w:rFonts w:cstheme="minorHAnsi"/>
              </w:rPr>
              <w:t xml:space="preserve">       Master Packing List</w:t>
            </w:r>
          </w:p>
          <w:p w14:paraId="4883C505" w14:textId="0215DB82" w:rsidR="00D53E39" w:rsidRPr="00A022AD" w:rsidRDefault="00D53E39" w:rsidP="0073566E">
            <w:pPr>
              <w:spacing w:after="0" w:line="240" w:lineRule="auto"/>
            </w:pPr>
          </w:p>
        </w:tc>
      </w:tr>
      <w:tr w:rsidR="00C45F99" w:rsidRPr="00A022AD" w14:paraId="1EB09B46" w14:textId="77777777" w:rsidTr="00C45F99">
        <w:tc>
          <w:tcPr>
            <w:tcW w:w="3458" w:type="dxa"/>
            <w:tcBorders>
              <w:top w:val="single" w:sz="4" w:space="0" w:color="auto"/>
              <w:left w:val="single" w:sz="4" w:space="0" w:color="auto"/>
              <w:bottom w:val="single" w:sz="4" w:space="0" w:color="auto"/>
              <w:right w:val="single" w:sz="4" w:space="0" w:color="auto"/>
            </w:tcBorders>
          </w:tcPr>
          <w:p w14:paraId="6096875C" w14:textId="55E555E9" w:rsidR="0073566E" w:rsidRDefault="00A96C77" w:rsidP="0073566E">
            <w:pPr>
              <w:spacing w:after="0" w:line="240" w:lineRule="auto"/>
            </w:pPr>
            <w:hyperlink w:anchor="_LDB_Custom_Views" w:history="1">
              <w:r w:rsidR="0073566E" w:rsidRPr="00132D56">
                <w:rPr>
                  <w:rStyle w:val="Hyperlink"/>
                </w:rPr>
                <w:t>LDB Custom Views</w:t>
              </w:r>
              <w:r w:rsidR="00132D56" w:rsidRPr="00132D56">
                <w:rPr>
                  <w:rStyle w:val="Hyperlink"/>
                </w:rPr>
                <w:t xml:space="preserve"> and Columns</w:t>
              </w:r>
            </w:hyperlink>
          </w:p>
          <w:p w14:paraId="61CF8D4F" w14:textId="77777777" w:rsidR="00A7230C" w:rsidRPr="00A022AD" w:rsidRDefault="00A7230C" w:rsidP="0073566E">
            <w:pPr>
              <w:spacing w:after="0" w:line="240" w:lineRule="auto"/>
            </w:pPr>
          </w:p>
        </w:tc>
        <w:tc>
          <w:tcPr>
            <w:tcW w:w="3531" w:type="dxa"/>
            <w:tcBorders>
              <w:top w:val="single" w:sz="4" w:space="0" w:color="auto"/>
              <w:left w:val="single" w:sz="4" w:space="0" w:color="auto"/>
              <w:bottom w:val="single" w:sz="4" w:space="0" w:color="auto"/>
              <w:right w:val="single" w:sz="4" w:space="0" w:color="auto"/>
            </w:tcBorders>
          </w:tcPr>
          <w:p w14:paraId="4A0D800D" w14:textId="77777777" w:rsidR="0073566E" w:rsidRPr="00A022AD" w:rsidRDefault="00A96C77" w:rsidP="0073566E">
            <w:pPr>
              <w:spacing w:after="0" w:line="240" w:lineRule="auto"/>
              <w:rPr>
                <w:rFonts w:cstheme="minorHAnsi"/>
              </w:rPr>
            </w:pPr>
            <w:hyperlink w:anchor="_Warehouse_Options" w:history="1">
              <w:r w:rsidR="0073566E" w:rsidRPr="00AE6E1E">
                <w:rPr>
                  <w:rStyle w:val="Hyperlink"/>
                  <w:rFonts w:cstheme="minorHAnsi"/>
                </w:rPr>
                <w:t>Warehouse Options</w:t>
              </w:r>
            </w:hyperlink>
          </w:p>
          <w:p w14:paraId="3F739002" w14:textId="5EC62D61" w:rsidR="0073566E" w:rsidRPr="00A022AD" w:rsidRDefault="00A96C77" w:rsidP="0073566E">
            <w:pPr>
              <w:spacing w:after="0" w:line="240" w:lineRule="auto"/>
              <w:rPr>
                <w:rFonts w:cstheme="minorHAnsi"/>
              </w:rPr>
            </w:pPr>
            <w:hyperlink w:anchor="_Data_ID_Generation" w:history="1">
              <w:r w:rsidR="0073566E" w:rsidRPr="00132D56">
                <w:rPr>
                  <w:rStyle w:val="Hyperlink"/>
                  <w:rFonts w:cstheme="minorHAnsi"/>
                </w:rPr>
                <w:t>Data ID Generation</w:t>
              </w:r>
            </w:hyperlink>
          </w:p>
          <w:p w14:paraId="726D02DC" w14:textId="3D202D58" w:rsidR="00A7230C" w:rsidRPr="00A022AD" w:rsidRDefault="00A7230C" w:rsidP="00A7230C">
            <w:pPr>
              <w:spacing w:after="0" w:line="240" w:lineRule="auto"/>
              <w:rPr>
                <w:rFonts w:cstheme="minorHAnsi"/>
              </w:rPr>
            </w:pPr>
          </w:p>
        </w:tc>
        <w:tc>
          <w:tcPr>
            <w:tcW w:w="3547" w:type="dxa"/>
            <w:gridSpan w:val="2"/>
            <w:tcBorders>
              <w:top w:val="single" w:sz="4" w:space="0" w:color="auto"/>
              <w:left w:val="single" w:sz="4" w:space="0" w:color="auto"/>
              <w:bottom w:val="single" w:sz="4" w:space="0" w:color="auto"/>
              <w:right w:val="single" w:sz="4" w:space="0" w:color="auto"/>
            </w:tcBorders>
          </w:tcPr>
          <w:p w14:paraId="435952A6" w14:textId="17C04BA2" w:rsidR="0073566E" w:rsidRPr="00A022AD" w:rsidRDefault="00A96C77" w:rsidP="0073566E">
            <w:pPr>
              <w:spacing w:after="0" w:line="240" w:lineRule="auto"/>
              <w:rPr>
                <w:rFonts w:cstheme="minorHAnsi"/>
              </w:rPr>
            </w:pPr>
            <w:hyperlink w:anchor="_Transaction_History_Purge" w:history="1">
              <w:r w:rsidR="0073566E" w:rsidRPr="00BB4923">
                <w:rPr>
                  <w:rStyle w:val="Hyperlink"/>
                  <w:rFonts w:cstheme="minorHAnsi"/>
                </w:rPr>
                <w:t>Transaction History Purge</w:t>
              </w:r>
            </w:hyperlink>
            <w:r w:rsidR="0073566E" w:rsidRPr="00A022AD">
              <w:rPr>
                <w:rFonts w:cstheme="minorHAnsi"/>
              </w:rPr>
              <w:t xml:space="preserve"> </w:t>
            </w:r>
          </w:p>
          <w:p w14:paraId="54C47D06" w14:textId="6C09F45F" w:rsidR="0073566E" w:rsidRPr="00A022AD" w:rsidRDefault="00A96C77" w:rsidP="0073566E">
            <w:pPr>
              <w:spacing w:after="0" w:line="240" w:lineRule="auto"/>
              <w:rPr>
                <w:rFonts w:cstheme="minorHAnsi"/>
              </w:rPr>
            </w:pPr>
            <w:hyperlink w:anchor="_Void_Paperwork_Criteria" w:history="1">
              <w:r w:rsidR="0073566E" w:rsidRPr="00BB4923">
                <w:rPr>
                  <w:rStyle w:val="Hyperlink"/>
                  <w:rFonts w:cstheme="minorHAnsi"/>
                </w:rPr>
                <w:t>Void Paperwork Criteria</w:t>
              </w:r>
            </w:hyperlink>
          </w:p>
          <w:p w14:paraId="10FD3D67" w14:textId="77777777" w:rsidR="0073566E" w:rsidRDefault="00A96C77" w:rsidP="0073566E">
            <w:pPr>
              <w:spacing w:after="0" w:line="240" w:lineRule="auto"/>
              <w:rPr>
                <w:rStyle w:val="Hyperlink"/>
                <w:rFonts w:cstheme="minorHAnsi"/>
              </w:rPr>
            </w:pPr>
            <w:hyperlink w:anchor="_Queue_Timers" w:history="1">
              <w:r w:rsidR="0073566E" w:rsidRPr="00915AAC">
                <w:rPr>
                  <w:rStyle w:val="Hyperlink"/>
                  <w:rFonts w:cstheme="minorHAnsi"/>
                </w:rPr>
                <w:t>Queue Timers</w:t>
              </w:r>
            </w:hyperlink>
          </w:p>
          <w:p w14:paraId="3F260576" w14:textId="1C54DD28" w:rsidR="00FF4849" w:rsidRDefault="00A96C77" w:rsidP="0073566E">
            <w:pPr>
              <w:spacing w:after="0" w:line="240" w:lineRule="auto"/>
              <w:rPr>
                <w:rStyle w:val="Hyperlink"/>
                <w:rFonts w:cstheme="minorHAnsi"/>
              </w:rPr>
            </w:pPr>
            <w:hyperlink w:anchor="_NSWP_Inbound_Process" w:history="1">
              <w:r w:rsidR="00FF4849" w:rsidRPr="00FF4849">
                <w:rPr>
                  <w:rStyle w:val="Hyperlink"/>
                </w:rPr>
                <w:t>NSWP Inbound Process</w:t>
              </w:r>
            </w:hyperlink>
          </w:p>
          <w:p w14:paraId="29141751" w14:textId="77777777" w:rsidR="00FF4849" w:rsidRPr="00A022AD" w:rsidRDefault="00FF4849" w:rsidP="0073566E">
            <w:pPr>
              <w:spacing w:after="0" w:line="240" w:lineRule="auto"/>
              <w:rPr>
                <w:rFonts w:cstheme="minorHAnsi"/>
              </w:rPr>
            </w:pPr>
          </w:p>
          <w:p w14:paraId="5B13B917" w14:textId="77777777" w:rsidR="00C45F99" w:rsidRPr="00A022AD" w:rsidRDefault="00C45F99" w:rsidP="00A7230C">
            <w:pPr>
              <w:spacing w:after="0" w:line="240" w:lineRule="auto"/>
            </w:pPr>
          </w:p>
        </w:tc>
      </w:tr>
    </w:tbl>
    <w:p w14:paraId="78417FD4" w14:textId="6EA97193" w:rsidR="00962244" w:rsidRDefault="00962244"/>
    <w:p w14:paraId="03D1D916" w14:textId="77777777" w:rsidR="00514FCA" w:rsidRDefault="00514FCA">
      <w:pPr>
        <w:spacing w:after="0" w:line="240" w:lineRule="auto"/>
      </w:pPr>
      <w:r>
        <w:br w:type="page"/>
      </w:r>
    </w:p>
    <w:p w14:paraId="2481D837" w14:textId="42528525" w:rsidR="00D2093A" w:rsidRPr="00D2093A" w:rsidRDefault="00D2093A" w:rsidP="00D2093A">
      <w:pPr>
        <w:pStyle w:val="Heading1"/>
        <w:rPr>
          <w:rStyle w:val="Hyperlink"/>
          <w:color w:val="365F91" w:themeColor="accent1" w:themeShade="BF"/>
          <w:u w:val="none"/>
        </w:rPr>
      </w:pPr>
      <w:bookmarkStart w:id="1" w:name="_Introduction"/>
      <w:bookmarkEnd w:id="1"/>
      <w:r w:rsidRPr="00D2093A">
        <w:rPr>
          <w:rStyle w:val="Hyperlink"/>
          <w:color w:val="365F91" w:themeColor="accent1" w:themeShade="BF"/>
          <w:u w:val="none"/>
        </w:rPr>
        <w:lastRenderedPageBreak/>
        <w:t>Introduction</w:t>
      </w:r>
    </w:p>
    <w:p w14:paraId="035A711C" w14:textId="68161DC3" w:rsidR="000F4002" w:rsidRDefault="000F4002" w:rsidP="000F4002">
      <w:r>
        <w:t xml:space="preserve">The objective of this guide is to document the LDB configuration for Tecsys </w:t>
      </w:r>
      <w:r w:rsidR="00B77BF1">
        <w:t xml:space="preserve">KDC </w:t>
      </w:r>
      <w:r>
        <w:t>Warehouse Management System. The key business decisions, configured tables, strategies and impacts of the configuration. This document does not explain the Tecsys system, where is information is provided is to support System Administrator on functionality. To understand Tecsys please read the Tecsys system documentation in system Help or supplied by Tecsys to LDB.</w:t>
      </w:r>
    </w:p>
    <w:p w14:paraId="49F6FED8" w14:textId="77777777" w:rsidR="008963A5" w:rsidRDefault="008963A5" w:rsidP="000F4002"/>
    <w:p w14:paraId="0A7E9078" w14:textId="77777777" w:rsidR="008963A5" w:rsidRDefault="008963A5" w:rsidP="008963A5">
      <w:pPr>
        <w:pStyle w:val="Heading2"/>
        <w:rPr>
          <w:rStyle w:val="Hyperlink"/>
          <w:color w:val="365F91" w:themeColor="accent1" w:themeShade="BF"/>
          <w:u w:val="none"/>
        </w:rPr>
      </w:pPr>
      <w:bookmarkStart w:id="2" w:name="_Target_Audience"/>
      <w:bookmarkEnd w:id="2"/>
      <w:r w:rsidRPr="00D2093A">
        <w:rPr>
          <w:rStyle w:val="Hyperlink"/>
          <w:color w:val="365F91" w:themeColor="accent1" w:themeShade="BF"/>
          <w:u w:val="none"/>
        </w:rPr>
        <w:t>Target Audience</w:t>
      </w:r>
    </w:p>
    <w:p w14:paraId="3479146D" w14:textId="3380B2AF" w:rsidR="008963A5" w:rsidRPr="000F4002" w:rsidRDefault="008963A5" w:rsidP="008963A5">
      <w:r>
        <w:t>The target audience for this document is System Administrators and project staff working on configuring, testing or developing processes for LDB implementation of Tecsys</w:t>
      </w:r>
      <w:r w:rsidR="00B77BF1">
        <w:t xml:space="preserve"> WMS KDC</w:t>
      </w:r>
      <w:r>
        <w:t>.</w:t>
      </w:r>
    </w:p>
    <w:p w14:paraId="4C63CAF8" w14:textId="77777777" w:rsidR="000F4002" w:rsidRDefault="000F4002" w:rsidP="000F4002"/>
    <w:p w14:paraId="0808C090" w14:textId="1D8793D7" w:rsidR="000F4002" w:rsidRDefault="000F4002" w:rsidP="000F4002">
      <w:pPr>
        <w:pStyle w:val="Heading2"/>
        <w:rPr>
          <w:rStyle w:val="Hyperlink"/>
          <w:color w:val="365F91" w:themeColor="accent1" w:themeShade="BF"/>
          <w:u w:val="none"/>
        </w:rPr>
      </w:pPr>
      <w:bookmarkStart w:id="3" w:name="_Configuration_How-To"/>
      <w:bookmarkEnd w:id="3"/>
      <w:r>
        <w:rPr>
          <w:rStyle w:val="Hyperlink"/>
          <w:color w:val="365F91" w:themeColor="accent1" w:themeShade="BF"/>
          <w:u w:val="none"/>
        </w:rPr>
        <w:t>Configuration How-To</w:t>
      </w:r>
    </w:p>
    <w:p w14:paraId="1F855FBC" w14:textId="77777777" w:rsidR="008963A5" w:rsidRDefault="000F4002" w:rsidP="000F4002">
      <w:pPr>
        <w:jc w:val="both"/>
      </w:pPr>
      <w:r>
        <w:t>As explained by Tecsys the system should be configured in a particular order. The table below follow the order that the system was configured by LDB SAs</w:t>
      </w:r>
      <w:r w:rsidR="008963A5">
        <w:t xml:space="preserve"> as recommended</w:t>
      </w:r>
      <w:r>
        <w:t xml:space="preserve">. </w:t>
      </w:r>
    </w:p>
    <w:p w14:paraId="25105330" w14:textId="5AB6761A" w:rsidR="000F4002" w:rsidRDefault="000F4002" w:rsidP="000F4002">
      <w:pPr>
        <w:jc w:val="both"/>
      </w:pPr>
      <w:r>
        <w:t xml:space="preserve">When making changes please observe the order and downstream impact of changes. Note that to remove configuration the reverse order may need to be applied dependent on the functionality and some values may not be removable after transactions in system, please refer to Tecsys documentation for more information. </w:t>
      </w:r>
    </w:p>
    <w:p w14:paraId="4C37F213" w14:textId="77777777" w:rsidR="008A2AD7" w:rsidRDefault="008A2AD7" w:rsidP="000F4002">
      <w:pPr>
        <w:jc w:val="both"/>
      </w:pPr>
    </w:p>
    <w:tbl>
      <w:tblPr>
        <w:tblStyle w:val="LightList"/>
        <w:tblW w:w="0" w:type="auto"/>
        <w:tblLook w:val="04A0" w:firstRow="1" w:lastRow="0" w:firstColumn="1" w:lastColumn="0" w:noHBand="0" w:noVBand="1"/>
      </w:tblPr>
      <w:tblGrid>
        <w:gridCol w:w="1458"/>
        <w:gridCol w:w="3240"/>
        <w:gridCol w:w="6210"/>
      </w:tblGrid>
      <w:tr w:rsidR="002203E2" w:rsidRPr="00586F42" w14:paraId="222F7E2C" w14:textId="65E75D1C" w:rsidTr="00220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8B56480" w14:textId="00699365" w:rsidR="002203E2" w:rsidRPr="00586F42" w:rsidRDefault="002203E2" w:rsidP="00F3265B">
            <w:pPr>
              <w:rPr>
                <w:rStyle w:val="Hyperlink"/>
                <w:color w:val="FFFFFF" w:themeColor="background1"/>
                <w:sz w:val="20"/>
                <w:szCs w:val="20"/>
                <w:u w:val="none"/>
              </w:rPr>
            </w:pPr>
            <w:r w:rsidRPr="00586F42">
              <w:rPr>
                <w:rStyle w:val="Hyperlink"/>
                <w:color w:val="FFFFFF" w:themeColor="background1"/>
                <w:sz w:val="20"/>
                <w:szCs w:val="20"/>
                <w:u w:val="none"/>
              </w:rPr>
              <w:t>Task Sequence</w:t>
            </w:r>
          </w:p>
        </w:tc>
        <w:tc>
          <w:tcPr>
            <w:tcW w:w="3240" w:type="dxa"/>
          </w:tcPr>
          <w:p w14:paraId="01DD4F15" w14:textId="0028FAE2" w:rsidR="002203E2" w:rsidRPr="00586F42" w:rsidRDefault="002203E2" w:rsidP="00F3265B">
            <w:pPr>
              <w:cnfStyle w:val="100000000000" w:firstRow="1" w:lastRow="0" w:firstColumn="0" w:lastColumn="0" w:oddVBand="0" w:evenVBand="0" w:oddHBand="0" w:evenHBand="0" w:firstRowFirstColumn="0" w:firstRowLastColumn="0" w:lastRowFirstColumn="0" w:lastRowLastColumn="0"/>
              <w:rPr>
                <w:rStyle w:val="Hyperlink"/>
                <w:color w:val="FFFFFF" w:themeColor="background1"/>
                <w:sz w:val="20"/>
                <w:szCs w:val="20"/>
                <w:u w:val="none"/>
              </w:rPr>
            </w:pPr>
            <w:r>
              <w:rPr>
                <w:rStyle w:val="Hyperlink"/>
                <w:color w:val="FFFFFF" w:themeColor="background1"/>
                <w:sz w:val="20"/>
                <w:szCs w:val="20"/>
                <w:u w:val="none"/>
              </w:rPr>
              <w:t xml:space="preserve">Configuration </w:t>
            </w:r>
            <w:r w:rsidRPr="00586F42">
              <w:rPr>
                <w:rStyle w:val="Hyperlink"/>
                <w:color w:val="FFFFFF" w:themeColor="background1"/>
                <w:sz w:val="20"/>
                <w:szCs w:val="20"/>
                <w:u w:val="none"/>
              </w:rPr>
              <w:t>Task</w:t>
            </w:r>
          </w:p>
        </w:tc>
        <w:tc>
          <w:tcPr>
            <w:tcW w:w="6210" w:type="dxa"/>
          </w:tcPr>
          <w:p w14:paraId="5B9750CF" w14:textId="77777777" w:rsidR="008963A5" w:rsidRDefault="008963A5" w:rsidP="00F3265B">
            <w:pPr>
              <w:cnfStyle w:val="100000000000" w:firstRow="1" w:lastRow="0" w:firstColumn="0" w:lastColumn="0" w:oddVBand="0" w:evenVBand="0" w:oddHBand="0" w:evenHBand="0" w:firstRowFirstColumn="0" w:firstRowLastColumn="0" w:lastRowFirstColumn="0" w:lastRowLastColumn="0"/>
              <w:rPr>
                <w:rStyle w:val="Hyperlink"/>
                <w:color w:val="FFFFFF" w:themeColor="background1"/>
                <w:sz w:val="20"/>
                <w:szCs w:val="20"/>
                <w:u w:val="none"/>
              </w:rPr>
            </w:pPr>
            <w:r>
              <w:rPr>
                <w:rStyle w:val="Hyperlink"/>
                <w:color w:val="FFFFFF" w:themeColor="background1"/>
                <w:sz w:val="20"/>
                <w:szCs w:val="20"/>
                <w:u w:val="none"/>
              </w:rPr>
              <w:t>Explanation</w:t>
            </w:r>
          </w:p>
          <w:p w14:paraId="77EBDB9A" w14:textId="77777777" w:rsidR="002203E2" w:rsidRPr="008963A5" w:rsidRDefault="002203E2" w:rsidP="00F3265B">
            <w:pPr>
              <w:cnfStyle w:val="100000000000" w:firstRow="1" w:lastRow="0" w:firstColumn="0" w:lastColumn="0" w:oddVBand="0" w:evenVBand="0" w:oddHBand="0" w:evenHBand="0" w:firstRowFirstColumn="0" w:firstRowLastColumn="0" w:lastRowFirstColumn="0" w:lastRowLastColumn="0"/>
            </w:pPr>
          </w:p>
        </w:tc>
      </w:tr>
      <w:tr w:rsidR="002203E2" w:rsidRPr="00586F42" w14:paraId="02D142B7" w14:textId="43ED0E3E"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308118A" w14:textId="5703F183"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10</w:t>
            </w:r>
          </w:p>
        </w:tc>
        <w:tc>
          <w:tcPr>
            <w:tcW w:w="3240" w:type="dxa"/>
          </w:tcPr>
          <w:p w14:paraId="3795A46A" w14:textId="3F2B6E08" w:rsidR="002203E2" w:rsidRPr="00586F4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Sections</w:t>
            </w:r>
          </w:p>
        </w:tc>
        <w:tc>
          <w:tcPr>
            <w:tcW w:w="6210" w:type="dxa"/>
          </w:tcPr>
          <w:p w14:paraId="7848478C" w14:textId="1E18FD68"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Warehouse breakdown for product pick</w:t>
            </w:r>
          </w:p>
        </w:tc>
      </w:tr>
      <w:tr w:rsidR="002203E2" w:rsidRPr="00586F42" w14:paraId="45ADAED1" w14:textId="5852EAD8" w:rsidTr="002203E2">
        <w:tc>
          <w:tcPr>
            <w:cnfStyle w:val="001000000000" w:firstRow="0" w:lastRow="0" w:firstColumn="1" w:lastColumn="0" w:oddVBand="0" w:evenVBand="0" w:oddHBand="0" w:evenHBand="0" w:firstRowFirstColumn="0" w:firstRowLastColumn="0" w:lastRowFirstColumn="0" w:lastRowLastColumn="0"/>
            <w:tcW w:w="1458" w:type="dxa"/>
          </w:tcPr>
          <w:p w14:paraId="231D8C48" w14:textId="5CB517F7"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20</w:t>
            </w:r>
          </w:p>
        </w:tc>
        <w:tc>
          <w:tcPr>
            <w:tcW w:w="3240" w:type="dxa"/>
          </w:tcPr>
          <w:p w14:paraId="3F9B58E2" w14:textId="25EAE3A1" w:rsidR="002203E2" w:rsidRPr="00586F4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Warehouse Searches</w:t>
            </w:r>
          </w:p>
        </w:tc>
        <w:tc>
          <w:tcPr>
            <w:tcW w:w="6210" w:type="dxa"/>
          </w:tcPr>
          <w:p w14:paraId="0008445A" w14:textId="3499C2DA"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How system search for product to fulfill a task (pick or replenishment)</w:t>
            </w:r>
          </w:p>
        </w:tc>
      </w:tr>
      <w:tr w:rsidR="002203E2" w:rsidRPr="00586F42" w14:paraId="388FB4BB" w14:textId="40F31FF3"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C478524" w14:textId="2A654A8E"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30</w:t>
            </w:r>
          </w:p>
        </w:tc>
        <w:tc>
          <w:tcPr>
            <w:tcW w:w="3240" w:type="dxa"/>
          </w:tcPr>
          <w:p w14:paraId="0ECBB948" w14:textId="77F8FC10" w:rsidR="002203E2" w:rsidRPr="00586F4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Hold Codes</w:t>
            </w:r>
          </w:p>
        </w:tc>
        <w:tc>
          <w:tcPr>
            <w:tcW w:w="6210" w:type="dxa"/>
          </w:tcPr>
          <w:p w14:paraId="4A1D961A" w14:textId="77DFD9E0"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Codes that make product or location unavailable</w:t>
            </w:r>
          </w:p>
        </w:tc>
      </w:tr>
      <w:tr w:rsidR="002203E2" w:rsidRPr="00586F42" w14:paraId="752CE785" w14:textId="33A8F7D1" w:rsidTr="002203E2">
        <w:tc>
          <w:tcPr>
            <w:cnfStyle w:val="001000000000" w:firstRow="0" w:lastRow="0" w:firstColumn="1" w:lastColumn="0" w:oddVBand="0" w:evenVBand="0" w:oddHBand="0" w:evenHBand="0" w:firstRowFirstColumn="0" w:firstRowLastColumn="0" w:lastRowFirstColumn="0" w:lastRowLastColumn="0"/>
            <w:tcW w:w="1458" w:type="dxa"/>
          </w:tcPr>
          <w:p w14:paraId="02304045" w14:textId="0AE9EBAD"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40</w:t>
            </w:r>
          </w:p>
        </w:tc>
        <w:tc>
          <w:tcPr>
            <w:tcW w:w="3240" w:type="dxa"/>
          </w:tcPr>
          <w:p w14:paraId="101E4AEC" w14:textId="7D95D428" w:rsidR="002203E2" w:rsidRPr="00586F4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Reason Codes</w:t>
            </w:r>
          </w:p>
        </w:tc>
        <w:tc>
          <w:tcPr>
            <w:tcW w:w="6210" w:type="dxa"/>
          </w:tcPr>
          <w:p w14:paraId="7437D1DB" w14:textId="1CF42225"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Explanation of why hold were applied/removed or justification for an inventory adjustment</w:t>
            </w:r>
          </w:p>
        </w:tc>
      </w:tr>
      <w:tr w:rsidR="002203E2" w:rsidRPr="00586F42" w14:paraId="77852853" w14:textId="12F154BB"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56BADB77" w14:textId="4B030744"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50</w:t>
            </w:r>
          </w:p>
        </w:tc>
        <w:tc>
          <w:tcPr>
            <w:tcW w:w="3240" w:type="dxa"/>
          </w:tcPr>
          <w:p w14:paraId="598251B3" w14:textId="64892D25" w:rsidR="002203E2" w:rsidRPr="00586F4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Default Freight Terms</w:t>
            </w:r>
          </w:p>
        </w:tc>
        <w:tc>
          <w:tcPr>
            <w:tcW w:w="6210" w:type="dxa"/>
          </w:tcPr>
          <w:p w14:paraId="4F4C42A7" w14:textId="5CCEA7C0"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Not in use at LDB, will not be configured</w:t>
            </w:r>
          </w:p>
        </w:tc>
      </w:tr>
      <w:tr w:rsidR="002203E2" w:rsidRPr="00586F42" w14:paraId="4DDCB0AC" w14:textId="630D64D8" w:rsidTr="002203E2">
        <w:tc>
          <w:tcPr>
            <w:cnfStyle w:val="001000000000" w:firstRow="0" w:lastRow="0" w:firstColumn="1" w:lastColumn="0" w:oddVBand="0" w:evenVBand="0" w:oddHBand="0" w:evenHBand="0" w:firstRowFirstColumn="0" w:firstRowLastColumn="0" w:lastRowFirstColumn="0" w:lastRowLastColumn="0"/>
            <w:tcW w:w="1458" w:type="dxa"/>
          </w:tcPr>
          <w:p w14:paraId="5E8183F0" w14:textId="4E3A971D"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60</w:t>
            </w:r>
          </w:p>
        </w:tc>
        <w:tc>
          <w:tcPr>
            <w:tcW w:w="3240" w:type="dxa"/>
          </w:tcPr>
          <w:p w14:paraId="29AF870C" w14:textId="77D2941E" w:rsidR="002203E2" w:rsidRPr="00586F4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Container types</w:t>
            </w:r>
          </w:p>
        </w:tc>
        <w:tc>
          <w:tcPr>
            <w:tcW w:w="6210" w:type="dxa"/>
          </w:tcPr>
          <w:p w14:paraId="13E29441" w14:textId="7F06676F"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 xml:space="preserve">Definition of pallets, boxes, </w:t>
            </w:r>
            <w:proofErr w:type="spellStart"/>
            <w:r>
              <w:rPr>
                <w:rStyle w:val="Hyperlink"/>
                <w:color w:val="auto"/>
                <w:sz w:val="20"/>
                <w:szCs w:val="20"/>
                <w:u w:val="none"/>
              </w:rPr>
              <w:t>etc</w:t>
            </w:r>
            <w:proofErr w:type="spellEnd"/>
          </w:p>
        </w:tc>
      </w:tr>
      <w:tr w:rsidR="002203E2" w:rsidRPr="00586F42" w14:paraId="1FDF582E" w14:textId="6DEDE6B5"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672A41B" w14:textId="38C42474"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70</w:t>
            </w:r>
          </w:p>
        </w:tc>
        <w:tc>
          <w:tcPr>
            <w:tcW w:w="3240" w:type="dxa"/>
          </w:tcPr>
          <w:p w14:paraId="170E6FAF" w14:textId="462E4324" w:rsidR="002203E2" w:rsidRPr="00586F4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Container Selection Codes</w:t>
            </w:r>
          </w:p>
        </w:tc>
        <w:tc>
          <w:tcPr>
            <w:tcW w:w="6210" w:type="dxa"/>
          </w:tcPr>
          <w:p w14:paraId="5AB8B12D" w14:textId="33BB02BD"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When different types of containers are used</w:t>
            </w:r>
          </w:p>
        </w:tc>
      </w:tr>
      <w:tr w:rsidR="002203E2" w:rsidRPr="00586F42" w14:paraId="27250841" w14:textId="2AFD5609" w:rsidTr="002203E2">
        <w:tc>
          <w:tcPr>
            <w:cnfStyle w:val="001000000000" w:firstRow="0" w:lastRow="0" w:firstColumn="1" w:lastColumn="0" w:oddVBand="0" w:evenVBand="0" w:oddHBand="0" w:evenHBand="0" w:firstRowFirstColumn="0" w:firstRowLastColumn="0" w:lastRowFirstColumn="0" w:lastRowLastColumn="0"/>
            <w:tcW w:w="1458" w:type="dxa"/>
          </w:tcPr>
          <w:p w14:paraId="64690E84" w14:textId="57B745B7"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80</w:t>
            </w:r>
          </w:p>
        </w:tc>
        <w:tc>
          <w:tcPr>
            <w:tcW w:w="3240" w:type="dxa"/>
          </w:tcPr>
          <w:p w14:paraId="2D5EC129" w14:textId="4F7B3F0A" w:rsidR="002203E2" w:rsidRPr="00586F4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Mobile Equipment</w:t>
            </w:r>
          </w:p>
        </w:tc>
        <w:tc>
          <w:tcPr>
            <w:tcW w:w="6210" w:type="dxa"/>
          </w:tcPr>
          <w:p w14:paraId="53DA73BC" w14:textId="1FB5FC96" w:rsidR="002203E2" w:rsidRDefault="002203E2" w:rsidP="000A64ED">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Definition of equipment such as pallet jack, reach truc</w:t>
            </w:r>
            <w:r w:rsidR="000A64ED">
              <w:rPr>
                <w:rStyle w:val="Hyperlink"/>
                <w:color w:val="auto"/>
                <w:sz w:val="20"/>
                <w:szCs w:val="20"/>
                <w:u w:val="none"/>
              </w:rPr>
              <w:t>k</w:t>
            </w:r>
            <w:r>
              <w:rPr>
                <w:rStyle w:val="Hyperlink"/>
                <w:color w:val="auto"/>
                <w:sz w:val="20"/>
                <w:szCs w:val="20"/>
                <w:u w:val="none"/>
              </w:rPr>
              <w:t xml:space="preserve">, </w:t>
            </w:r>
            <w:proofErr w:type="spellStart"/>
            <w:r>
              <w:rPr>
                <w:rStyle w:val="Hyperlink"/>
                <w:color w:val="auto"/>
                <w:sz w:val="20"/>
                <w:szCs w:val="20"/>
                <w:u w:val="none"/>
              </w:rPr>
              <w:t>etc</w:t>
            </w:r>
            <w:proofErr w:type="spellEnd"/>
            <w:r>
              <w:rPr>
                <w:rStyle w:val="Hyperlink"/>
                <w:color w:val="auto"/>
                <w:sz w:val="20"/>
                <w:szCs w:val="20"/>
                <w:u w:val="none"/>
              </w:rPr>
              <w:t xml:space="preserve"> Some times also used to control access as users must be logged into  equipment to do certain tasks</w:t>
            </w:r>
          </w:p>
        </w:tc>
      </w:tr>
      <w:tr w:rsidR="002203E2" w:rsidRPr="00586F42" w14:paraId="5959E3C1" w14:textId="77777777"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3A0FE09" w14:textId="595A5A61" w:rsidR="002203E2" w:rsidRDefault="002203E2" w:rsidP="00F3265B">
            <w:pPr>
              <w:rPr>
                <w:rStyle w:val="Hyperlink"/>
                <w:b w:val="0"/>
                <w:color w:val="auto"/>
                <w:sz w:val="20"/>
                <w:szCs w:val="20"/>
                <w:u w:val="none"/>
              </w:rPr>
            </w:pPr>
            <w:r>
              <w:rPr>
                <w:rStyle w:val="Hyperlink"/>
                <w:b w:val="0"/>
                <w:color w:val="auto"/>
                <w:sz w:val="20"/>
                <w:szCs w:val="20"/>
                <w:u w:val="none"/>
              </w:rPr>
              <w:t>85</w:t>
            </w:r>
          </w:p>
        </w:tc>
        <w:tc>
          <w:tcPr>
            <w:tcW w:w="3240" w:type="dxa"/>
          </w:tcPr>
          <w:p w14:paraId="723E6CE4" w14:textId="7A4A1A2B"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Zones</w:t>
            </w:r>
          </w:p>
        </w:tc>
        <w:tc>
          <w:tcPr>
            <w:tcW w:w="6210" w:type="dxa"/>
          </w:tcPr>
          <w:p w14:paraId="5FE46DEC" w14:textId="00D247CC"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Warehouse breakdown for put away/ store of product</w:t>
            </w:r>
          </w:p>
        </w:tc>
      </w:tr>
      <w:tr w:rsidR="002203E2" w:rsidRPr="00586F42" w14:paraId="6A04318D" w14:textId="5DC344C0" w:rsidTr="002203E2">
        <w:tc>
          <w:tcPr>
            <w:cnfStyle w:val="001000000000" w:firstRow="0" w:lastRow="0" w:firstColumn="1" w:lastColumn="0" w:oddVBand="0" w:evenVBand="0" w:oddHBand="0" w:evenHBand="0" w:firstRowFirstColumn="0" w:firstRowLastColumn="0" w:lastRowFirstColumn="0" w:lastRowLastColumn="0"/>
            <w:tcW w:w="1458" w:type="dxa"/>
          </w:tcPr>
          <w:p w14:paraId="52BA6E98" w14:textId="2CFA5393"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90</w:t>
            </w:r>
          </w:p>
        </w:tc>
        <w:tc>
          <w:tcPr>
            <w:tcW w:w="3240" w:type="dxa"/>
          </w:tcPr>
          <w:p w14:paraId="553193E9" w14:textId="284739A5" w:rsidR="002203E2" w:rsidRPr="00586F4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Routes and Route Points</w:t>
            </w:r>
          </w:p>
        </w:tc>
        <w:tc>
          <w:tcPr>
            <w:tcW w:w="6210" w:type="dxa"/>
          </w:tcPr>
          <w:p w14:paraId="27316AAB" w14:textId="38715E74"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Internal routing path within the warehouse for put away, replenishment and pick</w:t>
            </w:r>
          </w:p>
        </w:tc>
      </w:tr>
      <w:tr w:rsidR="002203E2" w:rsidRPr="00586F42" w14:paraId="5C945572" w14:textId="14B75401"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DEDDB3E" w14:textId="1A64FCEE"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100</w:t>
            </w:r>
          </w:p>
        </w:tc>
        <w:tc>
          <w:tcPr>
            <w:tcW w:w="3240" w:type="dxa"/>
          </w:tcPr>
          <w:p w14:paraId="6900BE60" w14:textId="292FC28C" w:rsidR="002203E2" w:rsidRPr="00586F4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Areas</w:t>
            </w:r>
          </w:p>
        </w:tc>
        <w:tc>
          <w:tcPr>
            <w:tcW w:w="6210" w:type="dxa"/>
          </w:tcPr>
          <w:p w14:paraId="581E6BA0" w14:textId="460C01C6"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Warehouse breakdown for how people work</w:t>
            </w:r>
          </w:p>
        </w:tc>
      </w:tr>
      <w:tr w:rsidR="002203E2" w:rsidRPr="00586F42" w14:paraId="428CD3DE" w14:textId="1323AE1D" w:rsidTr="002203E2">
        <w:tc>
          <w:tcPr>
            <w:cnfStyle w:val="001000000000" w:firstRow="0" w:lastRow="0" w:firstColumn="1" w:lastColumn="0" w:oddVBand="0" w:evenVBand="0" w:oddHBand="0" w:evenHBand="0" w:firstRowFirstColumn="0" w:firstRowLastColumn="0" w:lastRowFirstColumn="0" w:lastRowLastColumn="0"/>
            <w:tcW w:w="1458" w:type="dxa"/>
          </w:tcPr>
          <w:p w14:paraId="419ED7D2" w14:textId="2F47F7BA"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110</w:t>
            </w:r>
          </w:p>
        </w:tc>
        <w:tc>
          <w:tcPr>
            <w:tcW w:w="3240" w:type="dxa"/>
          </w:tcPr>
          <w:p w14:paraId="05CA723A" w14:textId="403415A9" w:rsidR="002203E2" w:rsidRPr="00586F4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Carriers</w:t>
            </w:r>
          </w:p>
        </w:tc>
        <w:tc>
          <w:tcPr>
            <w:tcW w:w="6210" w:type="dxa"/>
          </w:tcPr>
          <w:p w14:paraId="5ADB381E" w14:textId="77777777"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p>
        </w:tc>
      </w:tr>
      <w:tr w:rsidR="002203E2" w:rsidRPr="00586F42" w14:paraId="5BD8E2BB" w14:textId="412782E5"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FA8B95A" w14:textId="76F7560F"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120</w:t>
            </w:r>
          </w:p>
        </w:tc>
        <w:tc>
          <w:tcPr>
            <w:tcW w:w="3240" w:type="dxa"/>
          </w:tcPr>
          <w:p w14:paraId="76DB7308" w14:textId="7EE55D2A" w:rsidR="002203E2" w:rsidRPr="00586F4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Carrier Service</w:t>
            </w:r>
          </w:p>
        </w:tc>
        <w:tc>
          <w:tcPr>
            <w:tcW w:w="6210" w:type="dxa"/>
          </w:tcPr>
          <w:p w14:paraId="23D55B71" w14:textId="77777777"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p>
        </w:tc>
      </w:tr>
      <w:tr w:rsidR="002203E2" w:rsidRPr="00586F42" w14:paraId="0328A8C7" w14:textId="3FB65ACD" w:rsidTr="002203E2">
        <w:tc>
          <w:tcPr>
            <w:cnfStyle w:val="001000000000" w:firstRow="0" w:lastRow="0" w:firstColumn="1" w:lastColumn="0" w:oddVBand="0" w:evenVBand="0" w:oddHBand="0" w:evenHBand="0" w:firstRowFirstColumn="0" w:firstRowLastColumn="0" w:lastRowFirstColumn="0" w:lastRowLastColumn="0"/>
            <w:tcW w:w="1458" w:type="dxa"/>
          </w:tcPr>
          <w:p w14:paraId="2A7EFE45" w14:textId="09AD8632"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130</w:t>
            </w:r>
          </w:p>
        </w:tc>
        <w:tc>
          <w:tcPr>
            <w:tcW w:w="3240" w:type="dxa"/>
          </w:tcPr>
          <w:p w14:paraId="64ED6AD7" w14:textId="4BE3D814" w:rsidR="002203E2" w:rsidRPr="00586F4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Locations</w:t>
            </w:r>
          </w:p>
        </w:tc>
        <w:tc>
          <w:tcPr>
            <w:tcW w:w="6210" w:type="dxa"/>
          </w:tcPr>
          <w:p w14:paraId="51C652FF" w14:textId="40FB8926"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Rack and floor locations that can hold product and are tracked in system</w:t>
            </w:r>
          </w:p>
        </w:tc>
      </w:tr>
      <w:tr w:rsidR="002203E2" w:rsidRPr="00586F42" w14:paraId="748C4877" w14:textId="68C878E7"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6E25EB2" w14:textId="6101F2AB"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140</w:t>
            </w:r>
          </w:p>
        </w:tc>
        <w:tc>
          <w:tcPr>
            <w:tcW w:w="3240" w:type="dxa"/>
          </w:tcPr>
          <w:p w14:paraId="6557CE25" w14:textId="2815156E" w:rsidR="002203E2" w:rsidRPr="00586F4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Storage Rules</w:t>
            </w:r>
          </w:p>
        </w:tc>
        <w:tc>
          <w:tcPr>
            <w:tcW w:w="6210" w:type="dxa"/>
          </w:tcPr>
          <w:p w14:paraId="6DD32855" w14:textId="26514085"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Rules on how zones are used to put away products</w:t>
            </w:r>
          </w:p>
        </w:tc>
      </w:tr>
      <w:tr w:rsidR="002203E2" w:rsidRPr="00586F42" w14:paraId="2C0F8770" w14:textId="2E4E9CA4" w:rsidTr="002203E2">
        <w:tc>
          <w:tcPr>
            <w:cnfStyle w:val="001000000000" w:firstRow="0" w:lastRow="0" w:firstColumn="1" w:lastColumn="0" w:oddVBand="0" w:evenVBand="0" w:oddHBand="0" w:evenHBand="0" w:firstRowFirstColumn="0" w:firstRowLastColumn="0" w:lastRowFirstColumn="0" w:lastRowLastColumn="0"/>
            <w:tcW w:w="1458" w:type="dxa"/>
          </w:tcPr>
          <w:p w14:paraId="44C4F411" w14:textId="22C78767"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150</w:t>
            </w:r>
          </w:p>
        </w:tc>
        <w:tc>
          <w:tcPr>
            <w:tcW w:w="3240" w:type="dxa"/>
          </w:tcPr>
          <w:p w14:paraId="52D40D50" w14:textId="6D8F2897" w:rsidR="002203E2" w:rsidRPr="00586F4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Stations</w:t>
            </w:r>
          </w:p>
        </w:tc>
        <w:tc>
          <w:tcPr>
            <w:tcW w:w="6210" w:type="dxa"/>
          </w:tcPr>
          <w:p w14:paraId="18DBFEE5" w14:textId="77777777"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p>
        </w:tc>
      </w:tr>
      <w:tr w:rsidR="002203E2" w:rsidRPr="00586F42" w14:paraId="559D1C33" w14:textId="2DFF6AE9"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ACB9134" w14:textId="5BA248DE"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160</w:t>
            </w:r>
          </w:p>
        </w:tc>
        <w:tc>
          <w:tcPr>
            <w:tcW w:w="3240" w:type="dxa"/>
          </w:tcPr>
          <w:p w14:paraId="1E8E569A" w14:textId="3B41FCE1" w:rsidR="002203E2" w:rsidRPr="00586F4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Warehouse Options</w:t>
            </w:r>
          </w:p>
        </w:tc>
        <w:tc>
          <w:tcPr>
            <w:tcW w:w="6210" w:type="dxa"/>
          </w:tcPr>
          <w:p w14:paraId="3AB54B6E" w14:textId="1624FDD2"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General system configurations</w:t>
            </w:r>
          </w:p>
        </w:tc>
      </w:tr>
      <w:tr w:rsidR="002203E2" w:rsidRPr="00586F42" w14:paraId="211DF45A" w14:textId="5CA92967" w:rsidTr="002203E2">
        <w:tc>
          <w:tcPr>
            <w:cnfStyle w:val="001000000000" w:firstRow="0" w:lastRow="0" w:firstColumn="1" w:lastColumn="0" w:oddVBand="0" w:evenVBand="0" w:oddHBand="0" w:evenHBand="0" w:firstRowFirstColumn="0" w:firstRowLastColumn="0" w:lastRowFirstColumn="0" w:lastRowLastColumn="0"/>
            <w:tcW w:w="1458" w:type="dxa"/>
          </w:tcPr>
          <w:p w14:paraId="074FAA98" w14:textId="7BD24D4D"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170</w:t>
            </w:r>
          </w:p>
        </w:tc>
        <w:tc>
          <w:tcPr>
            <w:tcW w:w="3240" w:type="dxa"/>
          </w:tcPr>
          <w:p w14:paraId="1650496F" w14:textId="65D5198C" w:rsidR="002203E2" w:rsidRPr="00586F4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Data ID Generation</w:t>
            </w:r>
          </w:p>
        </w:tc>
        <w:tc>
          <w:tcPr>
            <w:tcW w:w="6210" w:type="dxa"/>
          </w:tcPr>
          <w:p w14:paraId="60A64449" w14:textId="55A824C2"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How system ID are names and initiation sequence</w:t>
            </w:r>
          </w:p>
        </w:tc>
      </w:tr>
      <w:tr w:rsidR="002203E2" w:rsidRPr="00586F42" w14:paraId="26507EC0" w14:textId="0F99CE81"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533F00C" w14:textId="4DEC8F50"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180</w:t>
            </w:r>
          </w:p>
        </w:tc>
        <w:tc>
          <w:tcPr>
            <w:tcW w:w="3240" w:type="dxa"/>
          </w:tcPr>
          <w:p w14:paraId="048CBD8D" w14:textId="4085BDF4" w:rsidR="002203E2" w:rsidRPr="00586F4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Transaction History Purge</w:t>
            </w:r>
          </w:p>
        </w:tc>
        <w:tc>
          <w:tcPr>
            <w:tcW w:w="6210" w:type="dxa"/>
          </w:tcPr>
          <w:p w14:paraId="1A93F711" w14:textId="3077FC65"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How long specific transactions/ activities are kept in system before automated purge</w:t>
            </w:r>
          </w:p>
        </w:tc>
      </w:tr>
      <w:tr w:rsidR="002203E2" w:rsidRPr="00586F42" w14:paraId="24A8EB03" w14:textId="76D8EE36" w:rsidTr="002203E2">
        <w:tc>
          <w:tcPr>
            <w:cnfStyle w:val="001000000000" w:firstRow="0" w:lastRow="0" w:firstColumn="1" w:lastColumn="0" w:oddVBand="0" w:evenVBand="0" w:oddHBand="0" w:evenHBand="0" w:firstRowFirstColumn="0" w:firstRowLastColumn="0" w:lastRowFirstColumn="0" w:lastRowLastColumn="0"/>
            <w:tcW w:w="1458" w:type="dxa"/>
          </w:tcPr>
          <w:p w14:paraId="791B4BE3" w14:textId="0742D226"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190</w:t>
            </w:r>
          </w:p>
        </w:tc>
        <w:tc>
          <w:tcPr>
            <w:tcW w:w="3240" w:type="dxa"/>
          </w:tcPr>
          <w:p w14:paraId="273B2FE3" w14:textId="373D2A1F" w:rsidR="002203E2" w:rsidRPr="00586F4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Shipment Definitions</w:t>
            </w:r>
          </w:p>
        </w:tc>
        <w:tc>
          <w:tcPr>
            <w:tcW w:w="6210" w:type="dxa"/>
          </w:tcPr>
          <w:p w14:paraId="7B37747E" w14:textId="77777777"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p>
        </w:tc>
      </w:tr>
      <w:tr w:rsidR="002203E2" w:rsidRPr="00586F42" w14:paraId="003E912C" w14:textId="74AC75ED"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F4C99DE" w14:textId="2984A65E" w:rsidR="002203E2" w:rsidRPr="00586F42" w:rsidRDefault="002203E2" w:rsidP="00F3265B">
            <w:pPr>
              <w:rPr>
                <w:rStyle w:val="Hyperlink"/>
                <w:b w:val="0"/>
                <w:color w:val="auto"/>
                <w:sz w:val="20"/>
                <w:szCs w:val="20"/>
                <w:u w:val="none"/>
              </w:rPr>
            </w:pPr>
            <w:r w:rsidRPr="00586F42">
              <w:rPr>
                <w:rStyle w:val="Hyperlink"/>
                <w:b w:val="0"/>
                <w:color w:val="auto"/>
                <w:sz w:val="20"/>
                <w:szCs w:val="20"/>
                <w:u w:val="none"/>
              </w:rPr>
              <w:t>200</w:t>
            </w:r>
          </w:p>
        </w:tc>
        <w:tc>
          <w:tcPr>
            <w:tcW w:w="3240" w:type="dxa"/>
          </w:tcPr>
          <w:p w14:paraId="38B7DA4D" w14:textId="4ACD0B73" w:rsidR="002203E2" w:rsidRPr="00586F4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WMS Users</w:t>
            </w:r>
          </w:p>
        </w:tc>
        <w:tc>
          <w:tcPr>
            <w:tcW w:w="6210" w:type="dxa"/>
          </w:tcPr>
          <w:p w14:paraId="1734F485" w14:textId="77777777"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p>
        </w:tc>
      </w:tr>
      <w:tr w:rsidR="002203E2" w:rsidRPr="00586F42" w14:paraId="396EBE66" w14:textId="329F5EFF" w:rsidTr="002203E2">
        <w:tc>
          <w:tcPr>
            <w:cnfStyle w:val="001000000000" w:firstRow="0" w:lastRow="0" w:firstColumn="1" w:lastColumn="0" w:oddVBand="0" w:evenVBand="0" w:oddHBand="0" w:evenHBand="0" w:firstRowFirstColumn="0" w:firstRowLastColumn="0" w:lastRowFirstColumn="0" w:lastRowLastColumn="0"/>
            <w:tcW w:w="1458" w:type="dxa"/>
          </w:tcPr>
          <w:p w14:paraId="3CDCE5E6" w14:textId="07F3B9C5" w:rsidR="002203E2" w:rsidRPr="000A64ED" w:rsidRDefault="002203E2" w:rsidP="00F3265B">
            <w:pPr>
              <w:rPr>
                <w:rStyle w:val="Hyperlink"/>
                <w:b w:val="0"/>
                <w:color w:val="auto"/>
                <w:sz w:val="20"/>
                <w:szCs w:val="20"/>
                <w:u w:val="none"/>
              </w:rPr>
            </w:pPr>
            <w:r w:rsidRPr="000A64ED">
              <w:rPr>
                <w:rStyle w:val="Hyperlink"/>
                <w:b w:val="0"/>
                <w:color w:val="auto"/>
                <w:sz w:val="20"/>
                <w:szCs w:val="20"/>
                <w:u w:val="none"/>
              </w:rPr>
              <w:t>210</w:t>
            </w:r>
          </w:p>
        </w:tc>
        <w:tc>
          <w:tcPr>
            <w:tcW w:w="3240" w:type="dxa"/>
          </w:tcPr>
          <w:p w14:paraId="016C791B" w14:textId="30BFD7F8"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Void paperwork Criteria</w:t>
            </w:r>
          </w:p>
        </w:tc>
        <w:tc>
          <w:tcPr>
            <w:tcW w:w="6210" w:type="dxa"/>
          </w:tcPr>
          <w:p w14:paraId="270C1A62" w14:textId="77777777"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p>
        </w:tc>
      </w:tr>
      <w:tr w:rsidR="002203E2" w:rsidRPr="00586F42" w14:paraId="1730ED04" w14:textId="2C2F1C61"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04947F4" w14:textId="2CC7E70B" w:rsidR="002203E2" w:rsidRPr="000A64ED" w:rsidRDefault="002203E2" w:rsidP="00F3265B">
            <w:pPr>
              <w:rPr>
                <w:rStyle w:val="Hyperlink"/>
                <w:b w:val="0"/>
                <w:color w:val="auto"/>
                <w:sz w:val="20"/>
                <w:szCs w:val="20"/>
                <w:u w:val="none"/>
              </w:rPr>
            </w:pPr>
            <w:r w:rsidRPr="000A64ED">
              <w:rPr>
                <w:rStyle w:val="Hyperlink"/>
                <w:b w:val="0"/>
                <w:color w:val="auto"/>
                <w:sz w:val="20"/>
                <w:szCs w:val="20"/>
                <w:u w:val="none"/>
              </w:rPr>
              <w:t>220</w:t>
            </w:r>
          </w:p>
        </w:tc>
        <w:tc>
          <w:tcPr>
            <w:tcW w:w="3240" w:type="dxa"/>
          </w:tcPr>
          <w:p w14:paraId="165A09A6" w14:textId="19F395A0"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Station Devices/ Printers</w:t>
            </w:r>
          </w:p>
        </w:tc>
        <w:tc>
          <w:tcPr>
            <w:tcW w:w="6210" w:type="dxa"/>
          </w:tcPr>
          <w:p w14:paraId="2660912D" w14:textId="77777777"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p>
        </w:tc>
      </w:tr>
      <w:tr w:rsidR="002203E2" w:rsidRPr="00586F42" w14:paraId="5DEA5D78" w14:textId="3FAC6CAB" w:rsidTr="002203E2">
        <w:tc>
          <w:tcPr>
            <w:cnfStyle w:val="001000000000" w:firstRow="0" w:lastRow="0" w:firstColumn="1" w:lastColumn="0" w:oddVBand="0" w:evenVBand="0" w:oddHBand="0" w:evenHBand="0" w:firstRowFirstColumn="0" w:firstRowLastColumn="0" w:lastRowFirstColumn="0" w:lastRowLastColumn="0"/>
            <w:tcW w:w="1458" w:type="dxa"/>
          </w:tcPr>
          <w:p w14:paraId="7A7E9EC7" w14:textId="0BF7691E" w:rsidR="002203E2" w:rsidRPr="000A64ED" w:rsidRDefault="002203E2" w:rsidP="00F3265B">
            <w:pPr>
              <w:rPr>
                <w:rStyle w:val="Hyperlink"/>
                <w:b w:val="0"/>
                <w:color w:val="auto"/>
                <w:sz w:val="20"/>
                <w:szCs w:val="20"/>
                <w:u w:val="none"/>
              </w:rPr>
            </w:pPr>
            <w:r w:rsidRPr="000A64ED">
              <w:rPr>
                <w:rStyle w:val="Hyperlink"/>
                <w:b w:val="0"/>
                <w:color w:val="auto"/>
                <w:sz w:val="20"/>
                <w:szCs w:val="20"/>
                <w:u w:val="none"/>
              </w:rPr>
              <w:lastRenderedPageBreak/>
              <w:t>230</w:t>
            </w:r>
          </w:p>
        </w:tc>
        <w:tc>
          <w:tcPr>
            <w:tcW w:w="3240" w:type="dxa"/>
          </w:tcPr>
          <w:p w14:paraId="669E31D3" w14:textId="2A0B98D9"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Label Format Definitions</w:t>
            </w:r>
          </w:p>
        </w:tc>
        <w:tc>
          <w:tcPr>
            <w:tcW w:w="6210" w:type="dxa"/>
          </w:tcPr>
          <w:p w14:paraId="54D1B85B" w14:textId="77777777"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p>
        </w:tc>
      </w:tr>
      <w:tr w:rsidR="002203E2" w:rsidRPr="00586F42" w14:paraId="5FEC5131" w14:textId="3FB9FFE5"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E19989B" w14:textId="2D884864" w:rsidR="002203E2" w:rsidRPr="000A64ED" w:rsidRDefault="002203E2" w:rsidP="00F3265B">
            <w:pPr>
              <w:rPr>
                <w:rStyle w:val="Hyperlink"/>
                <w:b w:val="0"/>
                <w:color w:val="auto"/>
                <w:sz w:val="20"/>
                <w:szCs w:val="20"/>
                <w:u w:val="none"/>
              </w:rPr>
            </w:pPr>
            <w:r w:rsidRPr="000A64ED">
              <w:rPr>
                <w:rStyle w:val="Hyperlink"/>
                <w:b w:val="0"/>
                <w:color w:val="auto"/>
                <w:sz w:val="20"/>
                <w:szCs w:val="20"/>
                <w:u w:val="none"/>
              </w:rPr>
              <w:t>240</w:t>
            </w:r>
          </w:p>
        </w:tc>
        <w:tc>
          <w:tcPr>
            <w:tcW w:w="3240" w:type="dxa"/>
          </w:tcPr>
          <w:p w14:paraId="770041E1" w14:textId="2CB80103"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Document Format Definitions</w:t>
            </w:r>
          </w:p>
        </w:tc>
        <w:tc>
          <w:tcPr>
            <w:tcW w:w="6210" w:type="dxa"/>
          </w:tcPr>
          <w:p w14:paraId="5D9AC257" w14:textId="77777777"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p>
        </w:tc>
      </w:tr>
      <w:tr w:rsidR="002203E2" w:rsidRPr="00586F42" w14:paraId="027F22AC" w14:textId="4940A220" w:rsidTr="002203E2">
        <w:tc>
          <w:tcPr>
            <w:cnfStyle w:val="001000000000" w:firstRow="0" w:lastRow="0" w:firstColumn="1" w:lastColumn="0" w:oddVBand="0" w:evenVBand="0" w:oddHBand="0" w:evenHBand="0" w:firstRowFirstColumn="0" w:firstRowLastColumn="0" w:lastRowFirstColumn="0" w:lastRowLastColumn="0"/>
            <w:tcW w:w="1458" w:type="dxa"/>
          </w:tcPr>
          <w:p w14:paraId="4A9CCE48" w14:textId="604DE969" w:rsidR="002203E2" w:rsidRPr="000A64ED" w:rsidRDefault="002203E2" w:rsidP="00F3265B">
            <w:pPr>
              <w:rPr>
                <w:rStyle w:val="Hyperlink"/>
                <w:b w:val="0"/>
                <w:color w:val="auto"/>
                <w:sz w:val="20"/>
                <w:szCs w:val="20"/>
                <w:u w:val="none"/>
              </w:rPr>
            </w:pPr>
            <w:r w:rsidRPr="000A64ED">
              <w:rPr>
                <w:rStyle w:val="Hyperlink"/>
                <w:b w:val="0"/>
                <w:color w:val="auto"/>
                <w:sz w:val="20"/>
                <w:szCs w:val="20"/>
                <w:u w:val="none"/>
              </w:rPr>
              <w:t>250</w:t>
            </w:r>
          </w:p>
        </w:tc>
        <w:tc>
          <w:tcPr>
            <w:tcW w:w="3240" w:type="dxa"/>
          </w:tcPr>
          <w:p w14:paraId="7CA2896D" w14:textId="02CA7A07"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Sample Items</w:t>
            </w:r>
          </w:p>
        </w:tc>
        <w:tc>
          <w:tcPr>
            <w:tcW w:w="6210" w:type="dxa"/>
          </w:tcPr>
          <w:p w14:paraId="4F987DAA" w14:textId="77777777"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p>
        </w:tc>
      </w:tr>
      <w:tr w:rsidR="002203E2" w:rsidRPr="00586F42" w14:paraId="715CF66A" w14:textId="5BAA2C0E"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8470B4C" w14:textId="72D75ACC" w:rsidR="002203E2" w:rsidRPr="000A64ED" w:rsidRDefault="002203E2" w:rsidP="00F3265B">
            <w:pPr>
              <w:rPr>
                <w:rStyle w:val="Hyperlink"/>
                <w:b w:val="0"/>
                <w:color w:val="auto"/>
                <w:sz w:val="20"/>
                <w:szCs w:val="20"/>
                <w:u w:val="none"/>
              </w:rPr>
            </w:pPr>
            <w:r w:rsidRPr="000A64ED">
              <w:rPr>
                <w:rStyle w:val="Hyperlink"/>
                <w:b w:val="0"/>
                <w:color w:val="auto"/>
                <w:sz w:val="20"/>
                <w:szCs w:val="20"/>
                <w:u w:val="none"/>
              </w:rPr>
              <w:t>260</w:t>
            </w:r>
          </w:p>
        </w:tc>
        <w:tc>
          <w:tcPr>
            <w:tcW w:w="3240" w:type="dxa"/>
          </w:tcPr>
          <w:p w14:paraId="68892BAA" w14:textId="4CBCD1D3"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Sample Items Alias</w:t>
            </w:r>
          </w:p>
        </w:tc>
        <w:tc>
          <w:tcPr>
            <w:tcW w:w="6210" w:type="dxa"/>
          </w:tcPr>
          <w:p w14:paraId="2A690EFF" w14:textId="77777777"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p>
        </w:tc>
      </w:tr>
      <w:tr w:rsidR="002203E2" w:rsidRPr="00586F42" w14:paraId="6B912588" w14:textId="19E56E4A" w:rsidTr="002203E2">
        <w:tc>
          <w:tcPr>
            <w:cnfStyle w:val="001000000000" w:firstRow="0" w:lastRow="0" w:firstColumn="1" w:lastColumn="0" w:oddVBand="0" w:evenVBand="0" w:oddHBand="0" w:evenHBand="0" w:firstRowFirstColumn="0" w:firstRowLastColumn="0" w:lastRowFirstColumn="0" w:lastRowLastColumn="0"/>
            <w:tcW w:w="1458" w:type="dxa"/>
          </w:tcPr>
          <w:p w14:paraId="270A2AA0" w14:textId="4AC33E51" w:rsidR="002203E2" w:rsidRPr="000A64ED" w:rsidRDefault="002203E2" w:rsidP="00F3265B">
            <w:pPr>
              <w:rPr>
                <w:rStyle w:val="Hyperlink"/>
                <w:b w:val="0"/>
                <w:color w:val="auto"/>
                <w:sz w:val="20"/>
                <w:szCs w:val="20"/>
                <w:u w:val="none"/>
              </w:rPr>
            </w:pPr>
            <w:r w:rsidRPr="000A64ED">
              <w:rPr>
                <w:rStyle w:val="Hyperlink"/>
                <w:b w:val="0"/>
                <w:color w:val="auto"/>
                <w:sz w:val="20"/>
                <w:szCs w:val="20"/>
                <w:u w:val="none"/>
              </w:rPr>
              <w:t>270</w:t>
            </w:r>
          </w:p>
        </w:tc>
        <w:tc>
          <w:tcPr>
            <w:tcW w:w="3240" w:type="dxa"/>
          </w:tcPr>
          <w:p w14:paraId="4C120D32" w14:textId="3AB855B5"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Location Storage sequence</w:t>
            </w:r>
          </w:p>
        </w:tc>
        <w:tc>
          <w:tcPr>
            <w:tcW w:w="6210" w:type="dxa"/>
          </w:tcPr>
          <w:p w14:paraId="11C4BA25" w14:textId="517FD84A" w:rsidR="002203E2" w:rsidRDefault="008963A5"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Order in which locations will be checked for storage path</w:t>
            </w:r>
          </w:p>
        </w:tc>
      </w:tr>
      <w:tr w:rsidR="002203E2" w:rsidRPr="00586F42" w14:paraId="68BFEF5C" w14:textId="2F62DC92"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B5BA91C" w14:textId="3F3A8D28" w:rsidR="002203E2" w:rsidRPr="000A64ED" w:rsidRDefault="002203E2" w:rsidP="00F3265B">
            <w:pPr>
              <w:rPr>
                <w:rStyle w:val="Hyperlink"/>
                <w:b w:val="0"/>
                <w:color w:val="auto"/>
                <w:sz w:val="20"/>
                <w:szCs w:val="20"/>
                <w:u w:val="none"/>
              </w:rPr>
            </w:pPr>
            <w:r w:rsidRPr="000A64ED">
              <w:rPr>
                <w:rStyle w:val="Hyperlink"/>
                <w:b w:val="0"/>
                <w:color w:val="auto"/>
                <w:sz w:val="20"/>
                <w:szCs w:val="20"/>
                <w:u w:val="none"/>
              </w:rPr>
              <w:t>280</w:t>
            </w:r>
          </w:p>
        </w:tc>
        <w:tc>
          <w:tcPr>
            <w:tcW w:w="3240" w:type="dxa"/>
          </w:tcPr>
          <w:p w14:paraId="167384F2" w14:textId="28DD5D73" w:rsidR="002203E2" w:rsidRDefault="008963A5"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Locations C</w:t>
            </w:r>
            <w:r w:rsidR="002203E2">
              <w:rPr>
                <w:rStyle w:val="Hyperlink"/>
                <w:color w:val="auto"/>
                <w:sz w:val="20"/>
                <w:szCs w:val="20"/>
                <w:u w:val="none"/>
              </w:rPr>
              <w:t>ommand Sequence</w:t>
            </w:r>
          </w:p>
        </w:tc>
        <w:tc>
          <w:tcPr>
            <w:tcW w:w="6210" w:type="dxa"/>
          </w:tcPr>
          <w:p w14:paraId="7EB48A2D" w14:textId="79F61316" w:rsidR="002203E2" w:rsidRDefault="008963A5"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Order in which locations will be checked for pick path</w:t>
            </w:r>
          </w:p>
        </w:tc>
      </w:tr>
      <w:tr w:rsidR="002203E2" w:rsidRPr="00586F42" w14:paraId="41A64816" w14:textId="1A5E2849" w:rsidTr="002203E2">
        <w:tc>
          <w:tcPr>
            <w:cnfStyle w:val="001000000000" w:firstRow="0" w:lastRow="0" w:firstColumn="1" w:lastColumn="0" w:oddVBand="0" w:evenVBand="0" w:oddHBand="0" w:evenHBand="0" w:firstRowFirstColumn="0" w:firstRowLastColumn="0" w:lastRowFirstColumn="0" w:lastRowLastColumn="0"/>
            <w:tcW w:w="1458" w:type="dxa"/>
          </w:tcPr>
          <w:p w14:paraId="1A6C8968" w14:textId="4446084E" w:rsidR="002203E2" w:rsidRPr="000A64ED" w:rsidRDefault="002203E2" w:rsidP="00F3265B">
            <w:pPr>
              <w:rPr>
                <w:rStyle w:val="Hyperlink"/>
                <w:b w:val="0"/>
                <w:color w:val="auto"/>
                <w:sz w:val="20"/>
                <w:szCs w:val="20"/>
                <w:u w:val="none"/>
              </w:rPr>
            </w:pPr>
            <w:r w:rsidRPr="000A64ED">
              <w:rPr>
                <w:rStyle w:val="Hyperlink"/>
                <w:b w:val="0"/>
                <w:color w:val="auto"/>
                <w:sz w:val="20"/>
                <w:szCs w:val="20"/>
                <w:u w:val="none"/>
              </w:rPr>
              <w:t>290</w:t>
            </w:r>
          </w:p>
        </w:tc>
        <w:tc>
          <w:tcPr>
            <w:tcW w:w="3240" w:type="dxa"/>
          </w:tcPr>
          <w:p w14:paraId="50E022DD" w14:textId="4437483A" w:rsidR="002203E2" w:rsidRDefault="002203E2"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Location Check Digit</w:t>
            </w:r>
          </w:p>
        </w:tc>
        <w:tc>
          <w:tcPr>
            <w:tcW w:w="6210" w:type="dxa"/>
          </w:tcPr>
          <w:p w14:paraId="293C26D4" w14:textId="70471EF6" w:rsidR="002203E2" w:rsidRDefault="008963A5" w:rsidP="00F3265B">
            <w:pPr>
              <w:cnfStyle w:val="000000000000" w:firstRow="0" w:lastRow="0" w:firstColumn="0" w:lastColumn="0" w:oddVBand="0" w:evenVBand="0" w:oddHBand="0" w:evenHBand="0" w:firstRowFirstColumn="0" w:firstRowLastColumn="0" w:lastRowFirstColumn="0" w:lastRowLastColumn="0"/>
              <w:rPr>
                <w:rStyle w:val="Hyperlink"/>
                <w:color w:val="auto"/>
                <w:sz w:val="20"/>
                <w:szCs w:val="20"/>
                <w:u w:val="none"/>
              </w:rPr>
            </w:pPr>
            <w:r>
              <w:rPr>
                <w:rStyle w:val="Hyperlink"/>
                <w:color w:val="auto"/>
                <w:sz w:val="20"/>
                <w:szCs w:val="20"/>
                <w:u w:val="none"/>
              </w:rPr>
              <w:t>Random check digit assigned to location for task confirmation</w:t>
            </w:r>
          </w:p>
        </w:tc>
      </w:tr>
      <w:tr w:rsidR="002203E2" w:rsidRPr="00586F42" w14:paraId="24A27B8F" w14:textId="7A54B196" w:rsidTr="0022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59168837" w14:textId="261F861A" w:rsidR="002203E2" w:rsidRPr="000A64ED" w:rsidRDefault="002203E2" w:rsidP="00F3265B">
            <w:pPr>
              <w:rPr>
                <w:rStyle w:val="Hyperlink"/>
                <w:b w:val="0"/>
                <w:color w:val="auto"/>
                <w:sz w:val="20"/>
                <w:szCs w:val="20"/>
                <w:u w:val="none"/>
              </w:rPr>
            </w:pPr>
            <w:r w:rsidRPr="000A64ED">
              <w:rPr>
                <w:rStyle w:val="Hyperlink"/>
                <w:b w:val="0"/>
                <w:color w:val="auto"/>
                <w:sz w:val="20"/>
                <w:szCs w:val="20"/>
                <w:u w:val="none"/>
              </w:rPr>
              <w:t>300</w:t>
            </w:r>
          </w:p>
        </w:tc>
        <w:tc>
          <w:tcPr>
            <w:tcW w:w="3240" w:type="dxa"/>
          </w:tcPr>
          <w:p w14:paraId="50749C71" w14:textId="4546B269"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r>
              <w:rPr>
                <w:rStyle w:val="Hyperlink"/>
                <w:color w:val="auto"/>
                <w:sz w:val="20"/>
                <w:szCs w:val="20"/>
                <w:u w:val="none"/>
              </w:rPr>
              <w:t>Queue Timers</w:t>
            </w:r>
          </w:p>
        </w:tc>
        <w:tc>
          <w:tcPr>
            <w:tcW w:w="6210" w:type="dxa"/>
          </w:tcPr>
          <w:p w14:paraId="1E2DC66C" w14:textId="6C94DA99" w:rsidR="002203E2" w:rsidRDefault="002203E2" w:rsidP="00F3265B">
            <w:pPr>
              <w:cnfStyle w:val="000000100000" w:firstRow="0" w:lastRow="0" w:firstColumn="0" w:lastColumn="0" w:oddVBand="0" w:evenVBand="0" w:oddHBand="1" w:evenHBand="0" w:firstRowFirstColumn="0" w:firstRowLastColumn="0" w:lastRowFirstColumn="0" w:lastRowLastColumn="0"/>
              <w:rPr>
                <w:rStyle w:val="Hyperlink"/>
                <w:color w:val="auto"/>
                <w:sz w:val="20"/>
                <w:szCs w:val="20"/>
                <w:u w:val="none"/>
              </w:rPr>
            </w:pPr>
          </w:p>
        </w:tc>
      </w:tr>
    </w:tbl>
    <w:p w14:paraId="58ED2F3A" w14:textId="77777777" w:rsidR="00AD30ED" w:rsidRDefault="00AD30ED" w:rsidP="00AD30ED">
      <w:pPr>
        <w:rPr>
          <w:rStyle w:val="Hyperlink"/>
          <w:color w:val="365F91" w:themeColor="accent1" w:themeShade="BF"/>
          <w:u w:val="none"/>
        </w:rPr>
      </w:pPr>
      <w:bookmarkStart w:id="4" w:name="_LDB_Licenses"/>
      <w:bookmarkEnd w:id="4"/>
    </w:p>
    <w:p w14:paraId="40E9A5A0" w14:textId="1D664B9C" w:rsidR="00D2093A" w:rsidRDefault="00D2093A" w:rsidP="00D2093A">
      <w:pPr>
        <w:pStyle w:val="Heading1"/>
        <w:rPr>
          <w:rStyle w:val="Hyperlink"/>
          <w:color w:val="365F91" w:themeColor="accent1" w:themeShade="BF"/>
          <w:u w:val="none"/>
        </w:rPr>
      </w:pPr>
      <w:r w:rsidRPr="00D2093A">
        <w:rPr>
          <w:rStyle w:val="Hyperlink"/>
          <w:color w:val="365F91" w:themeColor="accent1" w:themeShade="BF"/>
          <w:u w:val="none"/>
        </w:rPr>
        <w:t>LDB Licenses</w:t>
      </w:r>
      <w:r w:rsidR="00B77BF1">
        <w:rPr>
          <w:rStyle w:val="Hyperlink"/>
          <w:color w:val="365F91" w:themeColor="accent1" w:themeShade="BF"/>
          <w:u w:val="none"/>
        </w:rPr>
        <w:t xml:space="preserve"> for KDC</w:t>
      </w:r>
    </w:p>
    <w:p w14:paraId="4357B951" w14:textId="77777777" w:rsidR="00941850" w:rsidRPr="00941850" w:rsidRDefault="00941850" w:rsidP="00941850">
      <w:pPr>
        <w:spacing w:after="0" w:line="240" w:lineRule="auto"/>
        <w:textAlignment w:val="center"/>
        <w:rPr>
          <w:rFonts w:ascii="Calibri" w:eastAsia="Times New Roman" w:hAnsi="Calibri" w:cs="Calibri"/>
        </w:rPr>
      </w:pPr>
      <w:r w:rsidRPr="00941850">
        <w:rPr>
          <w:rFonts w:ascii="Calibri" w:eastAsia="Times New Roman" w:hAnsi="Calibri" w:cs="Calibri"/>
        </w:rPr>
        <w:t>License Management</w:t>
      </w:r>
    </w:p>
    <w:p w14:paraId="65895A68" w14:textId="3D018476" w:rsidR="008A2AD7" w:rsidRDefault="00941850" w:rsidP="00A954A3">
      <w:pPr>
        <w:pStyle w:val="ListParagraph"/>
        <w:numPr>
          <w:ilvl w:val="0"/>
          <w:numId w:val="4"/>
        </w:numPr>
        <w:spacing w:after="0" w:line="240" w:lineRule="auto"/>
        <w:textAlignment w:val="center"/>
        <w:rPr>
          <w:rFonts w:ascii="Calibri" w:eastAsia="Times New Roman" w:hAnsi="Calibri" w:cs="Calibri"/>
        </w:rPr>
      </w:pPr>
      <w:r w:rsidRPr="00941850">
        <w:rPr>
          <w:rFonts w:ascii="Calibri" w:eastAsia="Times New Roman" w:hAnsi="Calibri" w:cs="Calibri"/>
        </w:rPr>
        <w:t xml:space="preserve">Certain transactions requires </w:t>
      </w:r>
      <w:r w:rsidR="008A2AD7">
        <w:rPr>
          <w:rFonts w:ascii="Calibri" w:eastAsia="Times New Roman" w:hAnsi="Calibri" w:cs="Calibri"/>
        </w:rPr>
        <w:t>specific licenses</w:t>
      </w:r>
    </w:p>
    <w:p w14:paraId="558F90F5" w14:textId="7C05F517" w:rsidR="00941850" w:rsidRPr="008A2AD7" w:rsidRDefault="008A2AD7" w:rsidP="00A954A3">
      <w:pPr>
        <w:pStyle w:val="ListParagraph"/>
        <w:numPr>
          <w:ilvl w:val="1"/>
          <w:numId w:val="4"/>
        </w:numPr>
        <w:spacing w:after="0" w:line="240" w:lineRule="auto"/>
        <w:textAlignment w:val="center"/>
        <w:rPr>
          <w:rFonts w:ascii="Calibri" w:eastAsia="Times New Roman" w:hAnsi="Calibri" w:cs="Calibri"/>
        </w:rPr>
      </w:pPr>
      <w:r>
        <w:rPr>
          <w:rFonts w:ascii="Calibri" w:eastAsia="Times New Roman" w:hAnsi="Calibri" w:cs="Calibri"/>
        </w:rPr>
        <w:t>M</w:t>
      </w:r>
      <w:r w:rsidR="00941850" w:rsidRPr="00941850">
        <w:rPr>
          <w:rFonts w:ascii="Calibri" w:eastAsia="Times New Roman" w:hAnsi="Calibri" w:cs="Calibri"/>
        </w:rPr>
        <w:t>etadata licenses</w:t>
      </w:r>
      <w:r>
        <w:rPr>
          <w:rFonts w:ascii="Calibri" w:eastAsia="Times New Roman" w:hAnsi="Calibri" w:cs="Calibri"/>
        </w:rPr>
        <w:t xml:space="preserve"> need a</w:t>
      </w:r>
      <w:r w:rsidR="00941850" w:rsidRPr="008A2AD7">
        <w:rPr>
          <w:rFonts w:ascii="Calibri" w:eastAsia="Times New Roman" w:hAnsi="Calibri" w:cs="Calibri"/>
        </w:rPr>
        <w:t>ll uploading/downloading functionality</w:t>
      </w:r>
    </w:p>
    <w:p w14:paraId="7FB8E915" w14:textId="77777777" w:rsidR="00941850" w:rsidRPr="00941850" w:rsidRDefault="00941850" w:rsidP="00A954A3">
      <w:pPr>
        <w:pStyle w:val="ListParagraph"/>
        <w:numPr>
          <w:ilvl w:val="1"/>
          <w:numId w:val="4"/>
        </w:numPr>
        <w:spacing w:after="0" w:line="240" w:lineRule="auto"/>
        <w:textAlignment w:val="center"/>
        <w:rPr>
          <w:rFonts w:ascii="Calibri" w:eastAsia="Times New Roman" w:hAnsi="Calibri" w:cs="Calibri"/>
        </w:rPr>
      </w:pPr>
      <w:r w:rsidRPr="00941850">
        <w:rPr>
          <w:rFonts w:ascii="Calibri" w:eastAsia="Times New Roman" w:hAnsi="Calibri" w:cs="Calibri"/>
        </w:rPr>
        <w:t xml:space="preserve">Edit with excel - need </w:t>
      </w:r>
      <w:proofErr w:type="spellStart"/>
      <w:r w:rsidRPr="00941850">
        <w:rPr>
          <w:rFonts w:ascii="Calibri" w:eastAsia="Times New Roman" w:hAnsi="Calibri" w:cs="Calibri"/>
        </w:rPr>
        <w:t>webservice</w:t>
      </w:r>
      <w:proofErr w:type="spellEnd"/>
      <w:r w:rsidRPr="00941850">
        <w:rPr>
          <w:rFonts w:ascii="Calibri" w:eastAsia="Times New Roman" w:hAnsi="Calibri" w:cs="Calibri"/>
        </w:rPr>
        <w:t xml:space="preserve"> licenses</w:t>
      </w:r>
    </w:p>
    <w:p w14:paraId="2144D633" w14:textId="77777777" w:rsidR="00941850" w:rsidRPr="00941850" w:rsidRDefault="00941850" w:rsidP="00A954A3">
      <w:pPr>
        <w:pStyle w:val="ListParagraph"/>
        <w:numPr>
          <w:ilvl w:val="0"/>
          <w:numId w:val="4"/>
        </w:numPr>
        <w:spacing w:after="0" w:line="240" w:lineRule="auto"/>
        <w:textAlignment w:val="center"/>
        <w:rPr>
          <w:rFonts w:ascii="Calibri" w:eastAsia="Times New Roman" w:hAnsi="Calibri" w:cs="Calibri"/>
        </w:rPr>
      </w:pPr>
      <w:r w:rsidRPr="00941850">
        <w:rPr>
          <w:rFonts w:ascii="Calibri" w:eastAsia="Times New Roman" w:hAnsi="Calibri" w:cs="Calibri"/>
        </w:rPr>
        <w:t>License management</w:t>
      </w:r>
    </w:p>
    <w:p w14:paraId="68DA3193" w14:textId="77777777" w:rsidR="00941850" w:rsidRPr="00941850" w:rsidRDefault="00941850" w:rsidP="00A954A3">
      <w:pPr>
        <w:pStyle w:val="ListParagraph"/>
        <w:numPr>
          <w:ilvl w:val="1"/>
          <w:numId w:val="4"/>
        </w:numPr>
        <w:spacing w:after="0" w:line="240" w:lineRule="auto"/>
        <w:textAlignment w:val="center"/>
        <w:rPr>
          <w:rFonts w:ascii="Calibri" w:eastAsia="Times New Roman" w:hAnsi="Calibri" w:cs="Calibri"/>
        </w:rPr>
      </w:pPr>
      <w:r w:rsidRPr="00941850">
        <w:rPr>
          <w:rFonts w:ascii="Calibri" w:eastAsia="Times New Roman" w:hAnsi="Calibri" w:cs="Calibri"/>
        </w:rPr>
        <w:t>It is not concurrent</w:t>
      </w:r>
    </w:p>
    <w:p w14:paraId="76920D57" w14:textId="77777777" w:rsidR="00941850" w:rsidRPr="00941850" w:rsidRDefault="00941850" w:rsidP="00A954A3">
      <w:pPr>
        <w:pStyle w:val="ListParagraph"/>
        <w:numPr>
          <w:ilvl w:val="1"/>
          <w:numId w:val="4"/>
        </w:numPr>
        <w:spacing w:after="0" w:line="240" w:lineRule="auto"/>
        <w:textAlignment w:val="center"/>
        <w:rPr>
          <w:rFonts w:ascii="Calibri" w:eastAsia="Times New Roman" w:hAnsi="Calibri" w:cs="Calibri"/>
        </w:rPr>
      </w:pPr>
      <w:r w:rsidRPr="00941850">
        <w:rPr>
          <w:rFonts w:ascii="Calibri" w:eastAsia="Times New Roman" w:hAnsi="Calibri" w:cs="Calibri"/>
        </w:rPr>
        <w:t>The model is by user id, so need user management</w:t>
      </w:r>
    </w:p>
    <w:p w14:paraId="6011B06B" w14:textId="7CD1F30E" w:rsidR="00941850" w:rsidRPr="00941850" w:rsidRDefault="00941850" w:rsidP="00A954A3">
      <w:pPr>
        <w:pStyle w:val="ListParagraph"/>
        <w:numPr>
          <w:ilvl w:val="0"/>
          <w:numId w:val="4"/>
        </w:numPr>
        <w:spacing w:after="0" w:line="240" w:lineRule="auto"/>
        <w:textAlignment w:val="center"/>
        <w:rPr>
          <w:rFonts w:ascii="Calibri" w:eastAsia="Times New Roman" w:hAnsi="Calibri" w:cs="Calibri"/>
        </w:rPr>
      </w:pPr>
      <w:r w:rsidRPr="00941850">
        <w:t>Total Licenses purchased for LDB</w:t>
      </w:r>
      <w:r w:rsidR="00B77BF1">
        <w:t xml:space="preserve"> WMS KDC</w:t>
      </w:r>
    </w:p>
    <w:p w14:paraId="3D4CE14D" w14:textId="23A9AA22" w:rsidR="00941850" w:rsidRPr="00941850" w:rsidRDefault="00941850" w:rsidP="00A954A3">
      <w:pPr>
        <w:pStyle w:val="ListParagraph"/>
        <w:numPr>
          <w:ilvl w:val="1"/>
          <w:numId w:val="4"/>
        </w:numPr>
        <w:spacing w:after="0" w:line="240" w:lineRule="auto"/>
        <w:textAlignment w:val="center"/>
        <w:rPr>
          <w:rFonts w:ascii="Calibri" w:eastAsia="Times New Roman" w:hAnsi="Calibri" w:cs="Calibri"/>
        </w:rPr>
      </w:pPr>
      <w:r w:rsidRPr="00941850">
        <w:t>Meta – 5</w:t>
      </w:r>
    </w:p>
    <w:p w14:paraId="15AAFCBC" w14:textId="518738B0" w:rsidR="00941850" w:rsidRPr="00941850" w:rsidRDefault="00941850" w:rsidP="00A954A3">
      <w:pPr>
        <w:pStyle w:val="ListParagraph"/>
        <w:numPr>
          <w:ilvl w:val="2"/>
          <w:numId w:val="4"/>
        </w:numPr>
        <w:spacing w:after="0" w:line="240" w:lineRule="auto"/>
        <w:textAlignment w:val="center"/>
        <w:rPr>
          <w:rFonts w:ascii="Calibri" w:eastAsia="Times New Roman" w:hAnsi="Calibri" w:cs="Calibri"/>
        </w:rPr>
      </w:pPr>
      <w:r w:rsidRPr="00941850">
        <w:t>Meta web services – 5</w:t>
      </w:r>
    </w:p>
    <w:p w14:paraId="4CA025A7" w14:textId="4537D608" w:rsidR="00941850" w:rsidRPr="00941850" w:rsidRDefault="00941850" w:rsidP="00A954A3">
      <w:pPr>
        <w:pStyle w:val="ListParagraph"/>
        <w:numPr>
          <w:ilvl w:val="1"/>
          <w:numId w:val="4"/>
        </w:numPr>
        <w:spacing w:after="0" w:line="240" w:lineRule="auto"/>
        <w:textAlignment w:val="center"/>
        <w:rPr>
          <w:rFonts w:ascii="Calibri" w:eastAsia="Times New Roman" w:hAnsi="Calibri" w:cs="Calibri"/>
        </w:rPr>
      </w:pPr>
      <w:r w:rsidRPr="00941850">
        <w:t>WMS – 855</w:t>
      </w:r>
    </w:p>
    <w:p w14:paraId="42DC1184" w14:textId="40A29D2A" w:rsidR="00941850" w:rsidRPr="00941850" w:rsidRDefault="00941850" w:rsidP="00A954A3">
      <w:pPr>
        <w:pStyle w:val="ListParagraph"/>
        <w:numPr>
          <w:ilvl w:val="2"/>
          <w:numId w:val="4"/>
        </w:numPr>
        <w:spacing w:after="0" w:line="240" w:lineRule="auto"/>
        <w:textAlignment w:val="center"/>
        <w:rPr>
          <w:rFonts w:ascii="Calibri" w:eastAsia="Times New Roman" w:hAnsi="Calibri" w:cs="Calibri"/>
        </w:rPr>
      </w:pPr>
      <w:r w:rsidRPr="00941850">
        <w:t>WMS web services – 40</w:t>
      </w:r>
    </w:p>
    <w:p w14:paraId="6F81796D" w14:textId="3974337E" w:rsidR="00941850" w:rsidRDefault="00941850" w:rsidP="00941850">
      <w:pPr>
        <w:pStyle w:val="ListParagraph"/>
        <w:spacing w:after="0" w:line="240" w:lineRule="auto"/>
        <w:textAlignment w:val="center"/>
        <w:rPr>
          <w:rFonts w:ascii="Calibri" w:eastAsia="Times New Roman" w:hAnsi="Calibri" w:cs="Calibri"/>
          <w:sz w:val="22"/>
          <w:szCs w:val="22"/>
        </w:rPr>
      </w:pPr>
    </w:p>
    <w:p w14:paraId="453C8CD1" w14:textId="59A533D0" w:rsidR="000E6529" w:rsidRDefault="000E6529" w:rsidP="000E6529">
      <w:pPr>
        <w:pStyle w:val="Heading1"/>
        <w:rPr>
          <w:rFonts w:ascii="Calibri" w:eastAsia="Times New Roman" w:hAnsi="Calibri" w:cs="Calibri"/>
          <w:sz w:val="22"/>
          <w:szCs w:val="22"/>
        </w:rPr>
      </w:pPr>
      <w:bookmarkStart w:id="5" w:name="_Password_Reset_–"/>
      <w:bookmarkEnd w:id="5"/>
      <w:r>
        <w:t xml:space="preserve">Password Reset – User Locked Out </w:t>
      </w:r>
    </w:p>
    <w:p w14:paraId="3EF318C6" w14:textId="77777777" w:rsidR="000E6529" w:rsidRDefault="000E6529" w:rsidP="00941850">
      <w:pPr>
        <w:pStyle w:val="ListParagraph"/>
        <w:spacing w:after="0" w:line="240" w:lineRule="auto"/>
        <w:textAlignment w:val="center"/>
        <w:rPr>
          <w:rFonts w:ascii="Calibri" w:eastAsia="Times New Roman" w:hAnsi="Calibri" w:cs="Calibri"/>
          <w:sz w:val="22"/>
          <w:szCs w:val="22"/>
        </w:rPr>
      </w:pPr>
    </w:p>
    <w:p w14:paraId="3F6BE345" w14:textId="786F6C52" w:rsidR="000E6529" w:rsidRPr="000E6529" w:rsidRDefault="000E6529" w:rsidP="000E6529">
      <w:pPr>
        <w:rPr>
          <w:lang w:val="en-US"/>
        </w:rPr>
      </w:pPr>
      <w:r w:rsidRPr="000E6529">
        <w:rPr>
          <w:lang w:val="en-US"/>
        </w:rPr>
        <w:t>Steps to unblock</w:t>
      </w:r>
      <w:r w:rsidR="00B77BF1">
        <w:rPr>
          <w:lang w:val="en-US"/>
        </w:rPr>
        <w:t xml:space="preserve"> when password is stored in WMS. Most users create and manage password in IAM, only administrator accounts and exceptional accounts are managed in TECSYS</w:t>
      </w:r>
      <w:r w:rsidRPr="000E6529">
        <w:rPr>
          <w:lang w:val="en-US"/>
        </w:rPr>
        <w:t>:</w:t>
      </w:r>
    </w:p>
    <w:p w14:paraId="28FAAD14" w14:textId="31C195C5" w:rsidR="000E6529" w:rsidRPr="000E6529" w:rsidRDefault="000E6529" w:rsidP="003221F6">
      <w:pPr>
        <w:pStyle w:val="ListParagraph"/>
        <w:numPr>
          <w:ilvl w:val="0"/>
          <w:numId w:val="41"/>
        </w:numPr>
        <w:spacing w:after="0" w:line="240" w:lineRule="auto"/>
        <w:rPr>
          <w:lang w:val="en-US"/>
        </w:rPr>
      </w:pPr>
      <w:r w:rsidRPr="000E6529">
        <w:rPr>
          <w:lang w:val="en-US"/>
        </w:rPr>
        <w:t xml:space="preserve">An administrator has to log in as either system or </w:t>
      </w:r>
      <w:proofErr w:type="spellStart"/>
      <w:r w:rsidRPr="000E6529">
        <w:rPr>
          <w:lang w:val="en-US"/>
        </w:rPr>
        <w:t>tecuser</w:t>
      </w:r>
      <w:proofErr w:type="spellEnd"/>
      <w:r w:rsidRPr="000E6529">
        <w:rPr>
          <w:lang w:val="en-US"/>
        </w:rPr>
        <w:t xml:space="preserve">. </w:t>
      </w:r>
    </w:p>
    <w:p w14:paraId="33CE9808" w14:textId="77777777" w:rsidR="000E6529" w:rsidRPr="000E6529" w:rsidRDefault="000E6529" w:rsidP="003221F6">
      <w:pPr>
        <w:pStyle w:val="ListParagraph"/>
        <w:numPr>
          <w:ilvl w:val="0"/>
          <w:numId w:val="41"/>
        </w:numPr>
        <w:spacing w:after="0" w:line="240" w:lineRule="auto"/>
        <w:rPr>
          <w:lang w:val="en-US"/>
        </w:rPr>
      </w:pPr>
      <w:r w:rsidRPr="000E6529">
        <w:rPr>
          <w:lang w:val="en-US"/>
        </w:rPr>
        <w:t>Click on ‘User Management System’ menu option, then ‘User’ (or from the home screen, type ums)</w:t>
      </w:r>
    </w:p>
    <w:p w14:paraId="17AB347D" w14:textId="2DCD9AF6" w:rsidR="000E6529" w:rsidRPr="000E6529" w:rsidRDefault="000E6529" w:rsidP="003221F6">
      <w:pPr>
        <w:pStyle w:val="ListParagraph"/>
        <w:numPr>
          <w:ilvl w:val="0"/>
          <w:numId w:val="41"/>
        </w:numPr>
        <w:spacing w:after="0" w:line="240" w:lineRule="auto"/>
        <w:rPr>
          <w:lang w:val="en-US"/>
        </w:rPr>
      </w:pPr>
      <w:r w:rsidRPr="000E6529">
        <w:rPr>
          <w:lang w:val="en-US"/>
        </w:rPr>
        <w:t xml:space="preserve">Search for the user to </w:t>
      </w:r>
      <w:r w:rsidRPr="000E6529">
        <w:t xml:space="preserve">reset password </w:t>
      </w:r>
    </w:p>
    <w:p w14:paraId="1E096120" w14:textId="77777777" w:rsidR="000E6529" w:rsidRPr="000E6529" w:rsidRDefault="000E6529" w:rsidP="003221F6">
      <w:pPr>
        <w:pStyle w:val="ListParagraph"/>
        <w:numPr>
          <w:ilvl w:val="0"/>
          <w:numId w:val="41"/>
        </w:numPr>
        <w:spacing w:after="0" w:line="240" w:lineRule="auto"/>
        <w:rPr>
          <w:lang w:val="en-US"/>
        </w:rPr>
      </w:pPr>
      <w:r w:rsidRPr="000E6529">
        <w:rPr>
          <w:lang w:val="en-US"/>
        </w:rPr>
        <w:t xml:space="preserve">Go into the details by clicking the </w:t>
      </w:r>
      <w:r w:rsidRPr="000E6529">
        <w:rPr>
          <w:rFonts w:ascii="Wingdings" w:hAnsi="Wingdings"/>
          <w:lang w:val="en-US"/>
        </w:rPr>
        <w:t></w:t>
      </w:r>
      <w:r w:rsidRPr="000E6529">
        <w:rPr>
          <w:lang w:val="en-US"/>
        </w:rPr>
        <w:t xml:space="preserve"> arrow button</w:t>
      </w:r>
    </w:p>
    <w:p w14:paraId="079B6EEF" w14:textId="77777777" w:rsidR="000E6529" w:rsidRPr="000E6529" w:rsidRDefault="000E6529" w:rsidP="003221F6">
      <w:pPr>
        <w:pStyle w:val="ListParagraph"/>
        <w:numPr>
          <w:ilvl w:val="0"/>
          <w:numId w:val="41"/>
        </w:numPr>
        <w:spacing w:after="0" w:line="240" w:lineRule="auto"/>
        <w:rPr>
          <w:lang w:val="en-US"/>
        </w:rPr>
      </w:pPr>
      <w:r w:rsidRPr="000E6529">
        <w:rPr>
          <w:lang w:val="en-US"/>
        </w:rPr>
        <w:t>Look for ‘lock’, flip the flag from Yes to No.</w:t>
      </w:r>
    </w:p>
    <w:p w14:paraId="1CD9B890" w14:textId="732BBF72" w:rsidR="000E6529" w:rsidRDefault="000E6529" w:rsidP="003221F6">
      <w:pPr>
        <w:pStyle w:val="ListParagraph"/>
        <w:keepNext/>
        <w:numPr>
          <w:ilvl w:val="0"/>
          <w:numId w:val="41"/>
        </w:numPr>
        <w:spacing w:after="0" w:line="240" w:lineRule="auto"/>
        <w:rPr>
          <w:lang w:val="en-US"/>
        </w:rPr>
      </w:pPr>
      <w:r w:rsidRPr="000E6529">
        <w:rPr>
          <w:lang w:val="en-US"/>
        </w:rPr>
        <w:t>Enter your new password here, or you can change the password next time the user logs in.</w:t>
      </w:r>
    </w:p>
    <w:p w14:paraId="501DA5B4" w14:textId="77777777" w:rsidR="000E6529" w:rsidRPr="000E6529" w:rsidRDefault="000E6529" w:rsidP="000E6529">
      <w:pPr>
        <w:pStyle w:val="ListParagraph"/>
        <w:keepNext/>
        <w:spacing w:after="0" w:line="240" w:lineRule="auto"/>
        <w:rPr>
          <w:lang w:val="en-US"/>
        </w:rPr>
      </w:pPr>
    </w:p>
    <w:p w14:paraId="5E83CC15" w14:textId="3B622303" w:rsidR="00D2093A" w:rsidRPr="00D2093A" w:rsidRDefault="00D2093A" w:rsidP="00D2093A">
      <w:pPr>
        <w:pStyle w:val="Heading1"/>
        <w:rPr>
          <w:rStyle w:val="Hyperlink"/>
          <w:color w:val="365F91" w:themeColor="accent1" w:themeShade="BF"/>
          <w:u w:val="none"/>
        </w:rPr>
      </w:pPr>
      <w:bookmarkStart w:id="6" w:name="_Roles_&amp;_Permissions"/>
      <w:bookmarkStart w:id="7" w:name="_Ref514078671"/>
      <w:bookmarkEnd w:id="6"/>
      <w:r w:rsidRPr="00D2093A">
        <w:rPr>
          <w:rStyle w:val="Hyperlink"/>
          <w:color w:val="365F91" w:themeColor="accent1" w:themeShade="BF"/>
          <w:u w:val="none"/>
        </w:rPr>
        <w:t>Roles &amp; Permissions</w:t>
      </w:r>
      <w:bookmarkEnd w:id="7"/>
      <w:r w:rsidR="006142D6">
        <w:rPr>
          <w:rStyle w:val="Hyperlink"/>
          <w:color w:val="365F91" w:themeColor="accent1" w:themeShade="BF"/>
          <w:u w:val="none"/>
        </w:rPr>
        <w:t xml:space="preserve"> TDB</w:t>
      </w:r>
    </w:p>
    <w:p w14:paraId="798F2F67" w14:textId="2F5080B0" w:rsidR="008E48F4" w:rsidRDefault="008E48F4" w:rsidP="00555019">
      <w:pPr>
        <w:rPr>
          <w:rStyle w:val="Hyperlink"/>
          <w:color w:val="auto"/>
          <w:u w:val="none"/>
        </w:rPr>
      </w:pPr>
      <w:r>
        <w:rPr>
          <w:rStyle w:val="Hyperlink"/>
          <w:color w:val="auto"/>
          <w:u w:val="none"/>
        </w:rPr>
        <w:t>The business has elected to use mostly default Tecsys roles. These can be found in Tecsys documentation.</w:t>
      </w:r>
    </w:p>
    <w:p w14:paraId="070B7F59" w14:textId="77777777" w:rsidR="007E363C" w:rsidRDefault="007E363C" w:rsidP="00555019">
      <w:pPr>
        <w:rPr>
          <w:rStyle w:val="Hyperlink"/>
          <w:color w:val="auto"/>
          <w:u w:val="none"/>
        </w:rPr>
      </w:pPr>
      <w:r>
        <w:rPr>
          <w:rStyle w:val="Hyperlink"/>
          <w:color w:val="auto"/>
          <w:u w:val="none"/>
        </w:rPr>
        <w:t>Following are t</w:t>
      </w:r>
      <w:r w:rsidR="00FB3E4B">
        <w:rPr>
          <w:rStyle w:val="Hyperlink"/>
          <w:color w:val="auto"/>
          <w:u w:val="none"/>
        </w:rPr>
        <w:t xml:space="preserve">he custom LDB </w:t>
      </w:r>
      <w:r>
        <w:rPr>
          <w:rStyle w:val="Hyperlink"/>
          <w:color w:val="auto"/>
          <w:u w:val="none"/>
        </w:rPr>
        <w:t xml:space="preserve">roles created for WMS. </w:t>
      </w:r>
    </w:p>
    <w:p w14:paraId="204EAD8C" w14:textId="47256558" w:rsidR="00E042B8" w:rsidRDefault="00E042B8" w:rsidP="00E042B8">
      <w:r>
        <w:t xml:space="preserve">The </w:t>
      </w:r>
      <w:r w:rsidRPr="00E042B8">
        <w:fldChar w:fldCharType="begin"/>
      </w:r>
      <w:r w:rsidRPr="00E042B8">
        <w:instrText xml:space="preserve"> REF _Ref514078671 \h  \* MERGEFORMAT </w:instrText>
      </w:r>
      <w:r w:rsidRPr="00E042B8">
        <w:fldChar w:fldCharType="separate"/>
      </w:r>
      <w:r w:rsidRPr="00E042B8">
        <w:t>Roles &amp; Permissions</w:t>
      </w:r>
      <w:r w:rsidRPr="00E042B8">
        <w:fldChar w:fldCharType="end"/>
      </w:r>
      <w:r>
        <w:t xml:space="preserve"> configuration is done according to the excel files located in the SharePoint folder opened by this </w:t>
      </w:r>
      <w:hyperlink r:id="rId13" w:history="1">
        <w:r>
          <w:rPr>
            <w:rStyle w:val="Hyperlink"/>
          </w:rPr>
          <w:t>l</w:t>
        </w:r>
        <w:r w:rsidRPr="00E042B8">
          <w:rPr>
            <w:rStyle w:val="Hyperlink"/>
          </w:rPr>
          <w:t>ink</w:t>
        </w:r>
      </w:hyperlink>
      <w:r>
        <w:t xml:space="preserve">. </w:t>
      </w:r>
      <w:r w:rsidR="005002C5">
        <w:t xml:space="preserve">The latest configuration file name is </w:t>
      </w:r>
      <w:r w:rsidR="005002C5" w:rsidRPr="005002C5">
        <w:t>WMS Roles and Views Matrix - Final - 20Feb2018</w:t>
      </w:r>
      <w:r w:rsidR="005002C5">
        <w:t>.</w:t>
      </w:r>
    </w:p>
    <w:p w14:paraId="3B6396CD" w14:textId="199AF206" w:rsidR="00FB3E4B" w:rsidRDefault="007E363C" w:rsidP="00555019">
      <w:pPr>
        <w:rPr>
          <w:rStyle w:val="Hyperlink"/>
          <w:color w:val="auto"/>
          <w:u w:val="none"/>
        </w:rPr>
      </w:pPr>
      <w:r>
        <w:rPr>
          <w:rStyle w:val="Hyperlink"/>
          <w:color w:val="auto"/>
          <w:u w:val="none"/>
        </w:rPr>
        <w:t>The naming conventions used are:</w:t>
      </w:r>
    </w:p>
    <w:p w14:paraId="6FE89C2C" w14:textId="24227B50" w:rsidR="007E363C" w:rsidRDefault="007E363C" w:rsidP="003221F6">
      <w:pPr>
        <w:pStyle w:val="ListParagraph"/>
        <w:numPr>
          <w:ilvl w:val="0"/>
          <w:numId w:val="105"/>
        </w:numPr>
        <w:rPr>
          <w:rStyle w:val="Hyperlink"/>
          <w:color w:val="auto"/>
          <w:u w:val="none"/>
        </w:rPr>
      </w:pPr>
      <w:r w:rsidRPr="007E363C">
        <w:rPr>
          <w:rStyle w:val="Hyperlink"/>
          <w:color w:val="auto"/>
          <w:u w:val="none"/>
        </w:rPr>
        <w:t xml:space="preserve">Role Name: </w:t>
      </w:r>
      <w:proofErr w:type="spellStart"/>
      <w:r w:rsidRPr="007E363C">
        <w:rPr>
          <w:rStyle w:val="Hyperlink"/>
          <w:color w:val="auto"/>
          <w:u w:val="none"/>
        </w:rPr>
        <w:t>wms</w:t>
      </w:r>
      <w:proofErr w:type="spellEnd"/>
      <w:r>
        <w:rPr>
          <w:rStyle w:val="Hyperlink"/>
          <w:color w:val="auto"/>
          <w:u w:val="none"/>
        </w:rPr>
        <w:t>_&lt;role identifier&gt;_</w:t>
      </w:r>
      <w:proofErr w:type="spellStart"/>
      <w:r>
        <w:rPr>
          <w:rStyle w:val="Hyperlink"/>
          <w:color w:val="auto"/>
          <w:u w:val="none"/>
        </w:rPr>
        <w:t>ldb</w:t>
      </w:r>
      <w:proofErr w:type="spellEnd"/>
      <w:r>
        <w:rPr>
          <w:rStyle w:val="Hyperlink"/>
          <w:color w:val="auto"/>
          <w:u w:val="none"/>
        </w:rPr>
        <w:t xml:space="preserve">  </w:t>
      </w:r>
    </w:p>
    <w:p w14:paraId="74CD0437" w14:textId="36827E26" w:rsidR="007E363C" w:rsidRDefault="007E363C" w:rsidP="003221F6">
      <w:pPr>
        <w:pStyle w:val="ListParagraph"/>
        <w:numPr>
          <w:ilvl w:val="0"/>
          <w:numId w:val="105"/>
        </w:numPr>
        <w:rPr>
          <w:rStyle w:val="Hyperlink"/>
          <w:color w:val="auto"/>
          <w:u w:val="none"/>
        </w:rPr>
      </w:pPr>
      <w:r>
        <w:rPr>
          <w:rStyle w:val="Hyperlink"/>
          <w:color w:val="auto"/>
          <w:u w:val="none"/>
        </w:rPr>
        <w:t>Role Description: LDB &lt;role description&gt;</w:t>
      </w:r>
    </w:p>
    <w:p w14:paraId="59E1623C" w14:textId="77777777" w:rsidR="007E363C" w:rsidRPr="007E363C" w:rsidRDefault="007E363C" w:rsidP="007E363C">
      <w:pPr>
        <w:pStyle w:val="ListParagraph"/>
        <w:rPr>
          <w:rStyle w:val="Hyperlink"/>
          <w:color w:val="auto"/>
          <w:u w:val="none"/>
        </w:rPr>
      </w:pPr>
    </w:p>
    <w:tbl>
      <w:tblPr>
        <w:tblStyle w:val="TableGrid"/>
        <w:tblW w:w="0" w:type="auto"/>
        <w:tblInd w:w="558" w:type="dxa"/>
        <w:tblLook w:val="04A0" w:firstRow="1" w:lastRow="0" w:firstColumn="1" w:lastColumn="0" w:noHBand="0" w:noVBand="1"/>
      </w:tblPr>
      <w:tblGrid>
        <w:gridCol w:w="618"/>
        <w:gridCol w:w="3780"/>
        <w:gridCol w:w="3162"/>
      </w:tblGrid>
      <w:tr w:rsidR="00FB3E4B" w:rsidRPr="00FB3E4B" w14:paraId="417FBB17" w14:textId="77777777" w:rsidTr="007E363C">
        <w:tc>
          <w:tcPr>
            <w:tcW w:w="618" w:type="dxa"/>
          </w:tcPr>
          <w:p w14:paraId="6FDBCEC7" w14:textId="77777777" w:rsidR="00FB3E4B" w:rsidRPr="00FB3E4B" w:rsidRDefault="00FB3E4B" w:rsidP="00FB3E4B">
            <w:pPr>
              <w:rPr>
                <w:rStyle w:val="Hyperlink"/>
                <w:b/>
                <w:color w:val="auto"/>
                <w:sz w:val="20"/>
                <w:u w:val="none"/>
              </w:rPr>
            </w:pPr>
            <w:proofErr w:type="spellStart"/>
            <w:r w:rsidRPr="00FB3E4B">
              <w:rPr>
                <w:rStyle w:val="Hyperlink"/>
                <w:b/>
                <w:color w:val="auto"/>
                <w:sz w:val="20"/>
                <w:u w:val="none"/>
              </w:rPr>
              <w:t>Num</w:t>
            </w:r>
            <w:proofErr w:type="spellEnd"/>
          </w:p>
        </w:tc>
        <w:tc>
          <w:tcPr>
            <w:tcW w:w="3780" w:type="dxa"/>
          </w:tcPr>
          <w:p w14:paraId="5E988ECB" w14:textId="77777777" w:rsidR="00FB3E4B" w:rsidRPr="00FB3E4B" w:rsidRDefault="00FB3E4B" w:rsidP="00FB3E4B">
            <w:pPr>
              <w:rPr>
                <w:rStyle w:val="Hyperlink"/>
                <w:b/>
                <w:color w:val="auto"/>
                <w:sz w:val="20"/>
                <w:u w:val="none"/>
              </w:rPr>
            </w:pPr>
            <w:r w:rsidRPr="00FB3E4B">
              <w:rPr>
                <w:rStyle w:val="Hyperlink"/>
                <w:b/>
                <w:color w:val="auto"/>
                <w:sz w:val="20"/>
                <w:u w:val="none"/>
              </w:rPr>
              <w:t>Description</w:t>
            </w:r>
          </w:p>
        </w:tc>
        <w:tc>
          <w:tcPr>
            <w:tcW w:w="3162" w:type="dxa"/>
          </w:tcPr>
          <w:p w14:paraId="1DAAEE2B" w14:textId="77777777" w:rsidR="00FB3E4B" w:rsidRPr="00FB3E4B" w:rsidRDefault="00FB3E4B" w:rsidP="00FB3E4B">
            <w:pPr>
              <w:rPr>
                <w:rStyle w:val="Hyperlink"/>
                <w:b/>
                <w:color w:val="auto"/>
                <w:sz w:val="20"/>
                <w:u w:val="none"/>
              </w:rPr>
            </w:pPr>
            <w:r w:rsidRPr="00FB3E4B">
              <w:rPr>
                <w:rStyle w:val="Hyperlink"/>
                <w:b/>
                <w:color w:val="auto"/>
                <w:sz w:val="20"/>
                <w:u w:val="none"/>
              </w:rPr>
              <w:t>Role Name</w:t>
            </w:r>
          </w:p>
        </w:tc>
      </w:tr>
      <w:tr w:rsidR="00FB3E4B" w:rsidRPr="00FB3E4B" w14:paraId="46D037AB" w14:textId="77777777" w:rsidTr="007E363C">
        <w:tc>
          <w:tcPr>
            <w:tcW w:w="618" w:type="dxa"/>
          </w:tcPr>
          <w:p w14:paraId="5C394888" w14:textId="77777777" w:rsidR="00FB3E4B" w:rsidRPr="00FB3E4B" w:rsidRDefault="00FB3E4B" w:rsidP="00FB3E4B">
            <w:pPr>
              <w:rPr>
                <w:rStyle w:val="Hyperlink"/>
                <w:color w:val="auto"/>
                <w:sz w:val="18"/>
                <w:u w:val="none"/>
              </w:rPr>
            </w:pPr>
            <w:r w:rsidRPr="00FB3E4B">
              <w:rPr>
                <w:rStyle w:val="Hyperlink"/>
                <w:color w:val="auto"/>
                <w:sz w:val="18"/>
                <w:u w:val="none"/>
              </w:rPr>
              <w:t>1</w:t>
            </w:r>
          </w:p>
        </w:tc>
        <w:tc>
          <w:tcPr>
            <w:tcW w:w="3780" w:type="dxa"/>
          </w:tcPr>
          <w:p w14:paraId="1CA067D2" w14:textId="77777777" w:rsidR="00FB3E4B" w:rsidRPr="00FB3E4B" w:rsidRDefault="00FB3E4B" w:rsidP="00FB3E4B">
            <w:pPr>
              <w:rPr>
                <w:rStyle w:val="Hyperlink"/>
                <w:color w:val="auto"/>
                <w:sz w:val="18"/>
                <w:u w:val="none"/>
              </w:rPr>
            </w:pPr>
            <w:r w:rsidRPr="00FB3E4B">
              <w:rPr>
                <w:rStyle w:val="Hyperlink"/>
                <w:color w:val="auto"/>
                <w:sz w:val="18"/>
                <w:u w:val="none"/>
              </w:rPr>
              <w:t>LDB Inventory Management</w:t>
            </w:r>
          </w:p>
        </w:tc>
        <w:tc>
          <w:tcPr>
            <w:tcW w:w="3162" w:type="dxa"/>
          </w:tcPr>
          <w:p w14:paraId="50BB91AB"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wms_inv_ctrl_ldb</w:t>
            </w:r>
            <w:proofErr w:type="spellEnd"/>
          </w:p>
        </w:tc>
      </w:tr>
      <w:tr w:rsidR="00FB3E4B" w:rsidRPr="00FB3E4B" w14:paraId="5FCCB2D1" w14:textId="77777777" w:rsidTr="007E363C">
        <w:tc>
          <w:tcPr>
            <w:tcW w:w="618" w:type="dxa"/>
          </w:tcPr>
          <w:p w14:paraId="3CF48033" w14:textId="77777777" w:rsidR="00FB3E4B" w:rsidRPr="00FB3E4B" w:rsidRDefault="00FB3E4B" w:rsidP="00FB3E4B">
            <w:pPr>
              <w:rPr>
                <w:rStyle w:val="Hyperlink"/>
                <w:color w:val="auto"/>
                <w:sz w:val="18"/>
                <w:u w:val="none"/>
              </w:rPr>
            </w:pPr>
            <w:r w:rsidRPr="00FB3E4B">
              <w:rPr>
                <w:rStyle w:val="Hyperlink"/>
                <w:color w:val="auto"/>
                <w:sz w:val="18"/>
                <w:u w:val="none"/>
              </w:rPr>
              <w:t>2</w:t>
            </w:r>
          </w:p>
        </w:tc>
        <w:tc>
          <w:tcPr>
            <w:tcW w:w="3780" w:type="dxa"/>
          </w:tcPr>
          <w:p w14:paraId="0AE6FFA5" w14:textId="77777777" w:rsidR="00FB3E4B" w:rsidRPr="00FB3E4B" w:rsidRDefault="00FB3E4B" w:rsidP="00FB3E4B">
            <w:pPr>
              <w:rPr>
                <w:rStyle w:val="Hyperlink"/>
                <w:color w:val="auto"/>
                <w:sz w:val="18"/>
                <w:u w:val="none"/>
              </w:rPr>
            </w:pPr>
            <w:r w:rsidRPr="00FB3E4B">
              <w:rPr>
                <w:rStyle w:val="Hyperlink"/>
                <w:color w:val="auto"/>
                <w:sz w:val="18"/>
                <w:u w:val="none"/>
              </w:rPr>
              <w:t>LDB Inventory Management - Cycle Count</w:t>
            </w:r>
          </w:p>
        </w:tc>
        <w:tc>
          <w:tcPr>
            <w:tcW w:w="3162" w:type="dxa"/>
          </w:tcPr>
          <w:p w14:paraId="5AEA0B9F"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wms_inv_ctrl_cycle_count_ldb</w:t>
            </w:r>
            <w:proofErr w:type="spellEnd"/>
          </w:p>
        </w:tc>
      </w:tr>
      <w:tr w:rsidR="00FB3E4B" w:rsidRPr="00FB3E4B" w14:paraId="2645020E" w14:textId="77777777" w:rsidTr="007E363C">
        <w:tc>
          <w:tcPr>
            <w:tcW w:w="618" w:type="dxa"/>
          </w:tcPr>
          <w:p w14:paraId="4AF4F6E2" w14:textId="77777777" w:rsidR="00FB3E4B" w:rsidRPr="00FB3E4B" w:rsidRDefault="00FB3E4B" w:rsidP="00FB3E4B">
            <w:pPr>
              <w:rPr>
                <w:rStyle w:val="Hyperlink"/>
                <w:color w:val="auto"/>
                <w:sz w:val="18"/>
                <w:u w:val="none"/>
              </w:rPr>
            </w:pPr>
            <w:r w:rsidRPr="00FB3E4B">
              <w:rPr>
                <w:rStyle w:val="Hyperlink"/>
                <w:color w:val="auto"/>
                <w:sz w:val="18"/>
                <w:u w:val="none"/>
              </w:rPr>
              <w:t>3</w:t>
            </w:r>
          </w:p>
        </w:tc>
        <w:tc>
          <w:tcPr>
            <w:tcW w:w="3780" w:type="dxa"/>
          </w:tcPr>
          <w:p w14:paraId="32B018B7" w14:textId="77777777" w:rsidR="00FB3E4B" w:rsidRPr="00FB3E4B" w:rsidRDefault="00FB3E4B" w:rsidP="00FB3E4B">
            <w:pPr>
              <w:rPr>
                <w:rStyle w:val="Hyperlink"/>
                <w:color w:val="auto"/>
                <w:sz w:val="18"/>
                <w:u w:val="none"/>
              </w:rPr>
            </w:pPr>
            <w:r w:rsidRPr="00FB3E4B">
              <w:rPr>
                <w:rStyle w:val="Hyperlink"/>
                <w:color w:val="auto"/>
                <w:sz w:val="18"/>
                <w:u w:val="none"/>
              </w:rPr>
              <w:t>LDB Inventory Management - Read Only</w:t>
            </w:r>
          </w:p>
        </w:tc>
        <w:tc>
          <w:tcPr>
            <w:tcW w:w="3162" w:type="dxa"/>
          </w:tcPr>
          <w:p w14:paraId="28B0EB70"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wms_inv_ctrl_read_only_ldb</w:t>
            </w:r>
            <w:proofErr w:type="spellEnd"/>
          </w:p>
        </w:tc>
      </w:tr>
      <w:tr w:rsidR="00FB3E4B" w:rsidRPr="00FB3E4B" w14:paraId="6D0DC27E" w14:textId="77777777" w:rsidTr="007E363C">
        <w:tc>
          <w:tcPr>
            <w:tcW w:w="618" w:type="dxa"/>
          </w:tcPr>
          <w:p w14:paraId="406C88CF" w14:textId="77777777" w:rsidR="00FB3E4B" w:rsidRPr="00FB3E4B" w:rsidRDefault="00FB3E4B" w:rsidP="00FB3E4B">
            <w:pPr>
              <w:rPr>
                <w:rStyle w:val="Hyperlink"/>
                <w:color w:val="auto"/>
                <w:sz w:val="18"/>
                <w:u w:val="none"/>
              </w:rPr>
            </w:pPr>
            <w:r w:rsidRPr="00FB3E4B">
              <w:rPr>
                <w:rStyle w:val="Hyperlink"/>
                <w:color w:val="auto"/>
                <w:sz w:val="18"/>
                <w:u w:val="none"/>
              </w:rPr>
              <w:t>4</w:t>
            </w:r>
          </w:p>
        </w:tc>
        <w:tc>
          <w:tcPr>
            <w:tcW w:w="3780" w:type="dxa"/>
          </w:tcPr>
          <w:p w14:paraId="1EC9501B" w14:textId="77777777" w:rsidR="00FB3E4B" w:rsidRPr="00FB3E4B" w:rsidRDefault="00FB3E4B" w:rsidP="00FB3E4B">
            <w:pPr>
              <w:rPr>
                <w:rStyle w:val="Hyperlink"/>
                <w:color w:val="auto"/>
                <w:sz w:val="18"/>
                <w:u w:val="none"/>
              </w:rPr>
            </w:pPr>
            <w:r w:rsidRPr="00FB3E4B">
              <w:rPr>
                <w:rStyle w:val="Hyperlink"/>
                <w:color w:val="auto"/>
                <w:sz w:val="18"/>
                <w:u w:val="none"/>
              </w:rPr>
              <w:t>LDB Inventory Management - Recoup/Cleanup</w:t>
            </w:r>
          </w:p>
        </w:tc>
        <w:tc>
          <w:tcPr>
            <w:tcW w:w="3162" w:type="dxa"/>
          </w:tcPr>
          <w:p w14:paraId="2C12ECA8"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wms_inv_ctrl_recoup_clean_ldb</w:t>
            </w:r>
            <w:proofErr w:type="spellEnd"/>
          </w:p>
        </w:tc>
      </w:tr>
      <w:tr w:rsidR="00FB3E4B" w:rsidRPr="00FB3E4B" w14:paraId="327A54CE" w14:textId="77777777" w:rsidTr="007E363C">
        <w:tc>
          <w:tcPr>
            <w:tcW w:w="618" w:type="dxa"/>
          </w:tcPr>
          <w:p w14:paraId="43EB5755" w14:textId="77777777" w:rsidR="00FB3E4B" w:rsidRPr="00FB3E4B" w:rsidRDefault="00FB3E4B" w:rsidP="00FB3E4B">
            <w:pPr>
              <w:rPr>
                <w:rStyle w:val="Hyperlink"/>
                <w:color w:val="auto"/>
                <w:sz w:val="18"/>
                <w:u w:val="none"/>
              </w:rPr>
            </w:pPr>
            <w:r w:rsidRPr="00FB3E4B">
              <w:rPr>
                <w:rStyle w:val="Hyperlink"/>
                <w:color w:val="auto"/>
                <w:sz w:val="18"/>
                <w:u w:val="none"/>
              </w:rPr>
              <w:t>5</w:t>
            </w:r>
          </w:p>
        </w:tc>
        <w:tc>
          <w:tcPr>
            <w:tcW w:w="3780" w:type="dxa"/>
          </w:tcPr>
          <w:p w14:paraId="36821F96" w14:textId="77777777" w:rsidR="00FB3E4B" w:rsidRPr="00FB3E4B" w:rsidRDefault="00FB3E4B" w:rsidP="00FB3E4B">
            <w:pPr>
              <w:rPr>
                <w:rStyle w:val="Hyperlink"/>
                <w:color w:val="auto"/>
                <w:sz w:val="18"/>
                <w:u w:val="none"/>
              </w:rPr>
            </w:pPr>
            <w:r w:rsidRPr="00FB3E4B">
              <w:rPr>
                <w:rStyle w:val="Hyperlink"/>
                <w:color w:val="auto"/>
                <w:sz w:val="18"/>
                <w:u w:val="none"/>
              </w:rPr>
              <w:t>LDB Inventory Management - Staff</w:t>
            </w:r>
          </w:p>
        </w:tc>
        <w:tc>
          <w:tcPr>
            <w:tcW w:w="3162" w:type="dxa"/>
          </w:tcPr>
          <w:p w14:paraId="390290D0"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wms_inv_ctrl_staff_ldb</w:t>
            </w:r>
            <w:proofErr w:type="spellEnd"/>
          </w:p>
        </w:tc>
      </w:tr>
      <w:tr w:rsidR="00FB3E4B" w:rsidRPr="00FB3E4B" w14:paraId="61E9BDD5" w14:textId="77777777" w:rsidTr="007E363C">
        <w:tc>
          <w:tcPr>
            <w:tcW w:w="618" w:type="dxa"/>
          </w:tcPr>
          <w:p w14:paraId="1A142321" w14:textId="77777777" w:rsidR="00FB3E4B" w:rsidRPr="00FB3E4B" w:rsidRDefault="00FB3E4B" w:rsidP="00FB3E4B">
            <w:pPr>
              <w:rPr>
                <w:rStyle w:val="Hyperlink"/>
                <w:color w:val="auto"/>
                <w:sz w:val="18"/>
                <w:u w:val="none"/>
              </w:rPr>
            </w:pPr>
            <w:r w:rsidRPr="00FB3E4B">
              <w:rPr>
                <w:rStyle w:val="Hyperlink"/>
                <w:color w:val="auto"/>
                <w:sz w:val="18"/>
                <w:u w:val="none"/>
              </w:rPr>
              <w:t>6</w:t>
            </w:r>
          </w:p>
        </w:tc>
        <w:tc>
          <w:tcPr>
            <w:tcW w:w="3780" w:type="dxa"/>
          </w:tcPr>
          <w:p w14:paraId="1194569F" w14:textId="77777777" w:rsidR="00FB3E4B" w:rsidRPr="00FB3E4B" w:rsidRDefault="00FB3E4B" w:rsidP="00FB3E4B">
            <w:pPr>
              <w:rPr>
                <w:rStyle w:val="Hyperlink"/>
                <w:color w:val="auto"/>
                <w:sz w:val="18"/>
                <w:u w:val="none"/>
              </w:rPr>
            </w:pPr>
            <w:r w:rsidRPr="00FB3E4B">
              <w:rPr>
                <w:rStyle w:val="Hyperlink"/>
                <w:color w:val="auto"/>
                <w:sz w:val="18"/>
                <w:u w:val="none"/>
              </w:rPr>
              <w:t>LDB Manager</w:t>
            </w:r>
          </w:p>
        </w:tc>
        <w:tc>
          <w:tcPr>
            <w:tcW w:w="3162" w:type="dxa"/>
          </w:tcPr>
          <w:p w14:paraId="02CBDCFE"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wms_manager_ldb</w:t>
            </w:r>
            <w:proofErr w:type="spellEnd"/>
          </w:p>
        </w:tc>
      </w:tr>
      <w:tr w:rsidR="00FB3E4B" w:rsidRPr="00FB3E4B" w14:paraId="0A623042" w14:textId="77777777" w:rsidTr="007E363C">
        <w:tc>
          <w:tcPr>
            <w:tcW w:w="618" w:type="dxa"/>
          </w:tcPr>
          <w:p w14:paraId="5F24921C" w14:textId="77777777" w:rsidR="00FB3E4B" w:rsidRPr="00FB3E4B" w:rsidRDefault="00FB3E4B" w:rsidP="00FB3E4B">
            <w:pPr>
              <w:rPr>
                <w:rStyle w:val="Hyperlink"/>
                <w:color w:val="auto"/>
                <w:sz w:val="18"/>
                <w:u w:val="none"/>
              </w:rPr>
            </w:pPr>
            <w:r w:rsidRPr="00FB3E4B">
              <w:rPr>
                <w:rStyle w:val="Hyperlink"/>
                <w:color w:val="auto"/>
                <w:sz w:val="18"/>
                <w:u w:val="none"/>
              </w:rPr>
              <w:t>7</w:t>
            </w:r>
          </w:p>
        </w:tc>
        <w:tc>
          <w:tcPr>
            <w:tcW w:w="3780" w:type="dxa"/>
          </w:tcPr>
          <w:p w14:paraId="19062513" w14:textId="77777777" w:rsidR="00FB3E4B" w:rsidRPr="00FB3E4B" w:rsidRDefault="00FB3E4B" w:rsidP="00FB3E4B">
            <w:pPr>
              <w:rPr>
                <w:rStyle w:val="Hyperlink"/>
                <w:color w:val="auto"/>
                <w:sz w:val="18"/>
                <w:u w:val="none"/>
              </w:rPr>
            </w:pPr>
            <w:r w:rsidRPr="00FB3E4B">
              <w:rPr>
                <w:rStyle w:val="Hyperlink"/>
                <w:color w:val="auto"/>
                <w:sz w:val="18"/>
                <w:u w:val="none"/>
              </w:rPr>
              <w:t>LDB Supervisor</w:t>
            </w:r>
          </w:p>
        </w:tc>
        <w:tc>
          <w:tcPr>
            <w:tcW w:w="3162" w:type="dxa"/>
          </w:tcPr>
          <w:p w14:paraId="1BC908C5"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wms_supervisor_ldb</w:t>
            </w:r>
            <w:proofErr w:type="spellEnd"/>
          </w:p>
        </w:tc>
      </w:tr>
      <w:tr w:rsidR="00FB3E4B" w:rsidRPr="00FB3E4B" w14:paraId="06277D97" w14:textId="77777777" w:rsidTr="007E363C">
        <w:tc>
          <w:tcPr>
            <w:tcW w:w="618" w:type="dxa"/>
          </w:tcPr>
          <w:p w14:paraId="73E1FA69" w14:textId="77777777" w:rsidR="00FB3E4B" w:rsidRPr="00FB3E4B" w:rsidRDefault="00FB3E4B" w:rsidP="00FB3E4B">
            <w:pPr>
              <w:rPr>
                <w:rStyle w:val="Hyperlink"/>
                <w:color w:val="auto"/>
                <w:sz w:val="18"/>
                <w:u w:val="none"/>
              </w:rPr>
            </w:pPr>
            <w:r w:rsidRPr="00FB3E4B">
              <w:rPr>
                <w:rStyle w:val="Hyperlink"/>
                <w:color w:val="auto"/>
                <w:sz w:val="18"/>
                <w:u w:val="none"/>
              </w:rPr>
              <w:t>8</w:t>
            </w:r>
          </w:p>
        </w:tc>
        <w:tc>
          <w:tcPr>
            <w:tcW w:w="3780" w:type="dxa"/>
          </w:tcPr>
          <w:p w14:paraId="3F509551" w14:textId="77777777" w:rsidR="00FB3E4B" w:rsidRPr="00FB3E4B" w:rsidRDefault="00FB3E4B" w:rsidP="00FB3E4B">
            <w:pPr>
              <w:rPr>
                <w:rStyle w:val="Hyperlink"/>
                <w:color w:val="auto"/>
                <w:sz w:val="18"/>
                <w:u w:val="none"/>
              </w:rPr>
            </w:pPr>
            <w:r w:rsidRPr="00FB3E4B">
              <w:rPr>
                <w:rStyle w:val="Hyperlink"/>
                <w:color w:val="auto"/>
                <w:sz w:val="18"/>
                <w:u w:val="none"/>
              </w:rPr>
              <w:t>LDB Assistant Supervisor</w:t>
            </w:r>
          </w:p>
        </w:tc>
        <w:tc>
          <w:tcPr>
            <w:tcW w:w="3162" w:type="dxa"/>
          </w:tcPr>
          <w:p w14:paraId="117D11FB"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wms_supervisor_asst_ldb</w:t>
            </w:r>
            <w:proofErr w:type="spellEnd"/>
          </w:p>
        </w:tc>
      </w:tr>
      <w:tr w:rsidR="00FB3E4B" w:rsidRPr="00FB3E4B" w14:paraId="65200D60" w14:textId="77777777" w:rsidTr="007E363C">
        <w:tc>
          <w:tcPr>
            <w:tcW w:w="618" w:type="dxa"/>
          </w:tcPr>
          <w:p w14:paraId="3409AE32" w14:textId="77777777" w:rsidR="00FB3E4B" w:rsidRPr="00FB3E4B" w:rsidRDefault="00FB3E4B" w:rsidP="00FB3E4B">
            <w:pPr>
              <w:rPr>
                <w:rStyle w:val="Hyperlink"/>
                <w:color w:val="auto"/>
                <w:sz w:val="18"/>
                <w:u w:val="none"/>
              </w:rPr>
            </w:pPr>
            <w:r w:rsidRPr="00FB3E4B">
              <w:rPr>
                <w:rStyle w:val="Hyperlink"/>
                <w:color w:val="auto"/>
                <w:sz w:val="18"/>
                <w:u w:val="none"/>
              </w:rPr>
              <w:t>9</w:t>
            </w:r>
          </w:p>
        </w:tc>
        <w:tc>
          <w:tcPr>
            <w:tcW w:w="3780" w:type="dxa"/>
          </w:tcPr>
          <w:p w14:paraId="726C91AC" w14:textId="77777777" w:rsidR="00FB3E4B" w:rsidRPr="00FB3E4B" w:rsidRDefault="00FB3E4B" w:rsidP="00FB3E4B">
            <w:pPr>
              <w:rPr>
                <w:rStyle w:val="Hyperlink"/>
                <w:color w:val="auto"/>
                <w:sz w:val="18"/>
                <w:u w:val="none"/>
              </w:rPr>
            </w:pPr>
            <w:r w:rsidRPr="00FB3E4B">
              <w:rPr>
                <w:rStyle w:val="Hyperlink"/>
                <w:color w:val="auto"/>
                <w:sz w:val="18"/>
                <w:u w:val="none"/>
              </w:rPr>
              <w:t>LDB Wave Planner</w:t>
            </w:r>
          </w:p>
        </w:tc>
        <w:tc>
          <w:tcPr>
            <w:tcW w:w="3162" w:type="dxa"/>
          </w:tcPr>
          <w:p w14:paraId="4A1D67B3"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wms_wave_planner_ldb</w:t>
            </w:r>
            <w:proofErr w:type="spellEnd"/>
          </w:p>
        </w:tc>
      </w:tr>
      <w:tr w:rsidR="00FB3E4B" w:rsidRPr="00FB3E4B" w14:paraId="33EC5548" w14:textId="77777777" w:rsidTr="007E363C">
        <w:tc>
          <w:tcPr>
            <w:tcW w:w="618" w:type="dxa"/>
          </w:tcPr>
          <w:p w14:paraId="19AE036E" w14:textId="77777777" w:rsidR="00FB3E4B" w:rsidRPr="00FB3E4B" w:rsidRDefault="00FB3E4B" w:rsidP="00FB3E4B">
            <w:pPr>
              <w:rPr>
                <w:rStyle w:val="Hyperlink"/>
                <w:color w:val="auto"/>
                <w:sz w:val="18"/>
                <w:u w:val="none"/>
              </w:rPr>
            </w:pPr>
            <w:r w:rsidRPr="00FB3E4B">
              <w:rPr>
                <w:rStyle w:val="Hyperlink"/>
                <w:color w:val="auto"/>
                <w:sz w:val="18"/>
                <w:u w:val="none"/>
              </w:rPr>
              <w:t>10</w:t>
            </w:r>
          </w:p>
        </w:tc>
        <w:tc>
          <w:tcPr>
            <w:tcW w:w="3780" w:type="dxa"/>
          </w:tcPr>
          <w:p w14:paraId="43C6477C" w14:textId="77777777" w:rsidR="00FB3E4B" w:rsidRPr="00FB3E4B" w:rsidRDefault="00FB3E4B" w:rsidP="00FB3E4B">
            <w:pPr>
              <w:rPr>
                <w:rStyle w:val="Hyperlink"/>
                <w:color w:val="auto"/>
                <w:sz w:val="18"/>
                <w:u w:val="none"/>
              </w:rPr>
            </w:pPr>
            <w:r w:rsidRPr="00FB3E4B">
              <w:rPr>
                <w:rStyle w:val="Hyperlink"/>
                <w:color w:val="auto"/>
                <w:sz w:val="18"/>
                <w:u w:val="none"/>
              </w:rPr>
              <w:t xml:space="preserve">LDB </w:t>
            </w:r>
            <w:proofErr w:type="spellStart"/>
            <w:r w:rsidRPr="00FB3E4B">
              <w:rPr>
                <w:rStyle w:val="Hyperlink"/>
                <w:color w:val="auto"/>
                <w:sz w:val="18"/>
                <w:u w:val="none"/>
              </w:rPr>
              <w:t>Putaway</w:t>
            </w:r>
            <w:proofErr w:type="spellEnd"/>
          </w:p>
        </w:tc>
        <w:tc>
          <w:tcPr>
            <w:tcW w:w="3162" w:type="dxa"/>
          </w:tcPr>
          <w:p w14:paraId="28B1468D"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wms_putaway_ldb</w:t>
            </w:r>
            <w:proofErr w:type="spellEnd"/>
          </w:p>
        </w:tc>
      </w:tr>
      <w:tr w:rsidR="00FB3E4B" w:rsidRPr="00FB3E4B" w14:paraId="76BD6B58" w14:textId="77777777" w:rsidTr="007E363C">
        <w:tc>
          <w:tcPr>
            <w:tcW w:w="618" w:type="dxa"/>
          </w:tcPr>
          <w:p w14:paraId="0C907EA1" w14:textId="77777777" w:rsidR="00FB3E4B" w:rsidRPr="00FB3E4B" w:rsidRDefault="00FB3E4B" w:rsidP="00FB3E4B">
            <w:pPr>
              <w:rPr>
                <w:rStyle w:val="Hyperlink"/>
                <w:color w:val="auto"/>
                <w:sz w:val="18"/>
                <w:u w:val="none"/>
              </w:rPr>
            </w:pPr>
            <w:r w:rsidRPr="00FB3E4B">
              <w:rPr>
                <w:rStyle w:val="Hyperlink"/>
                <w:color w:val="auto"/>
                <w:sz w:val="18"/>
                <w:u w:val="none"/>
              </w:rPr>
              <w:t>11</w:t>
            </w:r>
          </w:p>
        </w:tc>
        <w:tc>
          <w:tcPr>
            <w:tcW w:w="3780" w:type="dxa"/>
          </w:tcPr>
          <w:p w14:paraId="1E56A74E" w14:textId="77777777" w:rsidR="00FB3E4B" w:rsidRPr="00FB3E4B" w:rsidRDefault="00FB3E4B" w:rsidP="00FB3E4B">
            <w:pPr>
              <w:rPr>
                <w:rStyle w:val="Hyperlink"/>
                <w:color w:val="auto"/>
                <w:sz w:val="18"/>
                <w:u w:val="none"/>
              </w:rPr>
            </w:pPr>
            <w:r w:rsidRPr="00FB3E4B">
              <w:rPr>
                <w:rStyle w:val="Hyperlink"/>
                <w:color w:val="auto"/>
                <w:sz w:val="18"/>
                <w:u w:val="none"/>
              </w:rPr>
              <w:t xml:space="preserve">LDB </w:t>
            </w:r>
            <w:proofErr w:type="spellStart"/>
            <w:r w:rsidRPr="00FB3E4B">
              <w:rPr>
                <w:rStyle w:val="Hyperlink"/>
                <w:color w:val="auto"/>
                <w:sz w:val="18"/>
                <w:u w:val="none"/>
              </w:rPr>
              <w:t>Putaway</w:t>
            </w:r>
            <w:proofErr w:type="spellEnd"/>
            <w:r w:rsidRPr="00FB3E4B">
              <w:rPr>
                <w:rStyle w:val="Hyperlink"/>
                <w:color w:val="auto"/>
                <w:sz w:val="18"/>
                <w:u w:val="none"/>
              </w:rPr>
              <w:t xml:space="preserve"> - High Value</w:t>
            </w:r>
          </w:p>
        </w:tc>
        <w:tc>
          <w:tcPr>
            <w:tcW w:w="3162" w:type="dxa"/>
          </w:tcPr>
          <w:p w14:paraId="7D5D1361"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wms_putaway_hi_value_ldb</w:t>
            </w:r>
            <w:proofErr w:type="spellEnd"/>
          </w:p>
        </w:tc>
      </w:tr>
      <w:tr w:rsidR="00FB3E4B" w:rsidRPr="00FB3E4B" w14:paraId="56B416F4" w14:textId="77777777" w:rsidTr="007E363C">
        <w:tc>
          <w:tcPr>
            <w:tcW w:w="618" w:type="dxa"/>
          </w:tcPr>
          <w:p w14:paraId="5BCBF997" w14:textId="77777777" w:rsidR="00FB3E4B" w:rsidRPr="00FB3E4B" w:rsidRDefault="00FB3E4B" w:rsidP="00FB3E4B">
            <w:pPr>
              <w:rPr>
                <w:rStyle w:val="Hyperlink"/>
                <w:color w:val="auto"/>
                <w:sz w:val="18"/>
                <w:u w:val="none"/>
              </w:rPr>
            </w:pPr>
            <w:r w:rsidRPr="00FB3E4B">
              <w:rPr>
                <w:rStyle w:val="Hyperlink"/>
                <w:color w:val="auto"/>
                <w:sz w:val="18"/>
                <w:u w:val="none"/>
              </w:rPr>
              <w:t>12</w:t>
            </w:r>
          </w:p>
        </w:tc>
        <w:tc>
          <w:tcPr>
            <w:tcW w:w="3780" w:type="dxa"/>
          </w:tcPr>
          <w:p w14:paraId="3B3301FA" w14:textId="77777777" w:rsidR="00FB3E4B" w:rsidRPr="00FB3E4B" w:rsidRDefault="00FB3E4B" w:rsidP="00FB3E4B">
            <w:pPr>
              <w:rPr>
                <w:rStyle w:val="Hyperlink"/>
                <w:color w:val="auto"/>
                <w:sz w:val="18"/>
                <w:u w:val="none"/>
              </w:rPr>
            </w:pPr>
            <w:r w:rsidRPr="00FB3E4B">
              <w:rPr>
                <w:rStyle w:val="Hyperlink"/>
                <w:color w:val="auto"/>
                <w:sz w:val="18"/>
                <w:u w:val="none"/>
              </w:rPr>
              <w:t>LDB Receiver Floor/Office</w:t>
            </w:r>
          </w:p>
        </w:tc>
        <w:tc>
          <w:tcPr>
            <w:tcW w:w="3162" w:type="dxa"/>
          </w:tcPr>
          <w:p w14:paraId="2EDFB1C8"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wms_receiver_floor_ldb</w:t>
            </w:r>
            <w:proofErr w:type="spellEnd"/>
          </w:p>
        </w:tc>
      </w:tr>
      <w:tr w:rsidR="00FB3E4B" w:rsidRPr="00FB3E4B" w14:paraId="05CE3652" w14:textId="77777777" w:rsidTr="007E363C">
        <w:tc>
          <w:tcPr>
            <w:tcW w:w="618" w:type="dxa"/>
          </w:tcPr>
          <w:p w14:paraId="55E16B8D" w14:textId="77777777" w:rsidR="00FB3E4B" w:rsidRPr="00FB3E4B" w:rsidRDefault="00FB3E4B" w:rsidP="00FB3E4B">
            <w:pPr>
              <w:rPr>
                <w:rStyle w:val="Hyperlink"/>
                <w:color w:val="auto"/>
                <w:sz w:val="18"/>
                <w:u w:val="none"/>
              </w:rPr>
            </w:pPr>
            <w:r w:rsidRPr="00FB3E4B">
              <w:rPr>
                <w:rStyle w:val="Hyperlink"/>
                <w:color w:val="auto"/>
                <w:sz w:val="18"/>
                <w:u w:val="none"/>
              </w:rPr>
              <w:t>13</w:t>
            </w:r>
          </w:p>
        </w:tc>
        <w:tc>
          <w:tcPr>
            <w:tcW w:w="3780" w:type="dxa"/>
          </w:tcPr>
          <w:p w14:paraId="43E7E30E" w14:textId="77777777" w:rsidR="00FB3E4B" w:rsidRPr="00FB3E4B" w:rsidRDefault="00FB3E4B" w:rsidP="00FB3E4B">
            <w:pPr>
              <w:rPr>
                <w:rStyle w:val="Hyperlink"/>
                <w:color w:val="auto"/>
                <w:sz w:val="18"/>
                <w:u w:val="none"/>
              </w:rPr>
            </w:pPr>
            <w:r w:rsidRPr="00FB3E4B">
              <w:rPr>
                <w:rStyle w:val="Hyperlink"/>
                <w:color w:val="auto"/>
                <w:sz w:val="18"/>
                <w:u w:val="none"/>
              </w:rPr>
              <w:t>LDB Replenishment</w:t>
            </w:r>
          </w:p>
        </w:tc>
        <w:tc>
          <w:tcPr>
            <w:tcW w:w="3162" w:type="dxa"/>
          </w:tcPr>
          <w:p w14:paraId="31FE59F7"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wms_replenishment_ldb</w:t>
            </w:r>
            <w:proofErr w:type="spellEnd"/>
          </w:p>
        </w:tc>
      </w:tr>
      <w:tr w:rsidR="00FB3E4B" w:rsidRPr="00FB3E4B" w14:paraId="6AAE6657" w14:textId="77777777" w:rsidTr="007E363C">
        <w:tc>
          <w:tcPr>
            <w:tcW w:w="618" w:type="dxa"/>
          </w:tcPr>
          <w:p w14:paraId="5306963E" w14:textId="77777777" w:rsidR="00FB3E4B" w:rsidRPr="00FB3E4B" w:rsidRDefault="00FB3E4B" w:rsidP="00FB3E4B">
            <w:pPr>
              <w:rPr>
                <w:rStyle w:val="Hyperlink"/>
                <w:color w:val="auto"/>
                <w:sz w:val="18"/>
                <w:u w:val="none"/>
              </w:rPr>
            </w:pPr>
            <w:r w:rsidRPr="00FB3E4B">
              <w:rPr>
                <w:rStyle w:val="Hyperlink"/>
                <w:color w:val="auto"/>
                <w:sz w:val="18"/>
                <w:u w:val="none"/>
              </w:rPr>
              <w:t>14</w:t>
            </w:r>
          </w:p>
        </w:tc>
        <w:tc>
          <w:tcPr>
            <w:tcW w:w="3780" w:type="dxa"/>
          </w:tcPr>
          <w:p w14:paraId="3EBEBA0A" w14:textId="77777777" w:rsidR="00FB3E4B" w:rsidRPr="00FB3E4B" w:rsidRDefault="00FB3E4B" w:rsidP="00FB3E4B">
            <w:pPr>
              <w:rPr>
                <w:rStyle w:val="Hyperlink"/>
                <w:color w:val="auto"/>
                <w:sz w:val="18"/>
                <w:u w:val="none"/>
              </w:rPr>
            </w:pPr>
            <w:r w:rsidRPr="00FB3E4B">
              <w:rPr>
                <w:rStyle w:val="Hyperlink"/>
                <w:color w:val="auto"/>
                <w:sz w:val="18"/>
                <w:u w:val="none"/>
              </w:rPr>
              <w:t>LDB Replenishment - High Value</w:t>
            </w:r>
          </w:p>
        </w:tc>
        <w:tc>
          <w:tcPr>
            <w:tcW w:w="3162" w:type="dxa"/>
          </w:tcPr>
          <w:p w14:paraId="35F3F297"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wms_replenishment_hi_value_ldb</w:t>
            </w:r>
            <w:proofErr w:type="spellEnd"/>
          </w:p>
        </w:tc>
      </w:tr>
      <w:tr w:rsidR="00FB3E4B" w:rsidRPr="00FB3E4B" w14:paraId="144AA44A" w14:textId="77777777" w:rsidTr="007E363C">
        <w:tc>
          <w:tcPr>
            <w:tcW w:w="618" w:type="dxa"/>
          </w:tcPr>
          <w:p w14:paraId="3F990F7E" w14:textId="77777777" w:rsidR="00FB3E4B" w:rsidRPr="00FB3E4B" w:rsidRDefault="00FB3E4B" w:rsidP="00FB3E4B">
            <w:pPr>
              <w:rPr>
                <w:rStyle w:val="Hyperlink"/>
                <w:color w:val="auto"/>
                <w:sz w:val="18"/>
                <w:u w:val="none"/>
              </w:rPr>
            </w:pPr>
            <w:r w:rsidRPr="00FB3E4B">
              <w:rPr>
                <w:rStyle w:val="Hyperlink"/>
                <w:color w:val="auto"/>
                <w:sz w:val="18"/>
                <w:u w:val="none"/>
              </w:rPr>
              <w:t>15</w:t>
            </w:r>
          </w:p>
        </w:tc>
        <w:tc>
          <w:tcPr>
            <w:tcW w:w="3780" w:type="dxa"/>
          </w:tcPr>
          <w:p w14:paraId="6DF42039" w14:textId="77777777" w:rsidR="00FB3E4B" w:rsidRPr="00FB3E4B" w:rsidRDefault="00FB3E4B" w:rsidP="00FB3E4B">
            <w:pPr>
              <w:rPr>
                <w:rStyle w:val="Hyperlink"/>
                <w:color w:val="auto"/>
                <w:sz w:val="18"/>
                <w:u w:val="none"/>
              </w:rPr>
            </w:pPr>
            <w:r w:rsidRPr="00FB3E4B">
              <w:rPr>
                <w:rStyle w:val="Hyperlink"/>
                <w:color w:val="auto"/>
                <w:sz w:val="18"/>
                <w:u w:val="none"/>
              </w:rPr>
              <w:t>LDB Shipping</w:t>
            </w:r>
          </w:p>
        </w:tc>
        <w:tc>
          <w:tcPr>
            <w:tcW w:w="3162" w:type="dxa"/>
          </w:tcPr>
          <w:p w14:paraId="4985278A"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wms_shipping_ldb</w:t>
            </w:r>
            <w:proofErr w:type="spellEnd"/>
          </w:p>
        </w:tc>
      </w:tr>
      <w:tr w:rsidR="00FB3E4B" w:rsidRPr="00FB3E4B" w14:paraId="5FCDB6A9" w14:textId="77777777" w:rsidTr="007E363C">
        <w:tc>
          <w:tcPr>
            <w:tcW w:w="618" w:type="dxa"/>
          </w:tcPr>
          <w:p w14:paraId="0E8D657B" w14:textId="77777777" w:rsidR="00FB3E4B" w:rsidRPr="00FB3E4B" w:rsidRDefault="00FB3E4B" w:rsidP="00FB3E4B">
            <w:pPr>
              <w:rPr>
                <w:rStyle w:val="Hyperlink"/>
                <w:color w:val="auto"/>
                <w:sz w:val="18"/>
                <w:u w:val="none"/>
              </w:rPr>
            </w:pPr>
            <w:r w:rsidRPr="00FB3E4B">
              <w:rPr>
                <w:rStyle w:val="Hyperlink"/>
                <w:color w:val="auto"/>
                <w:sz w:val="18"/>
                <w:u w:val="none"/>
              </w:rPr>
              <w:t>16</w:t>
            </w:r>
          </w:p>
        </w:tc>
        <w:tc>
          <w:tcPr>
            <w:tcW w:w="3780" w:type="dxa"/>
          </w:tcPr>
          <w:p w14:paraId="617AD4CE" w14:textId="77777777" w:rsidR="00FB3E4B" w:rsidRPr="00FB3E4B" w:rsidRDefault="00FB3E4B" w:rsidP="00FB3E4B">
            <w:pPr>
              <w:rPr>
                <w:rStyle w:val="Hyperlink"/>
                <w:color w:val="auto"/>
                <w:sz w:val="18"/>
                <w:u w:val="none"/>
              </w:rPr>
            </w:pPr>
            <w:r w:rsidRPr="00FB3E4B">
              <w:rPr>
                <w:rStyle w:val="Hyperlink"/>
                <w:color w:val="auto"/>
                <w:sz w:val="18"/>
                <w:u w:val="none"/>
              </w:rPr>
              <w:t>LDB Bottle Picker</w:t>
            </w:r>
          </w:p>
        </w:tc>
        <w:tc>
          <w:tcPr>
            <w:tcW w:w="3162" w:type="dxa"/>
          </w:tcPr>
          <w:p w14:paraId="4042DAB9"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wms_bottle_picker_ldb</w:t>
            </w:r>
            <w:proofErr w:type="spellEnd"/>
          </w:p>
        </w:tc>
      </w:tr>
      <w:tr w:rsidR="00FB3E4B" w:rsidRPr="00FB3E4B" w14:paraId="707B5A84" w14:textId="77777777" w:rsidTr="007E363C">
        <w:tc>
          <w:tcPr>
            <w:tcW w:w="618" w:type="dxa"/>
          </w:tcPr>
          <w:p w14:paraId="71E547DC" w14:textId="77777777" w:rsidR="00FB3E4B" w:rsidRPr="00FB3E4B" w:rsidRDefault="00FB3E4B" w:rsidP="00FB3E4B">
            <w:pPr>
              <w:rPr>
                <w:rStyle w:val="Hyperlink"/>
                <w:color w:val="auto"/>
                <w:sz w:val="18"/>
                <w:u w:val="none"/>
              </w:rPr>
            </w:pPr>
            <w:r w:rsidRPr="00FB3E4B">
              <w:rPr>
                <w:rStyle w:val="Hyperlink"/>
                <w:color w:val="auto"/>
                <w:sz w:val="18"/>
                <w:u w:val="none"/>
              </w:rPr>
              <w:t>17</w:t>
            </w:r>
          </w:p>
        </w:tc>
        <w:tc>
          <w:tcPr>
            <w:tcW w:w="3780" w:type="dxa"/>
          </w:tcPr>
          <w:p w14:paraId="0402B44B" w14:textId="77777777" w:rsidR="00FB3E4B" w:rsidRPr="00FB3E4B" w:rsidRDefault="00FB3E4B" w:rsidP="00FB3E4B">
            <w:pPr>
              <w:rPr>
                <w:rStyle w:val="Hyperlink"/>
                <w:color w:val="auto"/>
                <w:sz w:val="18"/>
                <w:u w:val="none"/>
              </w:rPr>
            </w:pPr>
            <w:r w:rsidRPr="00FB3E4B">
              <w:rPr>
                <w:rStyle w:val="Hyperlink"/>
                <w:color w:val="auto"/>
                <w:sz w:val="18"/>
                <w:u w:val="none"/>
              </w:rPr>
              <w:t>LDB Bottle Picker High Value</w:t>
            </w:r>
          </w:p>
        </w:tc>
        <w:tc>
          <w:tcPr>
            <w:tcW w:w="3162" w:type="dxa"/>
          </w:tcPr>
          <w:p w14:paraId="76CB4DFA"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wms_bottle_picker_hi_value_ldb</w:t>
            </w:r>
            <w:proofErr w:type="spellEnd"/>
          </w:p>
        </w:tc>
      </w:tr>
      <w:tr w:rsidR="00FB3E4B" w:rsidRPr="00FB3E4B" w14:paraId="32E22496" w14:textId="77777777" w:rsidTr="007E363C">
        <w:tc>
          <w:tcPr>
            <w:tcW w:w="618" w:type="dxa"/>
          </w:tcPr>
          <w:p w14:paraId="474C6CF8" w14:textId="77777777" w:rsidR="00FB3E4B" w:rsidRPr="00FB3E4B" w:rsidRDefault="00FB3E4B" w:rsidP="00FB3E4B">
            <w:pPr>
              <w:rPr>
                <w:rStyle w:val="Hyperlink"/>
                <w:color w:val="auto"/>
                <w:sz w:val="18"/>
                <w:u w:val="none"/>
              </w:rPr>
            </w:pPr>
            <w:r w:rsidRPr="00FB3E4B">
              <w:rPr>
                <w:rStyle w:val="Hyperlink"/>
                <w:color w:val="auto"/>
                <w:sz w:val="18"/>
                <w:u w:val="none"/>
              </w:rPr>
              <w:t>18</w:t>
            </w:r>
          </w:p>
        </w:tc>
        <w:tc>
          <w:tcPr>
            <w:tcW w:w="3780" w:type="dxa"/>
          </w:tcPr>
          <w:p w14:paraId="59FD390A" w14:textId="77777777" w:rsidR="00FB3E4B" w:rsidRPr="00FB3E4B" w:rsidRDefault="00FB3E4B" w:rsidP="00FB3E4B">
            <w:pPr>
              <w:rPr>
                <w:rStyle w:val="Hyperlink"/>
                <w:color w:val="auto"/>
                <w:sz w:val="18"/>
                <w:u w:val="none"/>
              </w:rPr>
            </w:pPr>
            <w:r w:rsidRPr="00FB3E4B">
              <w:rPr>
                <w:rStyle w:val="Hyperlink"/>
                <w:color w:val="auto"/>
                <w:sz w:val="18"/>
                <w:u w:val="none"/>
              </w:rPr>
              <w:t>LDB Case Picker</w:t>
            </w:r>
          </w:p>
        </w:tc>
        <w:tc>
          <w:tcPr>
            <w:tcW w:w="3162" w:type="dxa"/>
          </w:tcPr>
          <w:p w14:paraId="62821164"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wms_case_picker_ldb</w:t>
            </w:r>
            <w:proofErr w:type="spellEnd"/>
          </w:p>
        </w:tc>
      </w:tr>
      <w:tr w:rsidR="00FB3E4B" w:rsidRPr="00FB3E4B" w14:paraId="29366887" w14:textId="77777777" w:rsidTr="007E363C">
        <w:tc>
          <w:tcPr>
            <w:tcW w:w="618" w:type="dxa"/>
          </w:tcPr>
          <w:p w14:paraId="28A2609E" w14:textId="77777777" w:rsidR="00FB3E4B" w:rsidRPr="00FB3E4B" w:rsidRDefault="00FB3E4B" w:rsidP="00FB3E4B">
            <w:pPr>
              <w:rPr>
                <w:rStyle w:val="Hyperlink"/>
                <w:color w:val="auto"/>
                <w:sz w:val="18"/>
                <w:u w:val="none"/>
              </w:rPr>
            </w:pPr>
            <w:r w:rsidRPr="00FB3E4B">
              <w:rPr>
                <w:rStyle w:val="Hyperlink"/>
                <w:color w:val="auto"/>
                <w:sz w:val="18"/>
                <w:u w:val="none"/>
              </w:rPr>
              <w:t>19</w:t>
            </w:r>
          </w:p>
        </w:tc>
        <w:tc>
          <w:tcPr>
            <w:tcW w:w="3780" w:type="dxa"/>
          </w:tcPr>
          <w:p w14:paraId="786143DE" w14:textId="77777777" w:rsidR="00FB3E4B" w:rsidRPr="00FB3E4B" w:rsidRDefault="00FB3E4B" w:rsidP="00FB3E4B">
            <w:pPr>
              <w:rPr>
                <w:rStyle w:val="Hyperlink"/>
                <w:color w:val="auto"/>
                <w:sz w:val="18"/>
                <w:u w:val="none"/>
              </w:rPr>
            </w:pPr>
            <w:r w:rsidRPr="00FB3E4B">
              <w:rPr>
                <w:rStyle w:val="Hyperlink"/>
                <w:color w:val="auto"/>
                <w:sz w:val="18"/>
                <w:u w:val="none"/>
              </w:rPr>
              <w:t>LDB Case Picker High Value</w:t>
            </w:r>
          </w:p>
        </w:tc>
        <w:tc>
          <w:tcPr>
            <w:tcW w:w="3162" w:type="dxa"/>
          </w:tcPr>
          <w:p w14:paraId="46759DE0"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wms_case_picker_hi_value_ldb</w:t>
            </w:r>
            <w:proofErr w:type="spellEnd"/>
          </w:p>
        </w:tc>
      </w:tr>
      <w:tr w:rsidR="00FB3E4B" w:rsidRPr="00FB3E4B" w14:paraId="6EE81309" w14:textId="77777777" w:rsidTr="007E363C">
        <w:tc>
          <w:tcPr>
            <w:tcW w:w="618" w:type="dxa"/>
          </w:tcPr>
          <w:p w14:paraId="2754C7D4" w14:textId="77777777" w:rsidR="00FB3E4B" w:rsidRPr="00FB3E4B" w:rsidRDefault="00FB3E4B" w:rsidP="00FB3E4B">
            <w:pPr>
              <w:rPr>
                <w:rStyle w:val="Hyperlink"/>
                <w:color w:val="auto"/>
                <w:sz w:val="18"/>
                <w:u w:val="none"/>
              </w:rPr>
            </w:pPr>
            <w:r w:rsidRPr="00FB3E4B">
              <w:rPr>
                <w:rStyle w:val="Hyperlink"/>
                <w:color w:val="auto"/>
                <w:sz w:val="18"/>
                <w:u w:val="none"/>
              </w:rPr>
              <w:t>20</w:t>
            </w:r>
          </w:p>
        </w:tc>
        <w:tc>
          <w:tcPr>
            <w:tcW w:w="3780" w:type="dxa"/>
          </w:tcPr>
          <w:p w14:paraId="7A82E01C" w14:textId="77777777" w:rsidR="00FB3E4B" w:rsidRPr="00FB3E4B" w:rsidRDefault="00FB3E4B" w:rsidP="00FB3E4B">
            <w:pPr>
              <w:rPr>
                <w:rStyle w:val="Hyperlink"/>
                <w:color w:val="auto"/>
                <w:sz w:val="18"/>
                <w:u w:val="none"/>
              </w:rPr>
            </w:pPr>
            <w:r w:rsidRPr="00FB3E4B">
              <w:rPr>
                <w:rStyle w:val="Hyperlink"/>
                <w:color w:val="auto"/>
                <w:sz w:val="18"/>
                <w:u w:val="none"/>
              </w:rPr>
              <w:t>LDB WMS Dashboards</w:t>
            </w:r>
          </w:p>
        </w:tc>
        <w:tc>
          <w:tcPr>
            <w:tcW w:w="3162" w:type="dxa"/>
          </w:tcPr>
          <w:p w14:paraId="09DC990C" w14:textId="77777777" w:rsidR="00FB3E4B" w:rsidRPr="00FB3E4B" w:rsidRDefault="00FB3E4B" w:rsidP="00FB3E4B">
            <w:pPr>
              <w:rPr>
                <w:rStyle w:val="Hyperlink"/>
                <w:color w:val="auto"/>
                <w:sz w:val="18"/>
                <w:u w:val="none"/>
              </w:rPr>
            </w:pPr>
            <w:proofErr w:type="spellStart"/>
            <w:r w:rsidRPr="00FB3E4B">
              <w:rPr>
                <w:rStyle w:val="Hyperlink"/>
                <w:color w:val="auto"/>
                <w:sz w:val="18"/>
                <w:u w:val="none"/>
              </w:rPr>
              <w:t>wms_dashboard_ldb</w:t>
            </w:r>
            <w:proofErr w:type="spellEnd"/>
          </w:p>
        </w:tc>
      </w:tr>
    </w:tbl>
    <w:p w14:paraId="01391D1F" w14:textId="77777777" w:rsidR="00D2093A" w:rsidRDefault="00D2093A" w:rsidP="00D2093A">
      <w:pPr>
        <w:pStyle w:val="Heading2"/>
        <w:rPr>
          <w:rStyle w:val="Hyperlink"/>
          <w:color w:val="365F91" w:themeColor="accent1" w:themeShade="BF"/>
          <w:u w:val="none"/>
        </w:rPr>
      </w:pPr>
      <w:bookmarkStart w:id="8" w:name="_WMS_Users"/>
      <w:bookmarkEnd w:id="8"/>
      <w:r w:rsidRPr="00D2093A">
        <w:rPr>
          <w:rStyle w:val="Hyperlink"/>
          <w:color w:val="365F91" w:themeColor="accent1" w:themeShade="BF"/>
          <w:u w:val="none"/>
        </w:rPr>
        <w:t>WMS Users</w:t>
      </w:r>
    </w:p>
    <w:p w14:paraId="2E953BB5" w14:textId="50098048" w:rsidR="00AD7E1C" w:rsidRPr="00555019" w:rsidRDefault="0015430B" w:rsidP="00AD7E1C">
      <w:r>
        <w:t>Users will be added through the central IAM software. Please follow the IAM SOP to create users.</w:t>
      </w:r>
    </w:p>
    <w:p w14:paraId="2D1CD819" w14:textId="469B04C8" w:rsidR="00AD7E1C" w:rsidRPr="00AD7E1C" w:rsidRDefault="00AD7E1C" w:rsidP="004B7877">
      <w:pPr>
        <w:spacing w:after="0" w:line="240" w:lineRule="auto"/>
        <w:textAlignment w:val="center"/>
        <w:rPr>
          <w:rFonts w:ascii="Calibri" w:eastAsia="Times New Roman" w:hAnsi="Calibri" w:cs="Calibri"/>
          <w:u w:val="single"/>
        </w:rPr>
      </w:pPr>
      <w:r w:rsidRPr="00AD7E1C">
        <w:rPr>
          <w:rFonts w:ascii="Calibri" w:eastAsia="Times New Roman" w:hAnsi="Calibri" w:cs="Calibri"/>
          <w:u w:val="single"/>
        </w:rPr>
        <w:t>How to add personalization to user profile</w:t>
      </w:r>
    </w:p>
    <w:p w14:paraId="328E50B9" w14:textId="770BCFFC" w:rsidR="004B7877" w:rsidRPr="00AD7E1C" w:rsidRDefault="004B7877" w:rsidP="004B7877">
      <w:pPr>
        <w:spacing w:after="0" w:line="240" w:lineRule="auto"/>
        <w:textAlignment w:val="center"/>
        <w:rPr>
          <w:rFonts w:ascii="Calibri" w:eastAsia="Times New Roman" w:hAnsi="Calibri" w:cs="Calibri"/>
        </w:rPr>
      </w:pPr>
      <w:r w:rsidRPr="00AD7E1C">
        <w:rPr>
          <w:rFonts w:ascii="Calibri" w:eastAsia="Times New Roman" w:hAnsi="Calibri" w:cs="Calibri"/>
        </w:rPr>
        <w:t>By default users do not get personalization rights in the system. To provide rights:</w:t>
      </w:r>
    </w:p>
    <w:p w14:paraId="672E5BCE" w14:textId="77777777" w:rsidR="004B7877" w:rsidRPr="00AD7E1C" w:rsidRDefault="004B7877" w:rsidP="00B63AF9">
      <w:pPr>
        <w:pStyle w:val="ListParagraph"/>
        <w:numPr>
          <w:ilvl w:val="0"/>
          <w:numId w:val="8"/>
        </w:numPr>
        <w:spacing w:after="0" w:line="240" w:lineRule="auto"/>
        <w:textAlignment w:val="center"/>
        <w:rPr>
          <w:rFonts w:ascii="Calibri" w:eastAsia="Times New Roman" w:hAnsi="Calibri" w:cs="Calibri"/>
        </w:rPr>
      </w:pPr>
      <w:r w:rsidRPr="00AD7E1C">
        <w:rPr>
          <w:rFonts w:ascii="Calibri" w:eastAsia="Times New Roman" w:hAnsi="Calibri" w:cs="Calibri"/>
        </w:rPr>
        <w:t>Log in as system</w:t>
      </w:r>
    </w:p>
    <w:p w14:paraId="7884D9CE" w14:textId="77777777" w:rsidR="004B7877" w:rsidRPr="00AD7E1C" w:rsidRDefault="004B7877" w:rsidP="00B63AF9">
      <w:pPr>
        <w:pStyle w:val="ListParagraph"/>
        <w:numPr>
          <w:ilvl w:val="0"/>
          <w:numId w:val="8"/>
        </w:numPr>
        <w:spacing w:after="0" w:line="240" w:lineRule="auto"/>
        <w:textAlignment w:val="center"/>
        <w:rPr>
          <w:rFonts w:ascii="Calibri" w:eastAsia="Times New Roman" w:hAnsi="Calibri" w:cs="Calibri"/>
        </w:rPr>
      </w:pPr>
      <w:r w:rsidRPr="00AD7E1C">
        <w:rPr>
          <w:rFonts w:ascii="Calibri" w:eastAsia="Times New Roman" w:hAnsi="Calibri" w:cs="Calibri"/>
        </w:rPr>
        <w:t>Look at roles</w:t>
      </w:r>
    </w:p>
    <w:p w14:paraId="1BA4AA3A" w14:textId="3D582865" w:rsidR="004B7877" w:rsidRPr="00AD7E1C" w:rsidRDefault="007E363C" w:rsidP="00B63AF9">
      <w:pPr>
        <w:pStyle w:val="ListParagraph"/>
        <w:numPr>
          <w:ilvl w:val="1"/>
          <w:numId w:val="8"/>
        </w:numPr>
        <w:spacing w:after="0" w:line="240" w:lineRule="auto"/>
        <w:textAlignment w:val="center"/>
        <w:rPr>
          <w:rFonts w:ascii="Calibri" w:eastAsia="Times New Roman" w:hAnsi="Calibri" w:cs="Calibri"/>
        </w:rPr>
      </w:pPr>
      <w:r>
        <w:rPr>
          <w:rFonts w:ascii="Calibri" w:eastAsia="Times New Roman" w:hAnsi="Calibri" w:cs="Calibri"/>
        </w:rPr>
        <w:t>System Admin can</w:t>
      </w:r>
      <w:r w:rsidR="004B7877" w:rsidRPr="00AD7E1C">
        <w:rPr>
          <w:rFonts w:ascii="Calibri" w:eastAsia="Times New Roman" w:hAnsi="Calibri" w:cs="Calibri"/>
        </w:rPr>
        <w:t xml:space="preserve"> give the correct permission to a user</w:t>
      </w:r>
    </w:p>
    <w:p w14:paraId="1B36E1EC" w14:textId="60F3EBE3" w:rsidR="004B7877" w:rsidRPr="00AD7E1C" w:rsidRDefault="004B7877" w:rsidP="00B63AF9">
      <w:pPr>
        <w:pStyle w:val="ListParagraph"/>
        <w:numPr>
          <w:ilvl w:val="0"/>
          <w:numId w:val="8"/>
        </w:numPr>
        <w:spacing w:after="0" w:line="240" w:lineRule="auto"/>
        <w:textAlignment w:val="center"/>
        <w:rPr>
          <w:rFonts w:ascii="Calibri" w:eastAsia="Times New Roman" w:hAnsi="Calibri" w:cs="Calibri"/>
          <w:b/>
          <w:u w:val="single"/>
        </w:rPr>
      </w:pPr>
      <w:r w:rsidRPr="00AD7E1C">
        <w:rPr>
          <w:rFonts w:ascii="Calibri" w:eastAsia="Times New Roman" w:hAnsi="Calibri" w:cs="Calibri"/>
          <w:b/>
          <w:u w:val="single"/>
        </w:rPr>
        <w:t>Known issue</w:t>
      </w:r>
    </w:p>
    <w:p w14:paraId="082D1B87" w14:textId="693AAC2C" w:rsidR="004B7877" w:rsidRPr="00AD7E1C" w:rsidRDefault="004B7877" w:rsidP="00B63AF9">
      <w:pPr>
        <w:pStyle w:val="ListParagraph"/>
        <w:numPr>
          <w:ilvl w:val="1"/>
          <w:numId w:val="8"/>
        </w:numPr>
        <w:spacing w:after="0" w:line="240" w:lineRule="auto"/>
        <w:textAlignment w:val="center"/>
        <w:rPr>
          <w:rFonts w:ascii="Calibri" w:eastAsia="Times New Roman" w:hAnsi="Calibri" w:cs="Calibri"/>
        </w:rPr>
      </w:pPr>
      <w:r w:rsidRPr="00AD7E1C">
        <w:rPr>
          <w:rFonts w:ascii="Calibri" w:eastAsia="Times New Roman" w:hAnsi="Calibri" w:cs="Calibri"/>
        </w:rPr>
        <w:t xml:space="preserve">Setting </w:t>
      </w:r>
      <w:proofErr w:type="spellStart"/>
      <w:r w:rsidRPr="00AD7E1C">
        <w:rPr>
          <w:rFonts w:ascii="Calibri" w:eastAsia="Times New Roman" w:hAnsi="Calibri" w:cs="Calibri"/>
        </w:rPr>
        <w:t>english_canada</w:t>
      </w:r>
      <w:proofErr w:type="spellEnd"/>
      <w:r w:rsidRPr="00AD7E1C">
        <w:rPr>
          <w:rFonts w:ascii="Calibri" w:eastAsia="Times New Roman" w:hAnsi="Calibri" w:cs="Calibri"/>
        </w:rPr>
        <w:t xml:space="preserve"> causes personalization issues</w:t>
      </w:r>
      <w:r w:rsidR="007E363C">
        <w:rPr>
          <w:rFonts w:ascii="Calibri" w:eastAsia="Times New Roman" w:hAnsi="Calibri" w:cs="Calibri"/>
        </w:rPr>
        <w:t>. U</w:t>
      </w:r>
      <w:r w:rsidRPr="00AD7E1C">
        <w:rPr>
          <w:rFonts w:ascii="Calibri" w:eastAsia="Times New Roman" w:hAnsi="Calibri" w:cs="Calibri"/>
        </w:rPr>
        <w:t xml:space="preserve">se </w:t>
      </w:r>
      <w:proofErr w:type="spellStart"/>
      <w:r w:rsidRPr="00AD7E1C">
        <w:rPr>
          <w:rFonts w:ascii="Calibri" w:eastAsia="Times New Roman" w:hAnsi="Calibri" w:cs="Calibri"/>
        </w:rPr>
        <w:t>english_us</w:t>
      </w:r>
      <w:proofErr w:type="spellEnd"/>
      <w:r w:rsidR="007E363C">
        <w:rPr>
          <w:rFonts w:ascii="Calibri" w:eastAsia="Times New Roman" w:hAnsi="Calibri" w:cs="Calibri"/>
        </w:rPr>
        <w:t xml:space="preserve"> instead.</w:t>
      </w:r>
    </w:p>
    <w:p w14:paraId="4587CFB0" w14:textId="77777777" w:rsidR="00D2093A" w:rsidRDefault="00D2093A" w:rsidP="00D2093A">
      <w:pPr>
        <w:pStyle w:val="Heading1"/>
        <w:rPr>
          <w:rStyle w:val="Hyperlink"/>
          <w:color w:val="365F91" w:themeColor="accent1" w:themeShade="BF"/>
          <w:u w:val="none"/>
        </w:rPr>
      </w:pPr>
      <w:bookmarkStart w:id="9" w:name="_Logging_In"/>
      <w:bookmarkEnd w:id="9"/>
      <w:r w:rsidRPr="00D2093A">
        <w:rPr>
          <w:rStyle w:val="Hyperlink"/>
          <w:color w:val="365F91" w:themeColor="accent1" w:themeShade="BF"/>
          <w:u w:val="none"/>
        </w:rPr>
        <w:t>Logging In</w:t>
      </w:r>
    </w:p>
    <w:p w14:paraId="659B7F05" w14:textId="0C833BDB" w:rsidR="00B77BF1" w:rsidRDefault="00B77BF1" w:rsidP="0015430B">
      <w:bookmarkStart w:id="10" w:name="_Creating_a_New"/>
      <w:bookmarkEnd w:id="10"/>
      <w:r>
        <w:t>Logging in will be completed using the WMS login screen as IAM was turned off temporarily until a security issue can be resolved.</w:t>
      </w:r>
    </w:p>
    <w:p w14:paraId="20B666D8" w14:textId="1964DF20" w:rsidR="0015430B" w:rsidRPr="00555019" w:rsidRDefault="00B77BF1" w:rsidP="0015430B">
      <w:r>
        <w:t>*</w:t>
      </w:r>
      <w:r w:rsidR="0015430B">
        <w:t>Logging in will be completed using the central IAM software. Please follow the IAM SOP for logging in.</w:t>
      </w:r>
    </w:p>
    <w:p w14:paraId="063774E9" w14:textId="31ABE2ED" w:rsidR="00D2093A" w:rsidRPr="00D2093A" w:rsidRDefault="00D2093A" w:rsidP="00D2093A">
      <w:pPr>
        <w:pStyle w:val="Heading1"/>
        <w:rPr>
          <w:rStyle w:val="Hyperlink"/>
          <w:color w:val="365F91" w:themeColor="accent1" w:themeShade="BF"/>
          <w:u w:val="none"/>
        </w:rPr>
      </w:pPr>
      <w:r w:rsidRPr="00D2093A">
        <w:rPr>
          <w:rStyle w:val="Hyperlink"/>
          <w:color w:val="365F91" w:themeColor="accent1" w:themeShade="BF"/>
          <w:u w:val="none"/>
        </w:rPr>
        <w:lastRenderedPageBreak/>
        <w:t>Creating a New W</w:t>
      </w:r>
      <w:r w:rsidR="00AD30ED">
        <w:rPr>
          <w:rStyle w:val="Hyperlink"/>
          <w:color w:val="365F91" w:themeColor="accent1" w:themeShade="BF"/>
          <w:u w:val="none"/>
        </w:rPr>
        <w:t>are</w:t>
      </w:r>
      <w:r w:rsidRPr="00D2093A">
        <w:rPr>
          <w:rStyle w:val="Hyperlink"/>
          <w:color w:val="365F91" w:themeColor="accent1" w:themeShade="BF"/>
          <w:u w:val="none"/>
        </w:rPr>
        <w:t>h</w:t>
      </w:r>
      <w:r w:rsidR="00AD30ED">
        <w:rPr>
          <w:rStyle w:val="Hyperlink"/>
          <w:color w:val="365F91" w:themeColor="accent1" w:themeShade="BF"/>
          <w:u w:val="none"/>
        </w:rPr>
        <w:t>ouse</w:t>
      </w:r>
      <w:r>
        <w:rPr>
          <w:rStyle w:val="Hyperlink"/>
          <w:color w:val="365F91" w:themeColor="accent1" w:themeShade="BF"/>
          <w:u w:val="none"/>
        </w:rPr>
        <w:t xml:space="preserve"> at LDB</w:t>
      </w:r>
    </w:p>
    <w:p w14:paraId="1976BCE8" w14:textId="28C4F6CC" w:rsidR="008963A5" w:rsidRPr="008963A5" w:rsidRDefault="008963A5" w:rsidP="008963A5">
      <w:pPr>
        <w:spacing w:after="0" w:line="240" w:lineRule="auto"/>
        <w:textAlignment w:val="center"/>
        <w:rPr>
          <w:rFonts w:ascii="Calibri" w:eastAsia="Times New Roman" w:hAnsi="Calibri" w:cs="Calibri"/>
          <w:sz w:val="22"/>
          <w:szCs w:val="22"/>
        </w:rPr>
      </w:pPr>
      <w:r w:rsidRPr="008963A5">
        <w:rPr>
          <w:rStyle w:val="Hyperlink"/>
          <w:color w:val="auto"/>
          <w:u w:val="none"/>
        </w:rPr>
        <w:t xml:space="preserve">Creating a new warehouse is really a copy of an existing warehouse. It can be done with or without the configurations. </w:t>
      </w:r>
      <w:r w:rsidR="00941850">
        <w:rPr>
          <w:rStyle w:val="Hyperlink"/>
          <w:color w:val="auto"/>
          <w:u w:val="none"/>
        </w:rPr>
        <w:t xml:space="preserve">To create </w:t>
      </w:r>
      <w:r w:rsidR="003F6514">
        <w:rPr>
          <w:rStyle w:val="Hyperlink"/>
          <w:color w:val="auto"/>
          <w:u w:val="none"/>
        </w:rPr>
        <w:t>new warehouses see</w:t>
      </w:r>
      <w:r w:rsidR="00941850">
        <w:rPr>
          <w:rStyle w:val="Hyperlink"/>
          <w:color w:val="auto"/>
          <w:u w:val="none"/>
        </w:rPr>
        <w:t xml:space="preserve"> instructions below.</w:t>
      </w:r>
    </w:p>
    <w:p w14:paraId="7B39DA02" w14:textId="77777777" w:rsidR="008963A5" w:rsidRPr="008963A5" w:rsidRDefault="008963A5" w:rsidP="00A954A3">
      <w:pPr>
        <w:pStyle w:val="ListParagraph"/>
        <w:numPr>
          <w:ilvl w:val="0"/>
          <w:numId w:val="2"/>
        </w:numPr>
        <w:spacing w:after="0" w:line="240" w:lineRule="auto"/>
        <w:textAlignment w:val="center"/>
        <w:rPr>
          <w:rFonts w:ascii="Calibri" w:eastAsia="Times New Roman" w:hAnsi="Calibri" w:cs="Calibri"/>
        </w:rPr>
      </w:pPr>
      <w:r w:rsidRPr="008963A5">
        <w:rPr>
          <w:rFonts w:ascii="Calibri" w:eastAsia="Times New Roman" w:hAnsi="Calibri" w:cs="Calibri"/>
        </w:rPr>
        <w:t xml:space="preserve">Log in with </w:t>
      </w:r>
      <w:proofErr w:type="spellStart"/>
      <w:r w:rsidRPr="008963A5">
        <w:rPr>
          <w:rFonts w:ascii="Calibri" w:eastAsia="Times New Roman" w:hAnsi="Calibri" w:cs="Calibri"/>
        </w:rPr>
        <w:t>Adm</w:t>
      </w:r>
      <w:proofErr w:type="spellEnd"/>
      <w:r w:rsidRPr="008963A5">
        <w:rPr>
          <w:rFonts w:ascii="Calibri" w:eastAsia="Times New Roman" w:hAnsi="Calibri" w:cs="Calibri"/>
        </w:rPr>
        <w:t xml:space="preserve"> privileges</w:t>
      </w:r>
    </w:p>
    <w:p w14:paraId="756D74BC" w14:textId="77777777" w:rsidR="008963A5" w:rsidRPr="008963A5" w:rsidRDefault="008963A5" w:rsidP="00A954A3">
      <w:pPr>
        <w:pStyle w:val="ListParagraph"/>
        <w:numPr>
          <w:ilvl w:val="1"/>
          <w:numId w:val="2"/>
        </w:numPr>
        <w:spacing w:after="0" w:line="240" w:lineRule="auto"/>
        <w:textAlignment w:val="center"/>
        <w:rPr>
          <w:rFonts w:ascii="Calibri" w:eastAsia="Times New Roman" w:hAnsi="Calibri" w:cs="Calibri"/>
        </w:rPr>
      </w:pPr>
      <w:r w:rsidRPr="008963A5">
        <w:rPr>
          <w:rFonts w:ascii="Calibri" w:eastAsia="Times New Roman" w:hAnsi="Calibri" w:cs="Calibri"/>
        </w:rPr>
        <w:t>Go to Warehouse Options</w:t>
      </w:r>
    </w:p>
    <w:p w14:paraId="032453CD" w14:textId="77777777" w:rsidR="008963A5" w:rsidRPr="008963A5" w:rsidRDefault="008963A5" w:rsidP="00A954A3">
      <w:pPr>
        <w:pStyle w:val="ListParagraph"/>
        <w:numPr>
          <w:ilvl w:val="2"/>
          <w:numId w:val="2"/>
        </w:numPr>
        <w:spacing w:after="0" w:line="240" w:lineRule="auto"/>
        <w:textAlignment w:val="center"/>
        <w:rPr>
          <w:rFonts w:ascii="Calibri" w:eastAsia="Times New Roman" w:hAnsi="Calibri" w:cs="Calibri"/>
        </w:rPr>
      </w:pPr>
      <w:r w:rsidRPr="008963A5">
        <w:rPr>
          <w:rFonts w:ascii="Calibri" w:eastAsia="Times New Roman" w:hAnsi="Calibri" w:cs="Calibri"/>
        </w:rPr>
        <w:t>Click on "Copy"</w:t>
      </w:r>
    </w:p>
    <w:p w14:paraId="23AF8A8F" w14:textId="77777777" w:rsidR="008963A5" w:rsidRPr="008963A5" w:rsidRDefault="008963A5" w:rsidP="00A954A3">
      <w:pPr>
        <w:pStyle w:val="ListParagraph"/>
        <w:numPr>
          <w:ilvl w:val="2"/>
          <w:numId w:val="2"/>
        </w:numPr>
        <w:spacing w:after="0" w:line="240" w:lineRule="auto"/>
        <w:textAlignment w:val="center"/>
        <w:rPr>
          <w:rFonts w:ascii="Calibri" w:eastAsia="Times New Roman" w:hAnsi="Calibri" w:cs="Calibri"/>
        </w:rPr>
      </w:pPr>
      <w:r w:rsidRPr="008963A5">
        <w:rPr>
          <w:rFonts w:ascii="Calibri" w:eastAsia="Times New Roman" w:hAnsi="Calibri" w:cs="Calibri"/>
        </w:rPr>
        <w:t>Name the warehouse</w:t>
      </w:r>
    </w:p>
    <w:p w14:paraId="20635470" w14:textId="77777777" w:rsidR="008963A5" w:rsidRPr="008963A5" w:rsidRDefault="008963A5" w:rsidP="00A954A3">
      <w:pPr>
        <w:pStyle w:val="ListParagraph"/>
        <w:numPr>
          <w:ilvl w:val="2"/>
          <w:numId w:val="2"/>
        </w:numPr>
        <w:spacing w:after="0" w:line="240" w:lineRule="auto"/>
        <w:textAlignment w:val="center"/>
        <w:rPr>
          <w:rFonts w:ascii="Calibri" w:eastAsia="Times New Roman" w:hAnsi="Calibri" w:cs="Calibri"/>
        </w:rPr>
      </w:pPr>
      <w:r w:rsidRPr="008963A5">
        <w:rPr>
          <w:rFonts w:ascii="Calibri" w:eastAsia="Times New Roman" w:hAnsi="Calibri" w:cs="Calibri"/>
        </w:rPr>
        <w:t>Click "Save"</w:t>
      </w:r>
    </w:p>
    <w:p w14:paraId="1DAB17EB" w14:textId="77777777" w:rsidR="008963A5" w:rsidRDefault="008963A5" w:rsidP="00A954A3">
      <w:pPr>
        <w:pStyle w:val="ListParagraph"/>
        <w:numPr>
          <w:ilvl w:val="3"/>
          <w:numId w:val="2"/>
        </w:numPr>
        <w:spacing w:after="0" w:line="240" w:lineRule="auto"/>
        <w:textAlignment w:val="center"/>
        <w:rPr>
          <w:rFonts w:ascii="Calibri" w:eastAsia="Times New Roman" w:hAnsi="Calibri" w:cs="Calibri"/>
        </w:rPr>
      </w:pPr>
      <w:r w:rsidRPr="008963A5">
        <w:rPr>
          <w:rFonts w:ascii="Calibri" w:eastAsia="Times New Roman" w:hAnsi="Calibri" w:cs="Calibri"/>
        </w:rPr>
        <w:t>Answer questions that come up - don't worry about dates</w:t>
      </w:r>
    </w:p>
    <w:p w14:paraId="687FE546" w14:textId="77777777" w:rsidR="00FF2772" w:rsidRPr="00FF2772" w:rsidRDefault="00FF2772" w:rsidP="00FF2772">
      <w:pPr>
        <w:spacing w:after="0" w:line="240" w:lineRule="auto"/>
        <w:textAlignment w:val="center"/>
        <w:rPr>
          <w:rFonts w:ascii="Calibri" w:eastAsia="Times New Roman" w:hAnsi="Calibri" w:cs="Calibri"/>
        </w:rPr>
      </w:pPr>
    </w:p>
    <w:p w14:paraId="188CC1E6" w14:textId="273CAF47" w:rsidR="00D2093A" w:rsidRPr="00D2093A" w:rsidRDefault="00D2093A" w:rsidP="00D2093A">
      <w:pPr>
        <w:pStyle w:val="Heading2"/>
        <w:rPr>
          <w:rStyle w:val="Hyperlink"/>
          <w:color w:val="365F91" w:themeColor="accent1" w:themeShade="BF"/>
          <w:u w:val="none"/>
        </w:rPr>
      </w:pPr>
      <w:bookmarkStart w:id="11" w:name="_Copying__Warehouse"/>
      <w:bookmarkEnd w:id="11"/>
      <w:r w:rsidRPr="00D2093A">
        <w:rPr>
          <w:rStyle w:val="Hyperlink"/>
          <w:color w:val="365F91" w:themeColor="accent1" w:themeShade="BF"/>
          <w:u w:val="none"/>
        </w:rPr>
        <w:t>Copying</w:t>
      </w:r>
      <w:r w:rsidR="008963A5">
        <w:rPr>
          <w:rStyle w:val="Hyperlink"/>
          <w:color w:val="365F91" w:themeColor="accent1" w:themeShade="BF"/>
          <w:u w:val="none"/>
        </w:rPr>
        <w:t xml:space="preserve"> </w:t>
      </w:r>
      <w:r w:rsidRPr="00D2093A">
        <w:rPr>
          <w:rStyle w:val="Hyperlink"/>
          <w:color w:val="365F91" w:themeColor="accent1" w:themeShade="BF"/>
          <w:u w:val="none"/>
        </w:rPr>
        <w:t>W</w:t>
      </w:r>
      <w:r w:rsidR="008963A5">
        <w:rPr>
          <w:rStyle w:val="Hyperlink"/>
          <w:color w:val="365F91" w:themeColor="accent1" w:themeShade="BF"/>
          <w:u w:val="none"/>
        </w:rPr>
        <w:t xml:space="preserve">arehouse </w:t>
      </w:r>
      <w:r w:rsidRPr="00D2093A">
        <w:rPr>
          <w:rStyle w:val="Hyperlink"/>
          <w:color w:val="365F91" w:themeColor="accent1" w:themeShade="BF"/>
          <w:u w:val="none"/>
        </w:rPr>
        <w:t>Configuration</w:t>
      </w:r>
    </w:p>
    <w:p w14:paraId="1F18B425" w14:textId="6A0A96FF" w:rsidR="008963A5" w:rsidRPr="008963A5" w:rsidRDefault="008963A5" w:rsidP="008963A5">
      <w:pPr>
        <w:spacing w:after="0" w:line="240" w:lineRule="auto"/>
        <w:textAlignment w:val="center"/>
        <w:rPr>
          <w:rFonts w:ascii="Calibri" w:eastAsia="Times New Roman" w:hAnsi="Calibri" w:cs="Calibri"/>
        </w:rPr>
      </w:pPr>
      <w:r>
        <w:rPr>
          <w:rFonts w:ascii="Calibri" w:eastAsia="Times New Roman" w:hAnsi="Calibri" w:cs="Calibri"/>
        </w:rPr>
        <w:t>There must be a warehouse created to copy configurations/</w:t>
      </w:r>
    </w:p>
    <w:p w14:paraId="4EDF78FB" w14:textId="77777777" w:rsidR="008963A5" w:rsidRPr="008963A5" w:rsidRDefault="008963A5" w:rsidP="00A954A3">
      <w:pPr>
        <w:pStyle w:val="ListParagraph"/>
        <w:numPr>
          <w:ilvl w:val="0"/>
          <w:numId w:val="2"/>
        </w:numPr>
        <w:spacing w:after="0" w:line="240" w:lineRule="auto"/>
        <w:textAlignment w:val="center"/>
        <w:rPr>
          <w:rFonts w:ascii="Calibri" w:eastAsia="Times New Roman" w:hAnsi="Calibri" w:cs="Calibri"/>
        </w:rPr>
      </w:pPr>
      <w:r w:rsidRPr="008963A5">
        <w:rPr>
          <w:rFonts w:ascii="Calibri" w:eastAsia="Times New Roman" w:hAnsi="Calibri" w:cs="Calibri"/>
        </w:rPr>
        <w:t>Log out and log in to the new warehouse</w:t>
      </w:r>
    </w:p>
    <w:p w14:paraId="6E3115EA" w14:textId="77777777" w:rsidR="008963A5" w:rsidRPr="008963A5" w:rsidRDefault="008963A5" w:rsidP="00A954A3">
      <w:pPr>
        <w:pStyle w:val="ListParagraph"/>
        <w:numPr>
          <w:ilvl w:val="1"/>
          <w:numId w:val="2"/>
        </w:numPr>
        <w:spacing w:after="0" w:line="240" w:lineRule="auto"/>
        <w:textAlignment w:val="center"/>
        <w:rPr>
          <w:rFonts w:ascii="Calibri" w:eastAsia="Times New Roman" w:hAnsi="Calibri" w:cs="Calibri"/>
        </w:rPr>
      </w:pPr>
      <w:r w:rsidRPr="008963A5">
        <w:rPr>
          <w:rFonts w:ascii="Calibri" w:eastAsia="Times New Roman" w:hAnsi="Calibri" w:cs="Calibri"/>
        </w:rPr>
        <w:t>In search "Warehouse copy"</w:t>
      </w:r>
    </w:p>
    <w:p w14:paraId="6C229EF4" w14:textId="77777777" w:rsidR="008963A5" w:rsidRPr="008963A5" w:rsidRDefault="008963A5" w:rsidP="00A954A3">
      <w:pPr>
        <w:pStyle w:val="ListParagraph"/>
        <w:numPr>
          <w:ilvl w:val="1"/>
          <w:numId w:val="2"/>
        </w:numPr>
        <w:spacing w:after="0" w:line="240" w:lineRule="auto"/>
        <w:textAlignment w:val="center"/>
        <w:rPr>
          <w:rFonts w:ascii="Calibri" w:eastAsia="Times New Roman" w:hAnsi="Calibri" w:cs="Calibri"/>
        </w:rPr>
      </w:pPr>
      <w:r w:rsidRPr="008963A5">
        <w:rPr>
          <w:rFonts w:ascii="Calibri" w:eastAsia="Times New Roman" w:hAnsi="Calibri" w:cs="Calibri"/>
        </w:rPr>
        <w:t>Specify source warehouse</w:t>
      </w:r>
    </w:p>
    <w:p w14:paraId="0738D4AE" w14:textId="77777777" w:rsidR="008963A5" w:rsidRPr="008963A5" w:rsidRDefault="008963A5" w:rsidP="00A954A3">
      <w:pPr>
        <w:pStyle w:val="ListParagraph"/>
        <w:numPr>
          <w:ilvl w:val="1"/>
          <w:numId w:val="2"/>
        </w:numPr>
        <w:spacing w:after="0" w:line="240" w:lineRule="auto"/>
        <w:textAlignment w:val="center"/>
        <w:rPr>
          <w:rFonts w:ascii="Calibri" w:eastAsia="Times New Roman" w:hAnsi="Calibri" w:cs="Calibri"/>
        </w:rPr>
      </w:pPr>
      <w:r w:rsidRPr="008963A5">
        <w:rPr>
          <w:rFonts w:ascii="Calibri" w:eastAsia="Times New Roman" w:hAnsi="Calibri" w:cs="Calibri"/>
        </w:rPr>
        <w:t xml:space="preserve">Select all </w:t>
      </w:r>
      <w:proofErr w:type="spellStart"/>
      <w:r w:rsidRPr="008963A5">
        <w:rPr>
          <w:rFonts w:ascii="Calibri" w:eastAsia="Times New Roman" w:hAnsi="Calibri" w:cs="Calibri"/>
        </w:rPr>
        <w:t>config</w:t>
      </w:r>
      <w:proofErr w:type="spellEnd"/>
      <w:r w:rsidRPr="008963A5">
        <w:rPr>
          <w:rFonts w:ascii="Calibri" w:eastAsia="Times New Roman" w:hAnsi="Calibri" w:cs="Calibri"/>
        </w:rPr>
        <w:t xml:space="preserve"> tables you want or select all</w:t>
      </w:r>
    </w:p>
    <w:p w14:paraId="2A43C931" w14:textId="77777777" w:rsidR="008963A5" w:rsidRPr="008963A5" w:rsidRDefault="008963A5" w:rsidP="00A954A3">
      <w:pPr>
        <w:pStyle w:val="ListParagraph"/>
        <w:numPr>
          <w:ilvl w:val="1"/>
          <w:numId w:val="2"/>
        </w:numPr>
        <w:spacing w:after="0" w:line="240" w:lineRule="auto"/>
        <w:textAlignment w:val="center"/>
        <w:rPr>
          <w:rFonts w:ascii="Calibri" w:eastAsia="Times New Roman" w:hAnsi="Calibri" w:cs="Calibri"/>
        </w:rPr>
      </w:pPr>
      <w:r w:rsidRPr="008963A5">
        <w:rPr>
          <w:rFonts w:ascii="Calibri" w:eastAsia="Times New Roman" w:hAnsi="Calibri" w:cs="Calibri"/>
        </w:rPr>
        <w:t>Can be scheduled or copy immediately</w:t>
      </w:r>
    </w:p>
    <w:p w14:paraId="058A1633" w14:textId="77777777" w:rsidR="008963A5" w:rsidRPr="008963A5" w:rsidRDefault="008963A5" w:rsidP="00A954A3">
      <w:pPr>
        <w:pStyle w:val="ListParagraph"/>
        <w:numPr>
          <w:ilvl w:val="2"/>
          <w:numId w:val="2"/>
        </w:numPr>
        <w:spacing w:after="0" w:line="240" w:lineRule="auto"/>
        <w:textAlignment w:val="center"/>
        <w:rPr>
          <w:rFonts w:ascii="Calibri" w:eastAsia="Times New Roman" w:hAnsi="Calibri" w:cs="Calibri"/>
        </w:rPr>
      </w:pPr>
      <w:r w:rsidRPr="008963A5">
        <w:rPr>
          <w:rFonts w:ascii="Calibri" w:eastAsia="Times New Roman" w:hAnsi="Calibri" w:cs="Calibri"/>
        </w:rPr>
        <w:t>If there are transactions, in use, it will slow it down performance to make a copy</w:t>
      </w:r>
    </w:p>
    <w:p w14:paraId="1D825B40" w14:textId="77777777" w:rsidR="008963A5" w:rsidRPr="008963A5" w:rsidRDefault="008963A5" w:rsidP="00A954A3">
      <w:pPr>
        <w:pStyle w:val="ListParagraph"/>
        <w:numPr>
          <w:ilvl w:val="2"/>
          <w:numId w:val="2"/>
        </w:numPr>
        <w:spacing w:after="0" w:line="240" w:lineRule="auto"/>
        <w:textAlignment w:val="center"/>
        <w:rPr>
          <w:rFonts w:ascii="Calibri" w:eastAsia="Times New Roman" w:hAnsi="Calibri" w:cs="Calibri"/>
        </w:rPr>
      </w:pPr>
      <w:r w:rsidRPr="008963A5">
        <w:rPr>
          <w:rFonts w:ascii="Calibri" w:eastAsia="Times New Roman" w:hAnsi="Calibri" w:cs="Calibri"/>
        </w:rPr>
        <w:t>Schedule off-peak time</w:t>
      </w:r>
    </w:p>
    <w:p w14:paraId="2CF36CFC" w14:textId="77777777" w:rsidR="008963A5" w:rsidRPr="008963A5" w:rsidRDefault="008963A5" w:rsidP="00A954A3">
      <w:pPr>
        <w:pStyle w:val="ListParagraph"/>
        <w:numPr>
          <w:ilvl w:val="2"/>
          <w:numId w:val="2"/>
        </w:numPr>
        <w:spacing w:after="0" w:line="240" w:lineRule="auto"/>
        <w:textAlignment w:val="center"/>
        <w:rPr>
          <w:rFonts w:ascii="Calibri" w:eastAsia="Times New Roman" w:hAnsi="Calibri" w:cs="Calibri"/>
        </w:rPr>
      </w:pPr>
      <w:r w:rsidRPr="008963A5">
        <w:rPr>
          <w:rFonts w:ascii="Calibri" w:eastAsia="Times New Roman" w:hAnsi="Calibri" w:cs="Calibri"/>
        </w:rPr>
        <w:t>Can be used to keep clean copies of production warehouse configuration</w:t>
      </w:r>
    </w:p>
    <w:p w14:paraId="11A8C502" w14:textId="77777777" w:rsidR="008963A5" w:rsidRPr="008963A5" w:rsidRDefault="008963A5" w:rsidP="00A954A3">
      <w:pPr>
        <w:pStyle w:val="ListParagraph"/>
        <w:numPr>
          <w:ilvl w:val="3"/>
          <w:numId w:val="2"/>
        </w:numPr>
        <w:spacing w:after="0" w:line="240" w:lineRule="auto"/>
        <w:textAlignment w:val="center"/>
        <w:rPr>
          <w:rFonts w:ascii="Calibri" w:eastAsia="Times New Roman" w:hAnsi="Calibri" w:cs="Calibri"/>
        </w:rPr>
      </w:pPr>
      <w:r w:rsidRPr="008963A5">
        <w:rPr>
          <w:rFonts w:ascii="Calibri" w:eastAsia="Times New Roman" w:hAnsi="Calibri" w:cs="Calibri"/>
        </w:rPr>
        <w:t>No versions</w:t>
      </w:r>
    </w:p>
    <w:p w14:paraId="129A9FD1" w14:textId="77777777" w:rsidR="008963A5" w:rsidRPr="008963A5" w:rsidRDefault="008963A5" w:rsidP="00A954A3">
      <w:pPr>
        <w:pStyle w:val="ListParagraph"/>
        <w:numPr>
          <w:ilvl w:val="2"/>
          <w:numId w:val="2"/>
        </w:numPr>
        <w:spacing w:after="0" w:line="240" w:lineRule="auto"/>
        <w:textAlignment w:val="center"/>
        <w:rPr>
          <w:rFonts w:ascii="Calibri" w:eastAsia="Times New Roman" w:hAnsi="Calibri" w:cs="Calibri"/>
        </w:rPr>
      </w:pPr>
      <w:r w:rsidRPr="008963A5">
        <w:rPr>
          <w:rFonts w:ascii="Calibri" w:eastAsia="Times New Roman" w:hAnsi="Calibri" w:cs="Calibri"/>
        </w:rPr>
        <w:t>Takes between 5 to 15mins dependent on configuration set-up</w:t>
      </w:r>
    </w:p>
    <w:p w14:paraId="50F1D058" w14:textId="77777777" w:rsidR="008963A5" w:rsidRPr="008963A5" w:rsidRDefault="008963A5" w:rsidP="00A954A3">
      <w:pPr>
        <w:pStyle w:val="ListParagraph"/>
        <w:numPr>
          <w:ilvl w:val="1"/>
          <w:numId w:val="2"/>
        </w:numPr>
        <w:spacing w:after="0" w:line="240" w:lineRule="auto"/>
        <w:textAlignment w:val="center"/>
        <w:rPr>
          <w:rFonts w:ascii="Calibri" w:eastAsia="Times New Roman" w:hAnsi="Calibri" w:cs="Calibri"/>
        </w:rPr>
      </w:pPr>
      <w:r w:rsidRPr="008963A5">
        <w:rPr>
          <w:rFonts w:ascii="Calibri" w:eastAsia="Times New Roman" w:hAnsi="Calibri" w:cs="Calibri"/>
        </w:rPr>
        <w:t>Click "Copy Warehouse"</w:t>
      </w:r>
    </w:p>
    <w:p w14:paraId="67D29B61" w14:textId="77777777" w:rsidR="008963A5" w:rsidRPr="008963A5" w:rsidRDefault="008963A5" w:rsidP="00A954A3">
      <w:pPr>
        <w:pStyle w:val="ListParagraph"/>
        <w:numPr>
          <w:ilvl w:val="2"/>
          <w:numId w:val="2"/>
        </w:numPr>
        <w:spacing w:after="0" w:line="240" w:lineRule="auto"/>
        <w:textAlignment w:val="center"/>
        <w:rPr>
          <w:rFonts w:ascii="Calibri" w:eastAsia="Times New Roman" w:hAnsi="Calibri" w:cs="Calibri"/>
        </w:rPr>
      </w:pPr>
      <w:r w:rsidRPr="008963A5">
        <w:rPr>
          <w:rFonts w:ascii="Calibri" w:eastAsia="Times New Roman" w:hAnsi="Calibri" w:cs="Calibri"/>
        </w:rPr>
        <w:t>Creates task on the upper right corner</w:t>
      </w:r>
    </w:p>
    <w:p w14:paraId="159FC928" w14:textId="77777777" w:rsidR="008963A5" w:rsidRPr="008963A5" w:rsidRDefault="008963A5" w:rsidP="00A954A3">
      <w:pPr>
        <w:pStyle w:val="ListParagraph"/>
        <w:numPr>
          <w:ilvl w:val="2"/>
          <w:numId w:val="2"/>
        </w:numPr>
        <w:spacing w:after="0" w:line="240" w:lineRule="auto"/>
        <w:textAlignment w:val="center"/>
        <w:rPr>
          <w:rFonts w:ascii="Calibri" w:eastAsia="Times New Roman" w:hAnsi="Calibri" w:cs="Calibri"/>
        </w:rPr>
      </w:pPr>
      <w:r w:rsidRPr="008963A5">
        <w:rPr>
          <w:rFonts w:ascii="Calibri" w:eastAsia="Times New Roman" w:hAnsi="Calibri" w:cs="Calibri"/>
        </w:rPr>
        <w:t>Go to Tasks, by clicking the task button on the upper right corner</w:t>
      </w:r>
    </w:p>
    <w:p w14:paraId="2DF4D31B" w14:textId="77777777" w:rsidR="008963A5" w:rsidRPr="008963A5" w:rsidRDefault="008963A5" w:rsidP="00A954A3">
      <w:pPr>
        <w:pStyle w:val="ListParagraph"/>
        <w:numPr>
          <w:ilvl w:val="3"/>
          <w:numId w:val="2"/>
        </w:numPr>
        <w:spacing w:after="0" w:line="240" w:lineRule="auto"/>
        <w:textAlignment w:val="center"/>
        <w:rPr>
          <w:rFonts w:ascii="Calibri" w:eastAsia="Times New Roman" w:hAnsi="Calibri" w:cs="Calibri"/>
        </w:rPr>
      </w:pPr>
      <w:r w:rsidRPr="008963A5">
        <w:rPr>
          <w:rFonts w:ascii="Calibri" w:eastAsia="Times New Roman" w:hAnsi="Calibri" w:cs="Calibri"/>
        </w:rPr>
        <w:t>Check if there are any errors and if transaction completed</w:t>
      </w:r>
    </w:p>
    <w:p w14:paraId="245388E7" w14:textId="77777777" w:rsidR="008963A5" w:rsidRPr="008963A5" w:rsidRDefault="008963A5" w:rsidP="00A954A3">
      <w:pPr>
        <w:pStyle w:val="ListParagraph"/>
        <w:numPr>
          <w:ilvl w:val="2"/>
          <w:numId w:val="2"/>
        </w:numPr>
        <w:spacing w:after="0" w:line="240" w:lineRule="auto"/>
        <w:textAlignment w:val="center"/>
        <w:rPr>
          <w:rFonts w:ascii="Calibri" w:eastAsia="Times New Roman" w:hAnsi="Calibri" w:cs="Calibri"/>
        </w:rPr>
      </w:pPr>
      <w:r w:rsidRPr="008963A5">
        <w:rPr>
          <w:rFonts w:ascii="Calibri" w:eastAsia="Times New Roman" w:hAnsi="Calibri" w:cs="Calibri"/>
        </w:rPr>
        <w:t>How to check if it is still in progress?</w:t>
      </w:r>
    </w:p>
    <w:p w14:paraId="33B7D472" w14:textId="77777777" w:rsidR="008963A5" w:rsidRPr="008963A5" w:rsidRDefault="008963A5" w:rsidP="00A954A3">
      <w:pPr>
        <w:pStyle w:val="ListParagraph"/>
        <w:numPr>
          <w:ilvl w:val="3"/>
          <w:numId w:val="2"/>
        </w:numPr>
        <w:spacing w:after="0" w:line="240" w:lineRule="auto"/>
        <w:textAlignment w:val="center"/>
        <w:rPr>
          <w:rFonts w:ascii="Calibri" w:eastAsia="Times New Roman" w:hAnsi="Calibri" w:cs="Calibri"/>
        </w:rPr>
      </w:pPr>
      <w:r w:rsidRPr="008963A5">
        <w:rPr>
          <w:rFonts w:ascii="Calibri" w:eastAsia="Times New Roman" w:hAnsi="Calibri" w:cs="Calibri"/>
        </w:rPr>
        <w:t>System will create a log that will show progression</w:t>
      </w:r>
    </w:p>
    <w:p w14:paraId="2E5DDAAE" w14:textId="77777777" w:rsidR="008963A5" w:rsidRPr="008963A5" w:rsidRDefault="008963A5" w:rsidP="00A954A3">
      <w:pPr>
        <w:pStyle w:val="ListParagraph"/>
        <w:numPr>
          <w:ilvl w:val="3"/>
          <w:numId w:val="2"/>
        </w:numPr>
        <w:spacing w:after="0" w:line="240" w:lineRule="auto"/>
        <w:textAlignment w:val="center"/>
        <w:rPr>
          <w:rFonts w:ascii="Calibri" w:eastAsia="Times New Roman" w:hAnsi="Calibri" w:cs="Calibri"/>
        </w:rPr>
      </w:pPr>
      <w:r w:rsidRPr="008963A5">
        <w:rPr>
          <w:rFonts w:ascii="Calibri" w:eastAsia="Times New Roman" w:hAnsi="Calibri" w:cs="Calibri"/>
        </w:rPr>
        <w:t>Should show as Running</w:t>
      </w:r>
    </w:p>
    <w:p w14:paraId="619B00B4" w14:textId="77777777" w:rsidR="008963A5" w:rsidRPr="008963A5" w:rsidRDefault="008963A5" w:rsidP="00A954A3">
      <w:pPr>
        <w:pStyle w:val="ListParagraph"/>
        <w:numPr>
          <w:ilvl w:val="4"/>
          <w:numId w:val="2"/>
        </w:numPr>
        <w:spacing w:after="0" w:line="240" w:lineRule="auto"/>
        <w:textAlignment w:val="center"/>
        <w:rPr>
          <w:rFonts w:ascii="Calibri" w:eastAsia="Times New Roman" w:hAnsi="Calibri" w:cs="Calibri"/>
        </w:rPr>
      </w:pPr>
      <w:r w:rsidRPr="008963A5">
        <w:rPr>
          <w:rFonts w:ascii="Calibri" w:eastAsia="Times New Roman" w:hAnsi="Calibri" w:cs="Calibri"/>
        </w:rPr>
        <w:t>Khadar had to re-start the queue (in Utopia), training at a later day</w:t>
      </w:r>
    </w:p>
    <w:p w14:paraId="1276DBC6" w14:textId="210ABF3F" w:rsidR="008963A5" w:rsidRDefault="008963A5" w:rsidP="00A954A3">
      <w:pPr>
        <w:pStyle w:val="ListParagraph"/>
        <w:numPr>
          <w:ilvl w:val="1"/>
          <w:numId w:val="2"/>
        </w:numPr>
        <w:spacing w:after="0" w:line="240" w:lineRule="auto"/>
        <w:textAlignment w:val="center"/>
        <w:rPr>
          <w:rFonts w:ascii="Calibri" w:eastAsia="Times New Roman" w:hAnsi="Calibri" w:cs="Calibri"/>
        </w:rPr>
      </w:pPr>
      <w:r w:rsidRPr="008963A5">
        <w:rPr>
          <w:rFonts w:ascii="Calibri" w:eastAsia="Times New Roman" w:hAnsi="Calibri" w:cs="Calibri"/>
        </w:rPr>
        <w:t xml:space="preserve">When Task is completed all </w:t>
      </w:r>
      <w:proofErr w:type="spellStart"/>
      <w:r w:rsidRPr="008963A5">
        <w:rPr>
          <w:rFonts w:ascii="Calibri" w:eastAsia="Times New Roman" w:hAnsi="Calibri" w:cs="Calibri"/>
        </w:rPr>
        <w:t>configs</w:t>
      </w:r>
      <w:proofErr w:type="spellEnd"/>
      <w:r w:rsidRPr="008963A5">
        <w:rPr>
          <w:rFonts w:ascii="Calibri" w:eastAsia="Times New Roman" w:hAnsi="Calibri" w:cs="Calibri"/>
        </w:rPr>
        <w:t xml:space="preserve"> have been copied</w:t>
      </w:r>
    </w:p>
    <w:p w14:paraId="5A2037D5" w14:textId="77777777" w:rsidR="00941850" w:rsidRPr="008963A5" w:rsidRDefault="00941850" w:rsidP="00941850">
      <w:pPr>
        <w:pStyle w:val="ListParagraph"/>
        <w:spacing w:after="0" w:line="240" w:lineRule="auto"/>
        <w:ind w:left="1440"/>
        <w:textAlignment w:val="center"/>
        <w:rPr>
          <w:rFonts w:ascii="Calibri" w:eastAsia="Times New Roman" w:hAnsi="Calibri" w:cs="Calibri"/>
        </w:rPr>
      </w:pPr>
    </w:p>
    <w:p w14:paraId="743BC1EA" w14:textId="1825657C" w:rsidR="00AD30ED" w:rsidRDefault="00AD30ED" w:rsidP="00AD30ED">
      <w:pPr>
        <w:pStyle w:val="Heading2"/>
        <w:rPr>
          <w:rStyle w:val="Hyperlink"/>
          <w:color w:val="365F91" w:themeColor="accent1" w:themeShade="BF"/>
          <w:u w:val="none"/>
        </w:rPr>
      </w:pPr>
      <w:bookmarkStart w:id="12" w:name="_Downloading_Configuration"/>
      <w:bookmarkStart w:id="13" w:name="_Uploading_Configuration"/>
      <w:bookmarkEnd w:id="12"/>
      <w:bookmarkEnd w:id="13"/>
      <w:r>
        <w:rPr>
          <w:rStyle w:val="Hyperlink"/>
          <w:color w:val="365F91" w:themeColor="accent1" w:themeShade="BF"/>
          <w:u w:val="none"/>
        </w:rPr>
        <w:t xml:space="preserve">Uploading Configuration </w:t>
      </w:r>
    </w:p>
    <w:p w14:paraId="0BBB1466" w14:textId="77777777" w:rsidR="00AD30ED" w:rsidRPr="00AD30ED" w:rsidRDefault="00AD30ED" w:rsidP="00B63AF9">
      <w:pPr>
        <w:pStyle w:val="ListParagraph"/>
        <w:numPr>
          <w:ilvl w:val="0"/>
          <w:numId w:val="6"/>
        </w:numPr>
        <w:spacing w:after="0" w:line="240" w:lineRule="auto"/>
        <w:textAlignment w:val="center"/>
        <w:rPr>
          <w:rFonts w:eastAsia="Times New Roman" w:cs="Calibri"/>
        </w:rPr>
      </w:pPr>
      <w:r w:rsidRPr="00AD30ED">
        <w:rPr>
          <w:rFonts w:eastAsia="Times New Roman" w:cs="Calibri"/>
        </w:rPr>
        <w:t>Format</w:t>
      </w:r>
    </w:p>
    <w:p w14:paraId="230A3AFD" w14:textId="3A344165" w:rsidR="00AD30ED" w:rsidRPr="00AD30ED" w:rsidRDefault="00AD30ED" w:rsidP="00B63AF9">
      <w:pPr>
        <w:pStyle w:val="ListParagraph"/>
        <w:numPr>
          <w:ilvl w:val="1"/>
          <w:numId w:val="6"/>
        </w:numPr>
        <w:spacing w:after="0" w:line="240" w:lineRule="auto"/>
        <w:textAlignment w:val="center"/>
        <w:rPr>
          <w:rFonts w:eastAsia="Times New Roman" w:cs="Calibri"/>
        </w:rPr>
      </w:pPr>
      <w:r w:rsidRPr="00AD30ED">
        <w:rPr>
          <w:rFonts w:eastAsia="Times New Roman" w:cs="Calibri"/>
        </w:rPr>
        <w:t>Upload supports tab delimiter and comma delimited</w:t>
      </w:r>
    </w:p>
    <w:p w14:paraId="5A85BCA6" w14:textId="77777777" w:rsidR="00AD30ED" w:rsidRPr="00AD30ED" w:rsidRDefault="00AD30ED" w:rsidP="00B63AF9">
      <w:pPr>
        <w:pStyle w:val="ListParagraph"/>
        <w:numPr>
          <w:ilvl w:val="1"/>
          <w:numId w:val="6"/>
        </w:numPr>
        <w:spacing w:after="0" w:line="240" w:lineRule="auto"/>
        <w:textAlignment w:val="center"/>
        <w:rPr>
          <w:rFonts w:eastAsia="Times New Roman" w:cs="Calibri"/>
        </w:rPr>
      </w:pPr>
      <w:r w:rsidRPr="00AD30ED">
        <w:rPr>
          <w:rFonts w:eastAsia="Times New Roman" w:cs="Calibri"/>
        </w:rPr>
        <w:t>Save the load tab as tab delimited, that is all you have to do. It creates a text file to be used for upload</w:t>
      </w:r>
    </w:p>
    <w:p w14:paraId="57A303BF" w14:textId="77777777" w:rsidR="00AD30ED" w:rsidRPr="00AD30ED" w:rsidRDefault="00AD30ED" w:rsidP="00B63AF9">
      <w:pPr>
        <w:pStyle w:val="ListParagraph"/>
        <w:numPr>
          <w:ilvl w:val="0"/>
          <w:numId w:val="6"/>
        </w:numPr>
        <w:spacing w:after="0" w:line="240" w:lineRule="auto"/>
        <w:textAlignment w:val="center"/>
        <w:rPr>
          <w:rFonts w:eastAsia="Times New Roman" w:cs="Calibri"/>
        </w:rPr>
      </w:pPr>
      <w:r w:rsidRPr="00AD30ED">
        <w:rPr>
          <w:rFonts w:eastAsia="Times New Roman" w:cs="Calibri"/>
        </w:rPr>
        <w:t>Where do you go with the load file to update?</w:t>
      </w:r>
    </w:p>
    <w:p w14:paraId="23D38F41" w14:textId="4B3BF9FD" w:rsidR="00AD30ED" w:rsidRPr="00AD30ED" w:rsidRDefault="003F6514" w:rsidP="00B63AF9">
      <w:pPr>
        <w:pStyle w:val="ListParagraph"/>
        <w:numPr>
          <w:ilvl w:val="1"/>
          <w:numId w:val="6"/>
        </w:numPr>
        <w:spacing w:after="0" w:line="240" w:lineRule="auto"/>
        <w:textAlignment w:val="center"/>
        <w:rPr>
          <w:rFonts w:eastAsia="Times New Roman" w:cs="Calibri"/>
        </w:rPr>
      </w:pPr>
      <w:r>
        <w:rPr>
          <w:rFonts w:eastAsia="Times New Roman" w:cs="Calibri"/>
        </w:rPr>
        <w:t>In search box enter "</w:t>
      </w:r>
      <w:proofErr w:type="spellStart"/>
      <w:r>
        <w:rPr>
          <w:rFonts w:eastAsia="Times New Roman" w:cs="Calibri"/>
        </w:rPr>
        <w:t>m</w:t>
      </w:r>
      <w:r w:rsidR="00AD30ED" w:rsidRPr="00AD30ED">
        <w:rPr>
          <w:rFonts w:eastAsia="Times New Roman" w:cs="Calibri"/>
        </w:rPr>
        <w:t>d_view</w:t>
      </w:r>
      <w:proofErr w:type="spellEnd"/>
      <w:r>
        <w:rPr>
          <w:rFonts w:eastAsia="Times New Roman" w:cs="Calibri"/>
        </w:rPr>
        <w:t>”</w:t>
      </w:r>
    </w:p>
    <w:p w14:paraId="062B746D" w14:textId="77777777" w:rsidR="00AD30ED" w:rsidRPr="00AD30ED" w:rsidRDefault="00AD30ED" w:rsidP="00B63AF9">
      <w:pPr>
        <w:pStyle w:val="ListParagraph"/>
        <w:numPr>
          <w:ilvl w:val="2"/>
          <w:numId w:val="6"/>
        </w:numPr>
        <w:spacing w:after="0" w:line="240" w:lineRule="auto"/>
        <w:textAlignment w:val="center"/>
        <w:rPr>
          <w:rFonts w:eastAsia="Times New Roman" w:cs="Calibri"/>
        </w:rPr>
      </w:pPr>
      <w:r w:rsidRPr="00AD30ED">
        <w:rPr>
          <w:rFonts w:eastAsia="Times New Roman" w:cs="Calibri"/>
        </w:rPr>
        <w:t>In the view name type "</w:t>
      </w:r>
      <w:proofErr w:type="spellStart"/>
      <w:r w:rsidRPr="00AD30ED">
        <w:rPr>
          <w:rFonts w:eastAsia="Times New Roman" w:cs="Calibri"/>
        </w:rPr>
        <w:t>WMS_lc_f.load</w:t>
      </w:r>
      <w:proofErr w:type="spellEnd"/>
      <w:r w:rsidRPr="00AD30ED">
        <w:rPr>
          <w:rFonts w:eastAsia="Times New Roman" w:cs="Calibri"/>
        </w:rPr>
        <w:t>" – location load</w:t>
      </w:r>
    </w:p>
    <w:p w14:paraId="4C1E3BD5" w14:textId="77777777" w:rsidR="00AD30ED" w:rsidRPr="00AD30ED" w:rsidRDefault="00AD30ED" w:rsidP="00B63AF9">
      <w:pPr>
        <w:pStyle w:val="ListParagraph"/>
        <w:numPr>
          <w:ilvl w:val="2"/>
          <w:numId w:val="6"/>
        </w:numPr>
        <w:spacing w:after="0" w:line="240" w:lineRule="auto"/>
        <w:textAlignment w:val="center"/>
        <w:rPr>
          <w:rFonts w:eastAsia="Times New Roman" w:cs="Calibri"/>
        </w:rPr>
      </w:pPr>
      <w:r w:rsidRPr="00AD30ED">
        <w:rPr>
          <w:rFonts w:eastAsia="Times New Roman" w:cs="Calibri"/>
        </w:rPr>
        <w:t>In the view name type "</w:t>
      </w:r>
      <w:proofErr w:type="spellStart"/>
      <w:r w:rsidRPr="00AD30ED">
        <w:rPr>
          <w:rFonts w:eastAsia="Times New Roman" w:cs="Calibri"/>
        </w:rPr>
        <w:t>WMS_pm_f.load</w:t>
      </w:r>
      <w:proofErr w:type="spellEnd"/>
      <w:r w:rsidRPr="00AD30ED">
        <w:rPr>
          <w:rFonts w:eastAsia="Times New Roman" w:cs="Calibri"/>
        </w:rPr>
        <w:t>" – items load</w:t>
      </w:r>
    </w:p>
    <w:p w14:paraId="3EEA4A19" w14:textId="77777777" w:rsidR="00AD30ED" w:rsidRPr="00AD30ED" w:rsidRDefault="00AD30ED" w:rsidP="00B63AF9">
      <w:pPr>
        <w:pStyle w:val="ListParagraph"/>
        <w:numPr>
          <w:ilvl w:val="1"/>
          <w:numId w:val="6"/>
        </w:numPr>
        <w:spacing w:after="0" w:line="240" w:lineRule="auto"/>
        <w:textAlignment w:val="center"/>
        <w:rPr>
          <w:rFonts w:eastAsia="Times New Roman" w:cs="Calibri"/>
        </w:rPr>
      </w:pPr>
      <w:r w:rsidRPr="00AD30ED">
        <w:rPr>
          <w:rFonts w:eastAsia="Times New Roman" w:cs="Calibri"/>
        </w:rPr>
        <w:t xml:space="preserve">Search first. Select </w:t>
      </w:r>
    </w:p>
    <w:p w14:paraId="3D297441" w14:textId="77777777" w:rsidR="00AD30ED" w:rsidRPr="00AD30ED" w:rsidRDefault="00AD30ED" w:rsidP="00B63AF9">
      <w:pPr>
        <w:pStyle w:val="ListParagraph"/>
        <w:numPr>
          <w:ilvl w:val="1"/>
          <w:numId w:val="6"/>
        </w:numPr>
        <w:spacing w:after="0" w:line="240" w:lineRule="auto"/>
        <w:textAlignment w:val="center"/>
        <w:rPr>
          <w:rFonts w:eastAsia="Times New Roman" w:cs="Calibri"/>
        </w:rPr>
      </w:pPr>
      <w:r w:rsidRPr="00AD30ED">
        <w:rPr>
          <w:rFonts w:eastAsia="Times New Roman" w:cs="Calibri"/>
        </w:rPr>
        <w:t>Go into details with arrow/ more details/ load data</w:t>
      </w:r>
    </w:p>
    <w:p w14:paraId="7A5DACEA" w14:textId="77777777" w:rsidR="00AD30ED" w:rsidRPr="00AD30ED" w:rsidRDefault="00AD30ED" w:rsidP="00B63AF9">
      <w:pPr>
        <w:pStyle w:val="ListParagraph"/>
        <w:numPr>
          <w:ilvl w:val="2"/>
          <w:numId w:val="6"/>
        </w:numPr>
        <w:spacing w:after="0" w:line="240" w:lineRule="auto"/>
        <w:textAlignment w:val="center"/>
        <w:rPr>
          <w:rFonts w:eastAsia="Times New Roman" w:cs="Calibri"/>
        </w:rPr>
      </w:pPr>
      <w:r w:rsidRPr="00AD30ED">
        <w:rPr>
          <w:rFonts w:eastAsia="Times New Roman" w:cs="Calibri"/>
        </w:rPr>
        <w:t>Header yes/no</w:t>
      </w:r>
    </w:p>
    <w:p w14:paraId="76BF7BE6" w14:textId="77777777" w:rsidR="00AD30ED" w:rsidRPr="00AD30ED" w:rsidRDefault="00AD30ED" w:rsidP="00B63AF9">
      <w:pPr>
        <w:pStyle w:val="ListParagraph"/>
        <w:numPr>
          <w:ilvl w:val="2"/>
          <w:numId w:val="6"/>
        </w:numPr>
        <w:spacing w:after="0" w:line="240" w:lineRule="auto"/>
        <w:textAlignment w:val="center"/>
        <w:rPr>
          <w:rFonts w:eastAsia="Times New Roman" w:cs="Calibri"/>
        </w:rPr>
      </w:pPr>
      <w:r w:rsidRPr="00AD30ED">
        <w:rPr>
          <w:rFonts w:eastAsia="Times New Roman" w:cs="Calibri"/>
        </w:rPr>
        <w:t>Check that exactly the same fields appear in the excel file as displayed in the list, list should match</w:t>
      </w:r>
    </w:p>
    <w:p w14:paraId="2B01202A"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Exact sequence</w:t>
      </w:r>
    </w:p>
    <w:p w14:paraId="653BBD9A" w14:textId="77777777" w:rsidR="00AD30ED" w:rsidRPr="00AD30ED" w:rsidRDefault="00AD30ED" w:rsidP="00B63AF9">
      <w:pPr>
        <w:pStyle w:val="ListParagraph"/>
        <w:numPr>
          <w:ilvl w:val="2"/>
          <w:numId w:val="6"/>
        </w:numPr>
        <w:spacing w:after="0" w:line="240" w:lineRule="auto"/>
        <w:textAlignment w:val="center"/>
        <w:rPr>
          <w:rFonts w:eastAsia="Times New Roman" w:cs="Calibri"/>
        </w:rPr>
      </w:pPr>
      <w:r w:rsidRPr="00AD30ED">
        <w:rPr>
          <w:rFonts w:eastAsia="Times New Roman" w:cs="Calibri"/>
        </w:rPr>
        <w:t>Choose file</w:t>
      </w:r>
    </w:p>
    <w:p w14:paraId="3FE5AEB0"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Upload the selected file</w:t>
      </w:r>
    </w:p>
    <w:p w14:paraId="696B656F"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Submit</w:t>
      </w:r>
    </w:p>
    <w:p w14:paraId="581F48D0" w14:textId="77777777" w:rsidR="00AD30ED" w:rsidRPr="00AD30ED" w:rsidRDefault="00AD30ED" w:rsidP="00B63AF9">
      <w:pPr>
        <w:pStyle w:val="ListParagraph"/>
        <w:numPr>
          <w:ilvl w:val="2"/>
          <w:numId w:val="6"/>
        </w:numPr>
        <w:spacing w:after="0" w:line="240" w:lineRule="auto"/>
        <w:textAlignment w:val="center"/>
        <w:rPr>
          <w:rFonts w:eastAsia="Times New Roman" w:cs="Calibri"/>
        </w:rPr>
      </w:pPr>
      <w:r w:rsidRPr="00AD30ED">
        <w:rPr>
          <w:rFonts w:eastAsia="Times New Roman" w:cs="Calibri"/>
        </w:rPr>
        <w:t>If error a message will display, download the error file to see issue</w:t>
      </w:r>
    </w:p>
    <w:p w14:paraId="43392635"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 xml:space="preserve">If there is an error in the first 10 columns it will not upload anything </w:t>
      </w:r>
    </w:p>
    <w:p w14:paraId="027BA682"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Open the error file by opening excel and finding the file to open</w:t>
      </w:r>
    </w:p>
    <w:p w14:paraId="5CAF883D"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lastRenderedPageBreak/>
        <w:t>Look for little red marker in file, correct field with issues</w:t>
      </w:r>
    </w:p>
    <w:p w14:paraId="550A8326" w14:textId="77777777" w:rsidR="00AD30ED" w:rsidRPr="00AD30ED" w:rsidRDefault="00AD30ED" w:rsidP="00B63AF9">
      <w:pPr>
        <w:pStyle w:val="ListParagraph"/>
        <w:numPr>
          <w:ilvl w:val="4"/>
          <w:numId w:val="6"/>
        </w:numPr>
        <w:spacing w:after="0" w:line="240" w:lineRule="auto"/>
        <w:textAlignment w:val="center"/>
        <w:rPr>
          <w:rFonts w:eastAsia="Times New Roman" w:cs="Calibri"/>
        </w:rPr>
      </w:pPr>
      <w:r w:rsidRPr="00AD30ED">
        <w:rPr>
          <w:rFonts w:eastAsia="Times New Roman" w:cs="Calibri"/>
        </w:rPr>
        <w:t>There is a consistent error on route point that may register as an error but there is nothing wrong with the route point</w:t>
      </w:r>
    </w:p>
    <w:p w14:paraId="0F56245F"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After correcting error file, save it as tab delimited to try to re-load again</w:t>
      </w:r>
    </w:p>
    <w:p w14:paraId="76BE02A3"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Default issues</w:t>
      </w:r>
    </w:p>
    <w:p w14:paraId="727814E8" w14:textId="77777777" w:rsidR="00AD30ED" w:rsidRPr="00AD30ED" w:rsidRDefault="00AD30ED" w:rsidP="00B63AF9">
      <w:pPr>
        <w:pStyle w:val="ListParagraph"/>
        <w:numPr>
          <w:ilvl w:val="4"/>
          <w:numId w:val="6"/>
        </w:numPr>
        <w:spacing w:after="0" w:line="240" w:lineRule="auto"/>
        <w:textAlignment w:val="center"/>
        <w:rPr>
          <w:rFonts w:eastAsia="Times New Roman" w:cs="Calibri"/>
        </w:rPr>
      </w:pPr>
      <w:r w:rsidRPr="00AD30ED">
        <w:rPr>
          <w:rFonts w:eastAsia="Times New Roman" w:cs="Calibri"/>
        </w:rPr>
        <w:t>If the field is numeric, even if you are not using them you must enter a "0"</w:t>
      </w:r>
    </w:p>
    <w:p w14:paraId="03C7057E" w14:textId="77777777" w:rsidR="00AD30ED" w:rsidRPr="00AD30ED" w:rsidRDefault="00AD30ED" w:rsidP="00B63AF9">
      <w:pPr>
        <w:pStyle w:val="ListParagraph"/>
        <w:numPr>
          <w:ilvl w:val="4"/>
          <w:numId w:val="6"/>
        </w:numPr>
        <w:spacing w:after="0" w:line="240" w:lineRule="auto"/>
        <w:textAlignment w:val="center"/>
        <w:rPr>
          <w:rFonts w:eastAsia="Times New Roman" w:cs="Calibri"/>
        </w:rPr>
      </w:pPr>
      <w:r w:rsidRPr="00AD30ED">
        <w:rPr>
          <w:rFonts w:eastAsia="Times New Roman" w:cs="Calibri"/>
        </w:rPr>
        <w:t>If the field is decimal enabled you must enter the "." and all the decimals such as "0.000" - you may need to change the excel number formatting in the file</w:t>
      </w:r>
    </w:p>
    <w:p w14:paraId="052A53F8" w14:textId="77777777" w:rsidR="00AD30ED" w:rsidRPr="00AD30ED" w:rsidRDefault="00AD30ED" w:rsidP="00B63AF9">
      <w:pPr>
        <w:pStyle w:val="ListParagraph"/>
        <w:numPr>
          <w:ilvl w:val="2"/>
          <w:numId w:val="6"/>
        </w:numPr>
        <w:spacing w:after="0" w:line="240" w:lineRule="auto"/>
        <w:textAlignment w:val="center"/>
        <w:rPr>
          <w:rFonts w:eastAsia="Times New Roman" w:cs="Calibri"/>
        </w:rPr>
      </w:pPr>
      <w:r w:rsidRPr="00AD30ED">
        <w:rPr>
          <w:rFonts w:eastAsia="Times New Roman" w:cs="Calibri"/>
        </w:rPr>
        <w:t>After initial load you can create your own load file to upload only partial data</w:t>
      </w:r>
    </w:p>
    <w:p w14:paraId="43E4167A"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Use for corrections/updates on specific fields</w:t>
      </w:r>
    </w:p>
    <w:p w14:paraId="203F27CE" w14:textId="77777777" w:rsidR="00AD30ED" w:rsidRPr="00AD30ED" w:rsidRDefault="00AD30ED" w:rsidP="00B63AF9">
      <w:pPr>
        <w:pStyle w:val="ListParagraph"/>
        <w:numPr>
          <w:ilvl w:val="4"/>
          <w:numId w:val="6"/>
        </w:numPr>
        <w:spacing w:after="0" w:line="240" w:lineRule="auto"/>
        <w:textAlignment w:val="center"/>
        <w:rPr>
          <w:rFonts w:eastAsia="Times New Roman" w:cs="Calibri"/>
        </w:rPr>
      </w:pPr>
      <w:r w:rsidRPr="00AD30ED">
        <w:rPr>
          <w:rFonts w:eastAsia="Times New Roman" w:cs="Calibri"/>
        </w:rPr>
        <w:t>If the update is for a small amount of fields use edit with excel</w:t>
      </w:r>
    </w:p>
    <w:p w14:paraId="31E6C960" w14:textId="77777777" w:rsidR="00AD30ED" w:rsidRPr="00AD30ED" w:rsidRDefault="00AD30ED" w:rsidP="00B63AF9">
      <w:pPr>
        <w:pStyle w:val="ListParagraph"/>
        <w:numPr>
          <w:ilvl w:val="5"/>
          <w:numId w:val="6"/>
        </w:numPr>
        <w:spacing w:after="0" w:line="240" w:lineRule="auto"/>
        <w:textAlignment w:val="center"/>
        <w:rPr>
          <w:rFonts w:eastAsia="Times New Roman" w:cs="Calibri"/>
        </w:rPr>
      </w:pPr>
      <w:r w:rsidRPr="00AD30ED">
        <w:rPr>
          <w:rFonts w:eastAsia="Times New Roman" w:cs="Calibri"/>
        </w:rPr>
        <w:t>Not good for large amounts of data, load with excel is slow</w:t>
      </w:r>
    </w:p>
    <w:p w14:paraId="7DC842E9" w14:textId="77777777" w:rsidR="00AD30ED" w:rsidRPr="00AD30ED" w:rsidRDefault="00AD30ED" w:rsidP="00B63AF9">
      <w:pPr>
        <w:pStyle w:val="ListParagraph"/>
        <w:numPr>
          <w:ilvl w:val="4"/>
          <w:numId w:val="6"/>
        </w:numPr>
        <w:spacing w:after="0" w:line="240" w:lineRule="auto"/>
        <w:textAlignment w:val="center"/>
        <w:rPr>
          <w:rFonts w:eastAsia="Times New Roman" w:cs="Calibri"/>
        </w:rPr>
      </w:pPr>
      <w:r w:rsidRPr="00AD30ED">
        <w:rPr>
          <w:rFonts w:eastAsia="Times New Roman" w:cs="Calibri"/>
        </w:rPr>
        <w:t>If it is a large amount of data then create a custom load to update</w:t>
      </w:r>
    </w:p>
    <w:p w14:paraId="06BBD916" w14:textId="77777777" w:rsidR="00AD30ED" w:rsidRPr="00AD30ED" w:rsidRDefault="00AD30ED" w:rsidP="00B63AF9">
      <w:pPr>
        <w:pStyle w:val="ListParagraph"/>
        <w:numPr>
          <w:ilvl w:val="5"/>
          <w:numId w:val="6"/>
        </w:numPr>
        <w:spacing w:after="0" w:line="240" w:lineRule="auto"/>
        <w:textAlignment w:val="center"/>
        <w:rPr>
          <w:rFonts w:eastAsia="Times New Roman" w:cs="Calibri"/>
        </w:rPr>
      </w:pPr>
      <w:r w:rsidRPr="00AD30ED">
        <w:rPr>
          <w:rFonts w:eastAsia="Times New Roman" w:cs="Calibri"/>
        </w:rPr>
        <w:t>100K rows of data can update in 5 mins</w:t>
      </w:r>
    </w:p>
    <w:p w14:paraId="6F83DEF5"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Template can be made public for all users with the same permissions</w:t>
      </w:r>
    </w:p>
    <w:p w14:paraId="310D3F29" w14:textId="77777777" w:rsidR="00AD30ED" w:rsidRPr="00AD30ED" w:rsidRDefault="00AD30ED" w:rsidP="00B63AF9">
      <w:pPr>
        <w:pStyle w:val="ListParagraph"/>
        <w:numPr>
          <w:ilvl w:val="2"/>
          <w:numId w:val="6"/>
        </w:numPr>
        <w:spacing w:after="0" w:line="240" w:lineRule="auto"/>
        <w:textAlignment w:val="center"/>
        <w:rPr>
          <w:rFonts w:eastAsia="Times New Roman" w:cs="Calibri"/>
        </w:rPr>
      </w:pPr>
      <w:r w:rsidRPr="00AD30ED">
        <w:rPr>
          <w:rFonts w:eastAsia="Times New Roman" w:cs="Calibri"/>
        </w:rPr>
        <w:t>You can also download an upload template from this spot</w:t>
      </w:r>
    </w:p>
    <w:p w14:paraId="643CDFEF" w14:textId="77777777" w:rsidR="00AD30ED" w:rsidRPr="00AD30ED" w:rsidRDefault="00AD30ED" w:rsidP="00B63AF9">
      <w:pPr>
        <w:pStyle w:val="ListParagraph"/>
        <w:numPr>
          <w:ilvl w:val="0"/>
          <w:numId w:val="6"/>
        </w:numPr>
        <w:spacing w:after="0" w:line="240" w:lineRule="auto"/>
        <w:textAlignment w:val="center"/>
        <w:rPr>
          <w:rFonts w:eastAsia="Times New Roman" w:cs="Calibri"/>
        </w:rPr>
      </w:pPr>
      <w:r w:rsidRPr="00AD30ED">
        <w:rPr>
          <w:rFonts w:eastAsia="Times New Roman" w:cs="Calibri"/>
        </w:rPr>
        <w:t>How to create permissions to load</w:t>
      </w:r>
    </w:p>
    <w:p w14:paraId="0E67BE13" w14:textId="77777777" w:rsidR="00AD30ED" w:rsidRPr="00AD30ED" w:rsidRDefault="00AD30ED" w:rsidP="00B63AF9">
      <w:pPr>
        <w:pStyle w:val="ListParagraph"/>
        <w:numPr>
          <w:ilvl w:val="1"/>
          <w:numId w:val="6"/>
        </w:numPr>
        <w:spacing w:after="0" w:line="240" w:lineRule="auto"/>
        <w:textAlignment w:val="center"/>
        <w:rPr>
          <w:rFonts w:eastAsia="Times New Roman" w:cs="Calibri"/>
        </w:rPr>
      </w:pPr>
      <w:r w:rsidRPr="00AD30ED">
        <w:rPr>
          <w:rFonts w:eastAsia="Times New Roman" w:cs="Calibri"/>
        </w:rPr>
        <w:t>Pierre's setup</w:t>
      </w:r>
    </w:p>
    <w:p w14:paraId="3CF3A81C" w14:textId="77777777" w:rsidR="00AD30ED" w:rsidRPr="00AD30ED" w:rsidRDefault="00AD30ED" w:rsidP="00B63AF9">
      <w:pPr>
        <w:pStyle w:val="ListParagraph"/>
        <w:numPr>
          <w:ilvl w:val="1"/>
          <w:numId w:val="6"/>
        </w:numPr>
        <w:spacing w:after="0" w:line="240" w:lineRule="auto"/>
        <w:textAlignment w:val="center"/>
        <w:rPr>
          <w:rFonts w:eastAsia="Times New Roman" w:cs="Calibri"/>
        </w:rPr>
      </w:pPr>
      <w:r w:rsidRPr="00AD30ED">
        <w:rPr>
          <w:rFonts w:eastAsia="Times New Roman"/>
          <w:noProof/>
          <w:lang w:val="en-US"/>
        </w:rPr>
        <w:drawing>
          <wp:inline distT="0" distB="0" distL="0" distR="0" wp14:anchorId="3C82A101" wp14:editId="7A67771F">
            <wp:extent cx="4572000" cy="2647950"/>
            <wp:effectExtent l="0" t="0" r="0" b="0"/>
            <wp:docPr id="4" name="Picture 4" descr="Machine generated alternative text:&#10;User Management Syste X user Licenses - system - X &#10;- C A Not secure &#10;TECSYS &#10;Home User svstem Sgacgn &#10;user Licenses &#10;Search Criteria &#10;Save Field Values &#10;User Name —Pierre &#10;Database Name &#10;Rows 1-4014' &#10;License Type Name &#10;Database Name License Type Namc &#10;Name &#10;EL—I a Pierre &#10;Pierre &#10;plerre &#10;FL'&quot; Name &#10;Pierre &#10;P' amondon &#10;Plamondon &#10;Plamondon &#10;Pierre &#10;Plamondon &#10;meta &#10;meta &#10;Win S &#10;ful &#10;web_services &#10;web_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User Management Syste X user Licenses - system - X &#10;- C A Not secure &#10;TECSYS &#10;Home User svstem Sgacgn &#10;user Licenses &#10;Search Criteria &#10;Save Field Values &#10;User Name —Pierre &#10;Database Name &#10;Rows 1-4014' &#10;License Type Name &#10;Database Name License Type Namc &#10;Name &#10;EL—I a Pierre &#10;Pierre &#10;plerre &#10;FL'&quot; Name &#10;Pierre &#10;P' amondon &#10;Plamondon &#10;Plamondon &#10;Pierre &#10;Plamondon &#10;meta &#10;meta &#10;Win S &#10;ful &#10;web_services &#10;web_service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647950"/>
                    </a:xfrm>
                    <a:prstGeom prst="rect">
                      <a:avLst/>
                    </a:prstGeom>
                    <a:noFill/>
                    <a:ln>
                      <a:noFill/>
                    </a:ln>
                  </pic:spPr>
                </pic:pic>
              </a:graphicData>
            </a:graphic>
          </wp:inline>
        </w:drawing>
      </w:r>
    </w:p>
    <w:p w14:paraId="6A84FF67" w14:textId="325AB44F" w:rsidR="00AD30ED" w:rsidRPr="00AD30ED" w:rsidRDefault="00AD30ED" w:rsidP="00AD30ED">
      <w:pPr>
        <w:pStyle w:val="NormalWeb"/>
        <w:spacing w:before="0" w:beforeAutospacing="0" w:after="0" w:afterAutospacing="0"/>
        <w:ind w:left="1206"/>
        <w:rPr>
          <w:rFonts w:asciiTheme="minorHAnsi" w:hAnsiTheme="minorHAnsi" w:cs="Calibri"/>
          <w:sz w:val="21"/>
          <w:szCs w:val="21"/>
        </w:rPr>
      </w:pPr>
    </w:p>
    <w:p w14:paraId="0B470C54" w14:textId="77777777" w:rsidR="00AD30ED" w:rsidRPr="00AD30ED" w:rsidRDefault="00AD30ED" w:rsidP="00B63AF9">
      <w:pPr>
        <w:pStyle w:val="ListParagraph"/>
        <w:numPr>
          <w:ilvl w:val="1"/>
          <w:numId w:val="6"/>
        </w:numPr>
        <w:spacing w:after="0" w:line="240" w:lineRule="auto"/>
        <w:textAlignment w:val="center"/>
        <w:rPr>
          <w:rFonts w:eastAsia="Times New Roman" w:cs="Calibri"/>
        </w:rPr>
      </w:pPr>
      <w:r w:rsidRPr="00AD30ED">
        <w:rPr>
          <w:rFonts w:eastAsia="Times New Roman"/>
          <w:noProof/>
          <w:lang w:val="en-US"/>
        </w:rPr>
        <w:drawing>
          <wp:inline distT="0" distB="0" distL="0" distR="0" wp14:anchorId="6E51D406" wp14:editId="543FDC72">
            <wp:extent cx="4572000" cy="1371600"/>
            <wp:effectExtent l="0" t="0" r="0" b="0"/>
            <wp:docPr id="2" name="Picture 2" descr="Machine generated alternative text:&#10;Rows 1-4 of4 &#10;Name &#10;Pierre &#10;Pierre &#10;C Pierre &#10;Pierre &#10;Full Name &#10;Plamondon &#10;Pierre &#10;PI amondon &#10;Pierre &#10;PI amondon &#10;Plamondon &#10;R(ie Name &#10;meta_admimstrator &#10;wms_admin strator &#10;Description &#10;Metadata Adm nistratjon &#10;Plerre Plamondon &#10;UMS user &#10;WMS Administration &#10;Is Perso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Rows 1-4 of4 &#10;Name &#10;Pierre &#10;Pierre &#10;C Pierre &#10;Pierre &#10;Full Name &#10;Plamondon &#10;Pierre &#10;PI amondon &#10;Pierre &#10;PI amondon &#10;Plamondon &#10;R(ie Name &#10;meta_admimstrator &#10;wms_admin strator &#10;Description &#10;Metadata Adm nistratjon &#10;Plerre Plamondon &#10;UMS user &#10;WMS Administration &#10;Is Personal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noFill/>
                    <a:ln>
                      <a:noFill/>
                    </a:ln>
                  </pic:spPr>
                </pic:pic>
              </a:graphicData>
            </a:graphic>
          </wp:inline>
        </w:drawing>
      </w:r>
    </w:p>
    <w:p w14:paraId="3FB0BA4C" w14:textId="77777777" w:rsidR="00AD30ED" w:rsidRPr="00AD30ED" w:rsidRDefault="00AD30ED" w:rsidP="00B63AF9">
      <w:pPr>
        <w:pStyle w:val="ListParagraph"/>
        <w:numPr>
          <w:ilvl w:val="1"/>
          <w:numId w:val="6"/>
        </w:numPr>
        <w:spacing w:after="0" w:line="240" w:lineRule="auto"/>
        <w:textAlignment w:val="center"/>
        <w:rPr>
          <w:rFonts w:eastAsia="Times New Roman" w:cs="Calibri"/>
        </w:rPr>
      </w:pPr>
      <w:r w:rsidRPr="00AD30ED">
        <w:rPr>
          <w:rFonts w:eastAsia="Times New Roman" w:cs="Calibri"/>
        </w:rPr>
        <w:t>User master/ ums/ click on menu/ user/ select user/ go to detail</w:t>
      </w:r>
    </w:p>
    <w:p w14:paraId="79E7CFE5" w14:textId="77777777" w:rsidR="00AD30ED" w:rsidRPr="00AD30ED" w:rsidRDefault="00AD30ED" w:rsidP="00B63AF9">
      <w:pPr>
        <w:pStyle w:val="ListParagraph"/>
        <w:numPr>
          <w:ilvl w:val="1"/>
          <w:numId w:val="6"/>
        </w:numPr>
        <w:spacing w:after="0" w:line="240" w:lineRule="auto"/>
        <w:textAlignment w:val="center"/>
        <w:rPr>
          <w:rFonts w:eastAsia="Times New Roman" w:cs="Calibri"/>
        </w:rPr>
      </w:pPr>
      <w:r w:rsidRPr="00AD30ED">
        <w:rPr>
          <w:rFonts w:eastAsia="Times New Roman" w:cs="Calibri"/>
        </w:rPr>
        <w:t>Upload is metadata resource, should have metadata licenses</w:t>
      </w:r>
    </w:p>
    <w:p w14:paraId="4D1F7FAC" w14:textId="77777777" w:rsidR="00AD30ED" w:rsidRPr="00AD30ED" w:rsidRDefault="00AD30ED" w:rsidP="00B63AF9">
      <w:pPr>
        <w:pStyle w:val="ListParagraph"/>
        <w:numPr>
          <w:ilvl w:val="2"/>
          <w:numId w:val="6"/>
        </w:numPr>
        <w:spacing w:after="0" w:line="240" w:lineRule="auto"/>
        <w:textAlignment w:val="center"/>
        <w:rPr>
          <w:rFonts w:eastAsia="Times New Roman" w:cs="Calibri"/>
        </w:rPr>
      </w:pPr>
      <w:r w:rsidRPr="00AD30ED">
        <w:rPr>
          <w:rFonts w:eastAsia="Times New Roman" w:cs="Calibri"/>
        </w:rPr>
        <w:t>1st step</w:t>
      </w:r>
    </w:p>
    <w:p w14:paraId="4C71D083"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Username</w:t>
      </w:r>
    </w:p>
    <w:p w14:paraId="45590210"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Create database type "meta"</w:t>
      </w:r>
    </w:p>
    <w:p w14:paraId="02B0FCCD"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License type name "</w:t>
      </w:r>
      <w:proofErr w:type="spellStart"/>
      <w:r w:rsidRPr="00AD30ED">
        <w:rPr>
          <w:rFonts w:eastAsia="Times New Roman" w:cs="Calibri"/>
        </w:rPr>
        <w:t>web_services</w:t>
      </w:r>
      <w:proofErr w:type="spellEnd"/>
      <w:r w:rsidRPr="00AD30ED">
        <w:rPr>
          <w:rFonts w:eastAsia="Times New Roman" w:cs="Calibri"/>
        </w:rPr>
        <w:t>"</w:t>
      </w:r>
    </w:p>
    <w:p w14:paraId="5ADF07E8"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Submit to add license</w:t>
      </w:r>
    </w:p>
    <w:p w14:paraId="393F3B68" w14:textId="77777777" w:rsidR="00AD30ED" w:rsidRPr="00AD30ED" w:rsidRDefault="00AD30ED" w:rsidP="00B63AF9">
      <w:pPr>
        <w:pStyle w:val="ListParagraph"/>
        <w:numPr>
          <w:ilvl w:val="2"/>
          <w:numId w:val="6"/>
        </w:numPr>
        <w:spacing w:after="0" w:line="240" w:lineRule="auto"/>
        <w:textAlignment w:val="center"/>
        <w:rPr>
          <w:rFonts w:eastAsia="Times New Roman" w:cs="Calibri"/>
        </w:rPr>
      </w:pPr>
      <w:r w:rsidRPr="00AD30ED">
        <w:rPr>
          <w:rFonts w:eastAsia="Times New Roman" w:cs="Calibri"/>
        </w:rPr>
        <w:t>2nd step</w:t>
      </w:r>
    </w:p>
    <w:p w14:paraId="49D6D361"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Add job function a user can do with metadata, so add roles</w:t>
      </w:r>
    </w:p>
    <w:p w14:paraId="51781ED5"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t>Create user role administration on user roles</w:t>
      </w:r>
    </w:p>
    <w:p w14:paraId="0843AF1E" w14:textId="77777777" w:rsidR="00AD30ED" w:rsidRPr="00AD30ED" w:rsidRDefault="00AD30ED" w:rsidP="00B63AF9">
      <w:pPr>
        <w:pStyle w:val="ListParagraph"/>
        <w:numPr>
          <w:ilvl w:val="3"/>
          <w:numId w:val="6"/>
        </w:numPr>
        <w:spacing w:after="0" w:line="240" w:lineRule="auto"/>
        <w:textAlignment w:val="center"/>
        <w:rPr>
          <w:rFonts w:eastAsia="Times New Roman" w:cs="Calibri"/>
        </w:rPr>
      </w:pPr>
      <w:r w:rsidRPr="00AD30ED">
        <w:rPr>
          <w:rFonts w:eastAsia="Times New Roman" w:cs="Calibri"/>
        </w:rPr>
        <w:lastRenderedPageBreak/>
        <w:t>Search</w:t>
      </w:r>
    </w:p>
    <w:p w14:paraId="27A1CE4B" w14:textId="77777777" w:rsidR="00AD30ED" w:rsidRPr="00AD30ED" w:rsidRDefault="00AD30ED" w:rsidP="00B63AF9">
      <w:pPr>
        <w:pStyle w:val="ListParagraph"/>
        <w:numPr>
          <w:ilvl w:val="4"/>
          <w:numId w:val="6"/>
        </w:numPr>
        <w:spacing w:after="0" w:line="240" w:lineRule="auto"/>
        <w:textAlignment w:val="center"/>
        <w:rPr>
          <w:rFonts w:eastAsia="Times New Roman" w:cs="Calibri"/>
        </w:rPr>
      </w:pPr>
      <w:r w:rsidRPr="00AD30ED">
        <w:rPr>
          <w:rFonts w:eastAsia="Times New Roman" w:cs="Calibri"/>
        </w:rPr>
        <w:t>Select Role name</w:t>
      </w:r>
    </w:p>
    <w:p w14:paraId="0573D629" w14:textId="77777777" w:rsidR="00AD30ED" w:rsidRPr="00AD30ED" w:rsidRDefault="00AD30ED" w:rsidP="00B63AF9">
      <w:pPr>
        <w:pStyle w:val="ListParagraph"/>
        <w:numPr>
          <w:ilvl w:val="4"/>
          <w:numId w:val="6"/>
        </w:numPr>
        <w:spacing w:after="0" w:line="240" w:lineRule="auto"/>
        <w:textAlignment w:val="center"/>
        <w:rPr>
          <w:rFonts w:eastAsia="Times New Roman" w:cs="Calibri"/>
        </w:rPr>
      </w:pPr>
      <w:r w:rsidRPr="00AD30ED">
        <w:rPr>
          <w:rFonts w:eastAsia="Times New Roman" w:cs="Calibri"/>
        </w:rPr>
        <w:t>Find meta (second page)</w:t>
      </w:r>
    </w:p>
    <w:p w14:paraId="47EB9E3D" w14:textId="77777777" w:rsidR="00AD30ED" w:rsidRPr="00AD30ED" w:rsidRDefault="00AD30ED" w:rsidP="00B63AF9">
      <w:pPr>
        <w:pStyle w:val="ListParagraph"/>
        <w:numPr>
          <w:ilvl w:val="4"/>
          <w:numId w:val="6"/>
        </w:numPr>
        <w:spacing w:after="0" w:line="240" w:lineRule="auto"/>
        <w:textAlignment w:val="center"/>
        <w:rPr>
          <w:rFonts w:eastAsia="Times New Roman" w:cs="Calibri"/>
        </w:rPr>
      </w:pPr>
      <w:r w:rsidRPr="00AD30ED">
        <w:rPr>
          <w:rFonts w:eastAsia="Times New Roman" w:cs="Calibri"/>
        </w:rPr>
        <w:t>Add "</w:t>
      </w:r>
      <w:proofErr w:type="spellStart"/>
      <w:r w:rsidRPr="00AD30ED">
        <w:rPr>
          <w:rFonts w:eastAsia="Times New Roman" w:cs="Calibri"/>
        </w:rPr>
        <w:t>meta_administrator</w:t>
      </w:r>
      <w:proofErr w:type="spellEnd"/>
      <w:r w:rsidRPr="00AD30ED">
        <w:rPr>
          <w:rFonts w:eastAsia="Times New Roman" w:cs="Calibri"/>
        </w:rPr>
        <w:t>"</w:t>
      </w:r>
    </w:p>
    <w:p w14:paraId="35225E9B" w14:textId="77777777" w:rsidR="00AD30ED" w:rsidRPr="00AD30ED" w:rsidRDefault="00AD30ED" w:rsidP="00B63AF9">
      <w:pPr>
        <w:pStyle w:val="ListParagraph"/>
        <w:numPr>
          <w:ilvl w:val="4"/>
          <w:numId w:val="6"/>
        </w:numPr>
        <w:spacing w:after="0" w:line="240" w:lineRule="auto"/>
        <w:textAlignment w:val="center"/>
        <w:rPr>
          <w:rFonts w:eastAsia="Times New Roman" w:cs="Calibri"/>
        </w:rPr>
      </w:pPr>
      <w:r w:rsidRPr="00AD30ED">
        <w:rPr>
          <w:rFonts w:eastAsia="Times New Roman" w:cs="Calibri"/>
        </w:rPr>
        <w:t>Submit</w:t>
      </w:r>
    </w:p>
    <w:p w14:paraId="6C53BCF8" w14:textId="0D3E4B3A" w:rsidR="00AD30ED" w:rsidRPr="00AD30ED" w:rsidRDefault="00AD30ED" w:rsidP="00B63AF9">
      <w:pPr>
        <w:pStyle w:val="ListParagraph"/>
        <w:numPr>
          <w:ilvl w:val="0"/>
          <w:numId w:val="6"/>
        </w:numPr>
        <w:spacing w:after="0" w:line="240" w:lineRule="auto"/>
        <w:textAlignment w:val="center"/>
        <w:rPr>
          <w:rFonts w:eastAsia="Times New Roman" w:cs="Calibri"/>
        </w:rPr>
      </w:pPr>
      <w:r w:rsidRPr="00AD30ED">
        <w:rPr>
          <w:rFonts w:eastAsia="Times New Roman" w:cs="Calibri"/>
        </w:rPr>
        <w:t>Now system administration options should be available after login</w:t>
      </w:r>
    </w:p>
    <w:p w14:paraId="1027AB61" w14:textId="7A56FD60" w:rsidR="00AD30ED" w:rsidRPr="00AD30ED" w:rsidRDefault="00AD30ED" w:rsidP="00B63AF9">
      <w:pPr>
        <w:pStyle w:val="ListParagraph"/>
        <w:numPr>
          <w:ilvl w:val="0"/>
          <w:numId w:val="6"/>
        </w:numPr>
        <w:spacing w:after="0" w:line="240" w:lineRule="auto"/>
        <w:textAlignment w:val="center"/>
        <w:rPr>
          <w:rFonts w:eastAsia="Times New Roman" w:cs="Calibri"/>
        </w:rPr>
      </w:pPr>
      <w:r w:rsidRPr="00AD30ED">
        <w:rPr>
          <w:rFonts w:eastAsia="Times New Roman" w:cs="Calibri"/>
        </w:rPr>
        <w:t>If it doesn't work, close out the browser and re-open everything again as it may retain your previous screens</w:t>
      </w:r>
    </w:p>
    <w:p w14:paraId="29D8B9A7" w14:textId="77777777" w:rsidR="00AD30ED" w:rsidRPr="00AD30ED" w:rsidRDefault="00AD30ED" w:rsidP="00AD30ED">
      <w:pPr>
        <w:spacing w:after="0" w:line="240" w:lineRule="auto"/>
        <w:ind w:left="1521"/>
        <w:textAlignment w:val="center"/>
        <w:rPr>
          <w:rStyle w:val="Hyperlink"/>
          <w:rFonts w:eastAsia="Times New Roman" w:cs="Calibri"/>
          <w:color w:val="auto"/>
          <w:u w:val="none"/>
        </w:rPr>
      </w:pPr>
    </w:p>
    <w:p w14:paraId="152039B0" w14:textId="4A4FCA9D" w:rsidR="004416F3" w:rsidRDefault="004416F3" w:rsidP="004416F3">
      <w:pPr>
        <w:pStyle w:val="Heading2"/>
        <w:rPr>
          <w:rStyle w:val="Hyperlink"/>
          <w:color w:val="365F91" w:themeColor="accent1" w:themeShade="BF"/>
          <w:u w:val="none"/>
        </w:rPr>
      </w:pPr>
      <w:r>
        <w:rPr>
          <w:rStyle w:val="Hyperlink"/>
          <w:color w:val="365F91" w:themeColor="accent1" w:themeShade="BF"/>
          <w:u w:val="none"/>
        </w:rPr>
        <w:t xml:space="preserve">Downloading Configuration </w:t>
      </w:r>
    </w:p>
    <w:p w14:paraId="6D5B84E8" w14:textId="77777777" w:rsidR="004416F3" w:rsidRPr="004416F3" w:rsidRDefault="004416F3" w:rsidP="004416F3">
      <w:pPr>
        <w:pStyle w:val="NormalWeb"/>
        <w:spacing w:before="0" w:beforeAutospacing="0" w:after="0" w:afterAutospacing="0"/>
        <w:rPr>
          <w:rFonts w:ascii="Calibri" w:hAnsi="Calibri" w:cs="Calibri"/>
          <w:sz w:val="21"/>
          <w:szCs w:val="21"/>
        </w:rPr>
      </w:pPr>
      <w:r w:rsidRPr="004416F3">
        <w:rPr>
          <w:rFonts w:ascii="Calibri" w:hAnsi="Calibri" w:cs="Calibri"/>
          <w:sz w:val="21"/>
          <w:szCs w:val="21"/>
        </w:rPr>
        <w:t>When you download you export results of search, so ensure your results have all the fields required in load details</w:t>
      </w:r>
    </w:p>
    <w:p w14:paraId="7751334C" w14:textId="77777777" w:rsidR="004416F3" w:rsidRPr="004416F3" w:rsidRDefault="004416F3" w:rsidP="00B63AF9">
      <w:pPr>
        <w:numPr>
          <w:ilvl w:val="0"/>
          <w:numId w:val="5"/>
        </w:numPr>
        <w:spacing w:after="0" w:line="240" w:lineRule="auto"/>
        <w:textAlignment w:val="center"/>
        <w:rPr>
          <w:rFonts w:ascii="Calibri" w:eastAsia="Times New Roman" w:hAnsi="Calibri" w:cs="Calibri"/>
        </w:rPr>
      </w:pPr>
      <w:r w:rsidRPr="004416F3">
        <w:rPr>
          <w:rFonts w:ascii="Calibri" w:eastAsia="Times New Roman" w:hAnsi="Calibri" w:cs="Calibri"/>
        </w:rPr>
        <w:t>You export what is on the field which may not be all the fields (results)</w:t>
      </w:r>
    </w:p>
    <w:p w14:paraId="0129E293" w14:textId="77777777" w:rsidR="004416F3" w:rsidRPr="004416F3" w:rsidRDefault="004416F3" w:rsidP="00B63AF9">
      <w:pPr>
        <w:numPr>
          <w:ilvl w:val="1"/>
          <w:numId w:val="5"/>
        </w:numPr>
        <w:spacing w:after="0" w:line="240" w:lineRule="auto"/>
        <w:textAlignment w:val="center"/>
        <w:rPr>
          <w:rFonts w:ascii="Calibri" w:eastAsia="Times New Roman" w:hAnsi="Calibri" w:cs="Calibri"/>
        </w:rPr>
      </w:pPr>
      <w:r w:rsidRPr="004416F3">
        <w:rPr>
          <w:rFonts w:ascii="Calibri" w:eastAsia="Times New Roman" w:hAnsi="Calibri" w:cs="Calibri"/>
        </w:rPr>
        <w:t>If required click the personalization to add the fields to make it look like load details</w:t>
      </w:r>
    </w:p>
    <w:p w14:paraId="3EE5CD89" w14:textId="77777777" w:rsidR="004416F3" w:rsidRPr="004416F3" w:rsidRDefault="004416F3" w:rsidP="00B63AF9">
      <w:pPr>
        <w:numPr>
          <w:ilvl w:val="0"/>
          <w:numId w:val="5"/>
        </w:numPr>
        <w:spacing w:after="0" w:line="240" w:lineRule="auto"/>
        <w:textAlignment w:val="center"/>
        <w:rPr>
          <w:rFonts w:ascii="Calibri" w:eastAsia="Times New Roman" w:hAnsi="Calibri" w:cs="Calibri"/>
        </w:rPr>
      </w:pPr>
      <w:r w:rsidRPr="004416F3">
        <w:rPr>
          <w:rFonts w:ascii="Calibri" w:eastAsia="Times New Roman" w:hAnsi="Calibri" w:cs="Calibri"/>
        </w:rPr>
        <w:t>Known issues</w:t>
      </w:r>
    </w:p>
    <w:p w14:paraId="110ADA17" w14:textId="77777777" w:rsidR="004416F3" w:rsidRPr="004416F3" w:rsidRDefault="004416F3" w:rsidP="00B63AF9">
      <w:pPr>
        <w:numPr>
          <w:ilvl w:val="1"/>
          <w:numId w:val="5"/>
        </w:numPr>
        <w:spacing w:after="0" w:line="240" w:lineRule="auto"/>
        <w:textAlignment w:val="center"/>
        <w:rPr>
          <w:rFonts w:ascii="Calibri" w:eastAsia="Times New Roman" w:hAnsi="Calibri" w:cs="Calibri"/>
        </w:rPr>
      </w:pPr>
      <w:r w:rsidRPr="004416F3">
        <w:rPr>
          <w:rFonts w:ascii="Calibri" w:eastAsia="Times New Roman" w:hAnsi="Calibri" w:cs="Calibri"/>
        </w:rPr>
        <w:t>When you export some fields may not export correctly and the user may have to correct the file, if they want to use the file for re-importing</w:t>
      </w:r>
    </w:p>
    <w:p w14:paraId="685D50B6" w14:textId="77777777" w:rsidR="004416F3" w:rsidRPr="004416F3" w:rsidRDefault="004416F3" w:rsidP="00B63AF9">
      <w:pPr>
        <w:numPr>
          <w:ilvl w:val="2"/>
          <w:numId w:val="5"/>
        </w:numPr>
        <w:spacing w:after="0" w:line="240" w:lineRule="auto"/>
        <w:textAlignment w:val="center"/>
        <w:rPr>
          <w:rFonts w:ascii="Calibri" w:eastAsia="Times New Roman" w:hAnsi="Calibri" w:cs="Calibri"/>
        </w:rPr>
      </w:pPr>
      <w:r w:rsidRPr="004416F3">
        <w:rPr>
          <w:rFonts w:ascii="Calibri" w:eastAsia="Times New Roman" w:hAnsi="Calibri" w:cs="Calibri"/>
        </w:rPr>
        <w:t>i.e.: a column may incorrectly split into two columns</w:t>
      </w:r>
    </w:p>
    <w:p w14:paraId="5EEE4456" w14:textId="77777777" w:rsidR="004416F3" w:rsidRPr="004416F3" w:rsidRDefault="004416F3" w:rsidP="00B63AF9">
      <w:pPr>
        <w:numPr>
          <w:ilvl w:val="2"/>
          <w:numId w:val="5"/>
        </w:numPr>
        <w:spacing w:after="0" w:line="240" w:lineRule="auto"/>
        <w:textAlignment w:val="center"/>
        <w:rPr>
          <w:rFonts w:ascii="Calibri" w:eastAsia="Times New Roman" w:hAnsi="Calibri" w:cs="Calibri"/>
        </w:rPr>
      </w:pPr>
      <w:r w:rsidRPr="004416F3">
        <w:rPr>
          <w:rFonts w:ascii="Calibri" w:eastAsia="Times New Roman" w:hAnsi="Calibri" w:cs="Calibri"/>
        </w:rPr>
        <w:t>The export feature is more for reporting and not for editing</w:t>
      </w:r>
    </w:p>
    <w:p w14:paraId="36F49876" w14:textId="77777777" w:rsidR="004416F3" w:rsidRPr="00941850" w:rsidRDefault="004416F3" w:rsidP="004416F3"/>
    <w:p w14:paraId="1D561990" w14:textId="2FD535E7" w:rsidR="00941850" w:rsidRDefault="004416F3" w:rsidP="004416F3">
      <w:pPr>
        <w:pStyle w:val="Heading2"/>
        <w:rPr>
          <w:rStyle w:val="Hyperlink"/>
          <w:color w:val="365F91" w:themeColor="accent1" w:themeShade="BF"/>
          <w:u w:val="none"/>
        </w:rPr>
      </w:pPr>
      <w:bookmarkStart w:id="14" w:name="_Transaction_Clean-up_Tool"/>
      <w:bookmarkEnd w:id="14"/>
      <w:r>
        <w:rPr>
          <w:rStyle w:val="Hyperlink"/>
          <w:color w:val="365F91" w:themeColor="accent1" w:themeShade="BF"/>
          <w:u w:val="none"/>
        </w:rPr>
        <w:t xml:space="preserve"> </w:t>
      </w:r>
      <w:r w:rsidR="00941850">
        <w:rPr>
          <w:rStyle w:val="Hyperlink"/>
          <w:color w:val="365F91" w:themeColor="accent1" w:themeShade="BF"/>
          <w:u w:val="none"/>
        </w:rPr>
        <w:t>Transaction Clean-up Tool</w:t>
      </w:r>
    </w:p>
    <w:p w14:paraId="71167AD4" w14:textId="3BA593B4" w:rsidR="00941850" w:rsidRPr="00941850" w:rsidRDefault="00941850" w:rsidP="00941850">
      <w:r>
        <w:t>There is a tool that can clean-up all transactions in system but it is very dangerous</w:t>
      </w:r>
      <w:r w:rsidRPr="00941850">
        <w:rPr>
          <w:rFonts w:ascii="Calibri" w:eastAsia="Times New Roman" w:hAnsi="Calibri" w:cs="Calibri"/>
        </w:rPr>
        <w:t>, it will clear everything with no recourse</w:t>
      </w:r>
    </w:p>
    <w:p w14:paraId="06731B45" w14:textId="77777777" w:rsidR="00941850" w:rsidRPr="00941850" w:rsidRDefault="00941850" w:rsidP="00A954A3">
      <w:pPr>
        <w:numPr>
          <w:ilvl w:val="0"/>
          <w:numId w:val="3"/>
        </w:numPr>
        <w:spacing w:after="0" w:line="240" w:lineRule="auto"/>
        <w:textAlignment w:val="center"/>
        <w:rPr>
          <w:rFonts w:ascii="Calibri" w:eastAsia="Times New Roman" w:hAnsi="Calibri" w:cs="Calibri"/>
        </w:rPr>
      </w:pPr>
      <w:r w:rsidRPr="00941850">
        <w:rPr>
          <w:rFonts w:ascii="Calibri" w:eastAsia="Times New Roman" w:hAnsi="Calibri" w:cs="Calibri"/>
        </w:rPr>
        <w:t>Should create a new role, assign to individual users for this functionality</w:t>
      </w:r>
    </w:p>
    <w:p w14:paraId="08E9CA1C" w14:textId="77777777" w:rsidR="00941850" w:rsidRPr="00941850" w:rsidRDefault="00941850" w:rsidP="00A954A3">
      <w:pPr>
        <w:numPr>
          <w:ilvl w:val="0"/>
          <w:numId w:val="3"/>
        </w:numPr>
        <w:spacing w:after="0" w:line="240" w:lineRule="auto"/>
        <w:textAlignment w:val="center"/>
        <w:rPr>
          <w:rFonts w:ascii="Calibri" w:eastAsia="Times New Roman" w:hAnsi="Calibri" w:cs="Calibri"/>
        </w:rPr>
      </w:pPr>
      <w:r w:rsidRPr="00941850">
        <w:rPr>
          <w:rFonts w:ascii="Calibri" w:eastAsia="Times New Roman" w:hAnsi="Calibri" w:cs="Calibri"/>
        </w:rPr>
        <w:t xml:space="preserve">WMS_ </w:t>
      </w:r>
      <w:proofErr w:type="spellStart"/>
      <w:r w:rsidRPr="00941850">
        <w:rPr>
          <w:rFonts w:ascii="Calibri" w:eastAsia="Times New Roman" w:hAnsi="Calibri" w:cs="Calibri"/>
        </w:rPr>
        <w:t>Adm</w:t>
      </w:r>
      <w:proofErr w:type="spellEnd"/>
      <w:r w:rsidRPr="00941850">
        <w:rPr>
          <w:rFonts w:ascii="Calibri" w:eastAsia="Times New Roman" w:hAnsi="Calibri" w:cs="Calibri"/>
        </w:rPr>
        <w:t xml:space="preserve"> does not have access to this function</w:t>
      </w:r>
    </w:p>
    <w:p w14:paraId="0BFB55D0" w14:textId="77777777" w:rsidR="00941850" w:rsidRDefault="00941850" w:rsidP="00A954A3">
      <w:pPr>
        <w:numPr>
          <w:ilvl w:val="0"/>
          <w:numId w:val="3"/>
        </w:numPr>
        <w:spacing w:after="0" w:line="240" w:lineRule="auto"/>
        <w:textAlignment w:val="center"/>
        <w:rPr>
          <w:rFonts w:ascii="Calibri" w:eastAsia="Times New Roman" w:hAnsi="Calibri" w:cs="Calibri"/>
        </w:rPr>
      </w:pPr>
      <w:r w:rsidRPr="00941850">
        <w:rPr>
          <w:rFonts w:ascii="Calibri" w:eastAsia="Times New Roman" w:hAnsi="Calibri" w:cs="Calibri"/>
        </w:rPr>
        <w:t>At LDB it should be a DBA role</w:t>
      </w:r>
    </w:p>
    <w:p w14:paraId="1503A62A" w14:textId="7A372E3B" w:rsidR="00941850" w:rsidRDefault="003504A5" w:rsidP="00A954A3">
      <w:pPr>
        <w:numPr>
          <w:ilvl w:val="0"/>
          <w:numId w:val="3"/>
        </w:numPr>
        <w:spacing w:after="0" w:line="240" w:lineRule="auto"/>
        <w:textAlignment w:val="center"/>
        <w:rPr>
          <w:rFonts w:ascii="Calibri" w:eastAsia="Times New Roman" w:hAnsi="Calibri" w:cs="Calibri"/>
        </w:rPr>
      </w:pPr>
      <w:r>
        <w:rPr>
          <w:rFonts w:ascii="Calibri" w:eastAsia="Times New Roman" w:hAnsi="Calibri" w:cs="Calibri"/>
        </w:rPr>
        <w:t xml:space="preserve">The tool instructions are with the implementation </w:t>
      </w:r>
      <w:r w:rsidR="00FE7ADB">
        <w:rPr>
          <w:rFonts w:ascii="Calibri" w:eastAsia="Times New Roman" w:hAnsi="Calibri" w:cs="Calibri"/>
        </w:rPr>
        <w:t xml:space="preserve">team </w:t>
      </w:r>
      <w:r>
        <w:rPr>
          <w:rFonts w:ascii="Calibri" w:eastAsia="Times New Roman" w:hAnsi="Calibri" w:cs="Calibri"/>
        </w:rPr>
        <w:t>leads</w:t>
      </w:r>
    </w:p>
    <w:p w14:paraId="5ADE7C01" w14:textId="77777777" w:rsidR="00A022AD" w:rsidRPr="00A022AD" w:rsidRDefault="00A022AD" w:rsidP="00A022AD">
      <w:pPr>
        <w:pStyle w:val="Heading1"/>
      </w:pPr>
      <w:bookmarkStart w:id="15" w:name="_Creating_new_views"/>
      <w:bookmarkEnd w:id="15"/>
      <w:r w:rsidRPr="00A022AD">
        <w:t>Creating new views for data loads</w:t>
      </w:r>
    </w:p>
    <w:p w14:paraId="24480C34" w14:textId="77777777" w:rsidR="00A022AD" w:rsidRPr="00A022AD" w:rsidRDefault="00A022AD" w:rsidP="00A022AD">
      <w:pPr>
        <w:pStyle w:val="Heading2"/>
      </w:pPr>
      <w:bookmarkStart w:id="16" w:name="_Creating_Resource"/>
      <w:bookmarkEnd w:id="16"/>
      <w:r w:rsidRPr="00A022AD">
        <w:t>Creating Resource</w:t>
      </w:r>
    </w:p>
    <w:p w14:paraId="7B08F88F" w14:textId="77777777" w:rsidR="00A022AD" w:rsidRPr="00A022AD" w:rsidRDefault="00A022AD" w:rsidP="00A022AD">
      <w:pPr>
        <w:spacing w:after="0" w:line="240" w:lineRule="auto"/>
      </w:pPr>
      <w:r w:rsidRPr="00A022AD">
        <w:t>First, navigate to Resources.  Create a new resource.</w:t>
      </w:r>
    </w:p>
    <w:p w14:paraId="223485B4" w14:textId="77777777" w:rsidR="00A022AD" w:rsidRPr="00A022AD" w:rsidRDefault="00A022AD" w:rsidP="00A022AD">
      <w:pPr>
        <w:spacing w:after="0" w:line="240" w:lineRule="auto"/>
        <w:rPr>
          <w:b/>
        </w:rPr>
      </w:pPr>
    </w:p>
    <w:p w14:paraId="53FA18B1" w14:textId="77777777" w:rsidR="00A022AD" w:rsidRPr="00A022AD" w:rsidRDefault="00A022AD" w:rsidP="005F43DF">
      <w:pPr>
        <w:keepNext/>
        <w:spacing w:after="0" w:line="240" w:lineRule="auto"/>
        <w:jc w:val="center"/>
      </w:pPr>
      <w:r w:rsidRPr="00A022AD">
        <w:rPr>
          <w:noProof/>
          <w:lang w:val="en-US"/>
        </w:rPr>
        <w:drawing>
          <wp:inline distT="0" distB="0" distL="0" distR="0" wp14:anchorId="478B249C" wp14:editId="40085913">
            <wp:extent cx="3066251" cy="25917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 r="29142" b="8579"/>
                    <a:stretch/>
                  </pic:blipFill>
                  <pic:spPr bwMode="auto">
                    <a:xfrm>
                      <a:off x="0" y="0"/>
                      <a:ext cx="3066924" cy="2592329"/>
                    </a:xfrm>
                    <a:prstGeom prst="rect">
                      <a:avLst/>
                    </a:prstGeom>
                    <a:ln>
                      <a:noFill/>
                    </a:ln>
                    <a:extLst>
                      <a:ext uri="{53640926-AAD7-44D8-BBD7-CCE9431645EC}">
                        <a14:shadowObscured xmlns:a14="http://schemas.microsoft.com/office/drawing/2010/main"/>
                      </a:ext>
                    </a:extLst>
                  </pic:spPr>
                </pic:pic>
              </a:graphicData>
            </a:graphic>
          </wp:inline>
        </w:drawing>
      </w:r>
    </w:p>
    <w:p w14:paraId="3C921106" w14:textId="77777777" w:rsidR="00A022AD" w:rsidRPr="00A022AD" w:rsidRDefault="00A022AD" w:rsidP="005F43DF">
      <w:pPr>
        <w:pStyle w:val="Caption"/>
        <w:jc w:val="center"/>
        <w:rPr>
          <w:sz w:val="21"/>
          <w:szCs w:val="21"/>
        </w:rPr>
      </w:pPr>
      <w:r w:rsidRPr="00A022AD">
        <w:rPr>
          <w:sz w:val="21"/>
          <w:szCs w:val="21"/>
        </w:rPr>
        <w:t xml:space="preserve">Figure </w:t>
      </w:r>
      <w:r w:rsidRPr="00A022AD">
        <w:rPr>
          <w:sz w:val="21"/>
          <w:szCs w:val="21"/>
        </w:rPr>
        <w:fldChar w:fldCharType="begin"/>
      </w:r>
      <w:r w:rsidRPr="00A022AD">
        <w:rPr>
          <w:sz w:val="21"/>
          <w:szCs w:val="21"/>
        </w:rPr>
        <w:instrText xml:space="preserve"> SEQ Figure \* ARABIC </w:instrText>
      </w:r>
      <w:r w:rsidRPr="00A022AD">
        <w:rPr>
          <w:sz w:val="21"/>
          <w:szCs w:val="21"/>
        </w:rPr>
        <w:fldChar w:fldCharType="separate"/>
      </w:r>
      <w:r w:rsidR="000E6529">
        <w:rPr>
          <w:noProof/>
          <w:sz w:val="21"/>
          <w:szCs w:val="21"/>
        </w:rPr>
        <w:t>2</w:t>
      </w:r>
      <w:r w:rsidRPr="00A022AD">
        <w:rPr>
          <w:sz w:val="21"/>
          <w:szCs w:val="21"/>
        </w:rPr>
        <w:fldChar w:fldCharType="end"/>
      </w:r>
      <w:r w:rsidRPr="00A022AD">
        <w:rPr>
          <w:sz w:val="21"/>
          <w:szCs w:val="21"/>
        </w:rPr>
        <w:t xml:space="preserve"> - Creating a new Resource</w:t>
      </w:r>
    </w:p>
    <w:p w14:paraId="4AA3DB09" w14:textId="77777777" w:rsidR="00A022AD" w:rsidRPr="00A022AD" w:rsidRDefault="00A022AD" w:rsidP="00785A03">
      <w:pPr>
        <w:pStyle w:val="ListParagraph"/>
        <w:numPr>
          <w:ilvl w:val="0"/>
          <w:numId w:val="25"/>
        </w:numPr>
        <w:spacing w:after="0" w:line="240" w:lineRule="auto"/>
      </w:pPr>
      <w:r w:rsidRPr="00A022AD">
        <w:t>Enter a Resource Name using the naming convention above.  Resource name must match the view name.  See View Naming Convention.</w:t>
      </w:r>
    </w:p>
    <w:p w14:paraId="0B16C988" w14:textId="77777777" w:rsidR="00A022AD" w:rsidRPr="00A022AD" w:rsidRDefault="00A022AD" w:rsidP="00785A03">
      <w:pPr>
        <w:pStyle w:val="ListParagraph"/>
        <w:numPr>
          <w:ilvl w:val="0"/>
          <w:numId w:val="25"/>
        </w:numPr>
        <w:spacing w:after="0" w:line="240" w:lineRule="auto"/>
      </w:pPr>
      <w:r w:rsidRPr="00A022AD">
        <w:lastRenderedPageBreak/>
        <w:t xml:space="preserve">Select a Description Literal Key.  Literals are pre-defined user friendly labels, titles, etc.  E.g. – </w:t>
      </w:r>
      <w:proofErr w:type="spellStart"/>
      <w:r w:rsidRPr="00A022AD">
        <w:t>item_master_load</w:t>
      </w:r>
      <w:proofErr w:type="spellEnd"/>
      <w:r w:rsidRPr="00A022AD">
        <w:t xml:space="preserve">.  </w:t>
      </w:r>
    </w:p>
    <w:p w14:paraId="043E110B" w14:textId="77777777" w:rsidR="00A022AD" w:rsidRPr="00A022AD" w:rsidRDefault="00A022AD" w:rsidP="00785A03">
      <w:pPr>
        <w:pStyle w:val="ListParagraph"/>
        <w:numPr>
          <w:ilvl w:val="0"/>
          <w:numId w:val="25"/>
        </w:numPr>
        <w:spacing w:after="0" w:line="240" w:lineRule="auto"/>
      </w:pPr>
      <w:r w:rsidRPr="00A022AD">
        <w:t xml:space="preserve">Overridden Description (Optional) is used to override the literal key description that is displayed for the resource. </w:t>
      </w:r>
    </w:p>
    <w:p w14:paraId="5C209408" w14:textId="77777777" w:rsidR="00A022AD" w:rsidRPr="00A022AD" w:rsidRDefault="00A022AD" w:rsidP="00785A03">
      <w:pPr>
        <w:pStyle w:val="ListParagraph"/>
        <w:numPr>
          <w:ilvl w:val="0"/>
          <w:numId w:val="25"/>
        </w:numPr>
        <w:spacing w:after="0" w:line="240" w:lineRule="auto"/>
      </w:pPr>
      <w:r w:rsidRPr="00A022AD">
        <w:t>Type should be set to “Individual Resource”.</w:t>
      </w:r>
    </w:p>
    <w:p w14:paraId="68DBEA38" w14:textId="77777777" w:rsidR="00A022AD" w:rsidRPr="00A022AD" w:rsidRDefault="00A022AD" w:rsidP="00785A03">
      <w:pPr>
        <w:pStyle w:val="ListParagraph"/>
        <w:numPr>
          <w:ilvl w:val="0"/>
          <w:numId w:val="25"/>
        </w:numPr>
        <w:spacing w:after="0" w:line="240" w:lineRule="auto"/>
      </w:pPr>
      <w:r w:rsidRPr="00A022AD">
        <w:t>URL should be as follows:</w:t>
      </w:r>
    </w:p>
    <w:p w14:paraId="57B55516" w14:textId="77777777" w:rsidR="00A022AD" w:rsidRPr="00A022AD" w:rsidRDefault="00A022AD" w:rsidP="00A022AD">
      <w:pPr>
        <w:spacing w:after="0" w:line="240" w:lineRule="auto"/>
      </w:pPr>
    </w:p>
    <w:p w14:paraId="628E18AA" w14:textId="77777777" w:rsidR="00A022AD" w:rsidRPr="00A022AD" w:rsidRDefault="00A022AD" w:rsidP="00A022AD">
      <w:pPr>
        <w:spacing w:after="0" w:line="240" w:lineRule="auto"/>
        <w:ind w:left="360"/>
      </w:pPr>
      <w:r w:rsidRPr="00A022AD">
        <w:t>{</w:t>
      </w:r>
      <w:proofErr w:type="spellStart"/>
      <w:r w:rsidRPr="00A022AD">
        <w:t>meta.engine_url</w:t>
      </w:r>
      <w:proofErr w:type="spellEnd"/>
      <w:r w:rsidRPr="00A022AD">
        <w:t>}?</w:t>
      </w:r>
      <w:proofErr w:type="spellStart"/>
      <w:r w:rsidRPr="00A022AD">
        <w:t>resourceName</w:t>
      </w:r>
      <w:proofErr w:type="spellEnd"/>
      <w:r w:rsidRPr="00A022AD">
        <w:t>=&lt;</w:t>
      </w:r>
      <w:proofErr w:type="spellStart"/>
      <w:r w:rsidRPr="00A022AD">
        <w:t>resourcename</w:t>
      </w:r>
      <w:proofErr w:type="spellEnd"/>
      <w:r w:rsidRPr="00A022AD">
        <w:t>&gt;&amp; {%trail%}</w:t>
      </w:r>
    </w:p>
    <w:p w14:paraId="00550C47" w14:textId="77777777" w:rsidR="00A022AD" w:rsidRPr="00A022AD" w:rsidRDefault="00A022AD" w:rsidP="00A022AD">
      <w:pPr>
        <w:spacing w:after="0" w:line="240" w:lineRule="auto"/>
      </w:pPr>
    </w:p>
    <w:p w14:paraId="59C49D17" w14:textId="77777777" w:rsidR="00A022AD" w:rsidRPr="00A022AD" w:rsidRDefault="00A022AD" w:rsidP="00A022AD">
      <w:pPr>
        <w:spacing w:after="0" w:line="240" w:lineRule="auto"/>
        <w:ind w:left="360"/>
      </w:pPr>
      <w:r w:rsidRPr="00A022AD">
        <w:t>Where &lt;</w:t>
      </w:r>
      <w:proofErr w:type="spellStart"/>
      <w:r w:rsidRPr="00A022AD">
        <w:t>resourcename</w:t>
      </w:r>
      <w:proofErr w:type="spellEnd"/>
      <w:r w:rsidRPr="00A022AD">
        <w:t xml:space="preserve">&gt; is the value entered for the resource that is being created.  </w:t>
      </w:r>
    </w:p>
    <w:p w14:paraId="66CB5605" w14:textId="77777777" w:rsidR="00A022AD" w:rsidRPr="00A022AD" w:rsidRDefault="00A022AD" w:rsidP="00A022AD">
      <w:pPr>
        <w:spacing w:after="0" w:line="240" w:lineRule="auto"/>
        <w:ind w:left="360"/>
      </w:pPr>
      <w:r w:rsidRPr="00A022AD">
        <w:t xml:space="preserve">Values delimited by curly braces {} are macros.  The value within the braces may consist of any system environment variable.  Some common </w:t>
      </w:r>
      <w:proofErr w:type="spellStart"/>
      <w:r w:rsidRPr="00A022AD">
        <w:t>url</w:t>
      </w:r>
      <w:proofErr w:type="spellEnd"/>
      <w:r w:rsidRPr="00A022AD">
        <w:t xml:space="preserve"> system variables are listed below:</w:t>
      </w:r>
    </w:p>
    <w:tbl>
      <w:tblPr>
        <w:tblStyle w:val="LightList"/>
        <w:tblW w:w="9510" w:type="dxa"/>
        <w:tblInd w:w="720" w:type="dxa"/>
        <w:tblLook w:val="04A0" w:firstRow="1" w:lastRow="0" w:firstColumn="1" w:lastColumn="0" w:noHBand="0" w:noVBand="1"/>
      </w:tblPr>
      <w:tblGrid>
        <w:gridCol w:w="1883"/>
        <w:gridCol w:w="7627"/>
      </w:tblGrid>
      <w:tr w:rsidR="00A022AD" w:rsidRPr="00A022AD" w14:paraId="1C01D2D1" w14:textId="77777777" w:rsidTr="00A02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AFDDCD" w14:textId="77777777" w:rsidR="00A022AD" w:rsidRPr="00A022AD" w:rsidRDefault="00A022AD" w:rsidP="00BE6FE4">
            <w:pPr>
              <w:spacing w:before="30" w:after="75"/>
              <w:textAlignment w:val="center"/>
              <w:rPr>
                <w:rFonts w:eastAsia="Times New Roman" w:cs="Arial"/>
                <w:bCs w:val="0"/>
              </w:rPr>
            </w:pPr>
            <w:r w:rsidRPr="00A022AD">
              <w:rPr>
                <w:rFonts w:eastAsia="Times New Roman" w:cs="Arial"/>
              </w:rPr>
              <w:t>URL Macro</w:t>
            </w:r>
          </w:p>
        </w:tc>
        <w:tc>
          <w:tcPr>
            <w:tcW w:w="0" w:type="auto"/>
            <w:hideMark/>
          </w:tcPr>
          <w:p w14:paraId="72DCCF18" w14:textId="77777777" w:rsidR="00A022AD" w:rsidRPr="00A022AD" w:rsidRDefault="00A022AD" w:rsidP="00BE6FE4">
            <w:pPr>
              <w:spacing w:before="30" w:after="75"/>
              <w:textAlignment w:val="center"/>
              <w:cnfStyle w:val="100000000000" w:firstRow="1" w:lastRow="0" w:firstColumn="0" w:lastColumn="0" w:oddVBand="0" w:evenVBand="0" w:oddHBand="0" w:evenHBand="0" w:firstRowFirstColumn="0" w:firstRowLastColumn="0" w:lastRowFirstColumn="0" w:lastRowLastColumn="0"/>
              <w:rPr>
                <w:rFonts w:eastAsia="Times New Roman" w:cs="Arial"/>
                <w:bCs w:val="0"/>
              </w:rPr>
            </w:pPr>
            <w:r w:rsidRPr="00A022AD">
              <w:rPr>
                <w:rFonts w:eastAsia="Times New Roman" w:cs="Arial"/>
              </w:rPr>
              <w:t>Description</w:t>
            </w:r>
          </w:p>
        </w:tc>
      </w:tr>
      <w:tr w:rsidR="00A022AD" w:rsidRPr="00A022AD" w14:paraId="0ABDD3C2" w14:textId="77777777" w:rsidTr="00A02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016296" w14:textId="77777777" w:rsidR="00A022AD" w:rsidRPr="00A022AD" w:rsidRDefault="00A022AD" w:rsidP="00BE6FE4">
            <w:pPr>
              <w:spacing w:before="30" w:after="30"/>
              <w:textAlignment w:val="center"/>
              <w:rPr>
                <w:rFonts w:eastAsia="Times New Roman" w:cs="Arial"/>
                <w:b w:val="0"/>
                <w:color w:val="333333"/>
              </w:rPr>
            </w:pPr>
            <w:r w:rsidRPr="00A022AD">
              <w:rPr>
                <w:rFonts w:eastAsia="Times New Roman" w:cs="Arial"/>
                <w:b w:val="0"/>
                <w:color w:val="333333"/>
              </w:rPr>
              <w:t>{</w:t>
            </w:r>
            <w:proofErr w:type="spellStart"/>
            <w:r w:rsidRPr="00A022AD">
              <w:rPr>
                <w:rFonts w:eastAsia="Times New Roman" w:cs="Arial"/>
                <w:b w:val="0"/>
                <w:color w:val="333333"/>
              </w:rPr>
              <w:t>general.base_url</w:t>
            </w:r>
            <w:proofErr w:type="spellEnd"/>
            <w:r w:rsidRPr="00A022AD">
              <w:rPr>
                <w:rFonts w:eastAsia="Times New Roman" w:cs="Arial"/>
                <w:b w:val="0"/>
                <w:color w:val="333333"/>
              </w:rPr>
              <w:t>}</w:t>
            </w:r>
          </w:p>
        </w:tc>
        <w:tc>
          <w:tcPr>
            <w:tcW w:w="0" w:type="auto"/>
            <w:hideMark/>
          </w:tcPr>
          <w:p w14:paraId="092FD2FC" w14:textId="77777777" w:rsidR="00A022AD" w:rsidRPr="00A022AD" w:rsidRDefault="00A022AD" w:rsidP="00BE6FE4">
            <w:pPr>
              <w:spacing w:before="30" w:after="30"/>
              <w:textAlignment w:val="center"/>
              <w:cnfStyle w:val="000000100000" w:firstRow="0" w:lastRow="0" w:firstColumn="0" w:lastColumn="0" w:oddVBand="0" w:evenVBand="0" w:oddHBand="1" w:evenHBand="0" w:firstRowFirstColumn="0" w:firstRowLastColumn="0" w:lastRowFirstColumn="0" w:lastRowLastColumn="0"/>
              <w:rPr>
                <w:rFonts w:eastAsia="Times New Roman" w:cs="Arial"/>
                <w:color w:val="333333"/>
              </w:rPr>
            </w:pPr>
            <w:r w:rsidRPr="00A022AD">
              <w:rPr>
                <w:rFonts w:eastAsia="Times New Roman" w:cs="Arial"/>
                <w:color w:val="333333"/>
              </w:rPr>
              <w:t>Will be replaced internally with the base URL for all Web application resources.</w:t>
            </w:r>
          </w:p>
        </w:tc>
      </w:tr>
      <w:tr w:rsidR="00A022AD" w:rsidRPr="00A022AD" w14:paraId="63270368" w14:textId="77777777" w:rsidTr="00A022AD">
        <w:tc>
          <w:tcPr>
            <w:cnfStyle w:val="001000000000" w:firstRow="0" w:lastRow="0" w:firstColumn="1" w:lastColumn="0" w:oddVBand="0" w:evenVBand="0" w:oddHBand="0" w:evenHBand="0" w:firstRowFirstColumn="0" w:firstRowLastColumn="0" w:lastRowFirstColumn="0" w:lastRowLastColumn="0"/>
            <w:tcW w:w="0" w:type="auto"/>
            <w:hideMark/>
          </w:tcPr>
          <w:p w14:paraId="2F717485" w14:textId="77777777" w:rsidR="00A022AD" w:rsidRPr="00A022AD" w:rsidRDefault="00A022AD" w:rsidP="00BE6FE4">
            <w:pPr>
              <w:spacing w:before="30" w:after="30"/>
              <w:textAlignment w:val="center"/>
              <w:rPr>
                <w:rFonts w:eastAsia="Times New Roman" w:cs="Arial"/>
                <w:b w:val="0"/>
                <w:color w:val="333333"/>
              </w:rPr>
            </w:pPr>
            <w:r w:rsidRPr="00A022AD">
              <w:rPr>
                <w:rFonts w:eastAsia="Times New Roman" w:cs="Arial"/>
                <w:b w:val="0"/>
                <w:color w:val="333333"/>
              </w:rPr>
              <w:t>{</w:t>
            </w:r>
            <w:proofErr w:type="spellStart"/>
            <w:r w:rsidRPr="00A022AD">
              <w:rPr>
                <w:rFonts w:eastAsia="Times New Roman" w:cs="Arial"/>
                <w:b w:val="0"/>
                <w:color w:val="333333"/>
              </w:rPr>
              <w:t>portal.home_url</w:t>
            </w:r>
            <w:proofErr w:type="spellEnd"/>
            <w:r w:rsidRPr="00A022AD">
              <w:rPr>
                <w:rFonts w:eastAsia="Times New Roman" w:cs="Arial"/>
                <w:b w:val="0"/>
                <w:color w:val="333333"/>
              </w:rPr>
              <w:t>}</w:t>
            </w:r>
          </w:p>
        </w:tc>
        <w:tc>
          <w:tcPr>
            <w:tcW w:w="0" w:type="auto"/>
            <w:hideMark/>
          </w:tcPr>
          <w:p w14:paraId="2E8FF140" w14:textId="77777777" w:rsidR="00A022AD" w:rsidRPr="00A022AD" w:rsidRDefault="00A022AD" w:rsidP="00BE6FE4">
            <w:pPr>
              <w:spacing w:before="30" w:after="30"/>
              <w:textAlignment w:val="center"/>
              <w:cnfStyle w:val="000000000000" w:firstRow="0" w:lastRow="0" w:firstColumn="0" w:lastColumn="0" w:oddVBand="0" w:evenVBand="0" w:oddHBand="0" w:evenHBand="0" w:firstRowFirstColumn="0" w:firstRowLastColumn="0" w:lastRowFirstColumn="0" w:lastRowLastColumn="0"/>
              <w:rPr>
                <w:rFonts w:eastAsia="Times New Roman" w:cs="Arial"/>
                <w:color w:val="333333"/>
              </w:rPr>
            </w:pPr>
            <w:r w:rsidRPr="00A022AD">
              <w:rPr>
                <w:rFonts w:eastAsia="Times New Roman" w:cs="Arial"/>
                <w:color w:val="333333"/>
              </w:rPr>
              <w:t>Will be replaced internally with the base URL for the application portal. A good example of where this can be used is when defining resource synonyms.</w:t>
            </w:r>
          </w:p>
        </w:tc>
      </w:tr>
      <w:tr w:rsidR="00A022AD" w:rsidRPr="00A022AD" w14:paraId="27916873" w14:textId="77777777" w:rsidTr="00A02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BAA0D8" w14:textId="77777777" w:rsidR="00A022AD" w:rsidRPr="00A022AD" w:rsidRDefault="00A022AD" w:rsidP="00BE6FE4">
            <w:pPr>
              <w:spacing w:before="30" w:after="30"/>
              <w:textAlignment w:val="center"/>
              <w:rPr>
                <w:rFonts w:eastAsia="Times New Roman" w:cs="Arial"/>
                <w:b w:val="0"/>
                <w:color w:val="333333"/>
              </w:rPr>
            </w:pPr>
            <w:r w:rsidRPr="00A022AD">
              <w:rPr>
                <w:rFonts w:eastAsia="Times New Roman" w:cs="Arial"/>
                <w:b w:val="0"/>
                <w:color w:val="333333"/>
              </w:rPr>
              <w:t>{</w:t>
            </w:r>
            <w:proofErr w:type="spellStart"/>
            <w:r w:rsidRPr="00A022AD">
              <w:rPr>
                <w:rFonts w:eastAsia="Times New Roman" w:cs="Arial"/>
                <w:b w:val="0"/>
                <w:color w:val="333333"/>
              </w:rPr>
              <w:t>meta.engine_url</w:t>
            </w:r>
            <w:proofErr w:type="spellEnd"/>
            <w:r w:rsidRPr="00A022AD">
              <w:rPr>
                <w:rFonts w:eastAsia="Times New Roman" w:cs="Arial"/>
                <w:b w:val="0"/>
                <w:color w:val="333333"/>
              </w:rPr>
              <w:t>}</w:t>
            </w:r>
          </w:p>
        </w:tc>
        <w:tc>
          <w:tcPr>
            <w:tcW w:w="0" w:type="auto"/>
            <w:hideMark/>
          </w:tcPr>
          <w:p w14:paraId="14B9662C" w14:textId="77777777" w:rsidR="00A022AD" w:rsidRPr="00A022AD" w:rsidRDefault="00A022AD" w:rsidP="00BE6FE4">
            <w:pPr>
              <w:spacing w:before="30" w:after="30"/>
              <w:textAlignment w:val="center"/>
              <w:cnfStyle w:val="000000100000" w:firstRow="0" w:lastRow="0" w:firstColumn="0" w:lastColumn="0" w:oddVBand="0" w:evenVBand="0" w:oddHBand="1" w:evenHBand="0" w:firstRowFirstColumn="0" w:firstRowLastColumn="0" w:lastRowFirstColumn="0" w:lastRowLastColumn="0"/>
              <w:rPr>
                <w:rFonts w:eastAsia="Times New Roman" w:cs="Arial"/>
                <w:color w:val="333333"/>
              </w:rPr>
            </w:pPr>
            <w:r w:rsidRPr="00A022AD">
              <w:rPr>
                <w:rFonts w:eastAsia="Times New Roman" w:cs="Arial"/>
                <w:color w:val="333333"/>
              </w:rPr>
              <w:t>Will be replaced internally with the base URL for the metadata engine servlet.</w:t>
            </w:r>
          </w:p>
        </w:tc>
      </w:tr>
      <w:tr w:rsidR="00A022AD" w:rsidRPr="00A022AD" w14:paraId="01C8D376" w14:textId="77777777" w:rsidTr="00A022AD">
        <w:tc>
          <w:tcPr>
            <w:cnfStyle w:val="001000000000" w:firstRow="0" w:lastRow="0" w:firstColumn="1" w:lastColumn="0" w:oddVBand="0" w:evenVBand="0" w:oddHBand="0" w:evenHBand="0" w:firstRowFirstColumn="0" w:firstRowLastColumn="0" w:lastRowFirstColumn="0" w:lastRowLastColumn="0"/>
            <w:tcW w:w="0" w:type="auto"/>
            <w:hideMark/>
          </w:tcPr>
          <w:p w14:paraId="1060BBAD" w14:textId="77777777" w:rsidR="00A022AD" w:rsidRPr="00A022AD" w:rsidRDefault="00A022AD" w:rsidP="00BE6FE4">
            <w:pPr>
              <w:spacing w:before="30" w:after="30"/>
              <w:textAlignment w:val="center"/>
              <w:rPr>
                <w:rFonts w:eastAsia="Times New Roman" w:cs="Arial"/>
                <w:b w:val="0"/>
                <w:color w:val="333333"/>
              </w:rPr>
            </w:pPr>
            <w:r w:rsidRPr="00A022AD">
              <w:rPr>
                <w:rFonts w:eastAsia="Times New Roman" w:cs="Arial"/>
                <w:b w:val="0"/>
                <w:color w:val="333333"/>
              </w:rPr>
              <w:t>{</w:t>
            </w:r>
            <w:proofErr w:type="spellStart"/>
            <w:r w:rsidRPr="00A022AD">
              <w:rPr>
                <w:rFonts w:eastAsia="Times New Roman" w:cs="Arial"/>
                <w:b w:val="0"/>
                <w:color w:val="333333"/>
              </w:rPr>
              <w:t>meta.base_url</w:t>
            </w:r>
            <w:proofErr w:type="spellEnd"/>
            <w:r w:rsidRPr="00A022AD">
              <w:rPr>
                <w:rFonts w:eastAsia="Times New Roman" w:cs="Arial"/>
                <w:b w:val="0"/>
                <w:color w:val="333333"/>
              </w:rPr>
              <w:t>}</w:t>
            </w:r>
          </w:p>
        </w:tc>
        <w:tc>
          <w:tcPr>
            <w:tcW w:w="0" w:type="auto"/>
            <w:hideMark/>
          </w:tcPr>
          <w:p w14:paraId="6A0CA2A7" w14:textId="77777777" w:rsidR="00A022AD" w:rsidRPr="00A022AD" w:rsidRDefault="00A022AD" w:rsidP="00BE6FE4">
            <w:pPr>
              <w:spacing w:before="30" w:after="30"/>
              <w:textAlignment w:val="center"/>
              <w:cnfStyle w:val="000000000000" w:firstRow="0" w:lastRow="0" w:firstColumn="0" w:lastColumn="0" w:oddVBand="0" w:evenVBand="0" w:oddHBand="0" w:evenHBand="0" w:firstRowFirstColumn="0" w:firstRowLastColumn="0" w:lastRowFirstColumn="0" w:lastRowLastColumn="0"/>
              <w:rPr>
                <w:rFonts w:eastAsia="Times New Roman" w:cs="Arial"/>
                <w:color w:val="333333"/>
              </w:rPr>
            </w:pPr>
            <w:r w:rsidRPr="00A022AD">
              <w:rPr>
                <w:rFonts w:eastAsia="Times New Roman" w:cs="Arial"/>
                <w:color w:val="333333"/>
              </w:rPr>
              <w:t>Will be replaced internally with the base URL for the metadata engine.</w:t>
            </w:r>
          </w:p>
        </w:tc>
      </w:tr>
      <w:tr w:rsidR="00A022AD" w:rsidRPr="00A022AD" w14:paraId="4C38DAAA" w14:textId="77777777" w:rsidTr="00A02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6513D6" w14:textId="77777777" w:rsidR="00A022AD" w:rsidRPr="00A022AD" w:rsidRDefault="00A022AD" w:rsidP="00BE6FE4">
            <w:pPr>
              <w:spacing w:before="30" w:after="30"/>
              <w:textAlignment w:val="center"/>
              <w:rPr>
                <w:rFonts w:eastAsia="Times New Roman" w:cs="Arial"/>
                <w:b w:val="0"/>
                <w:color w:val="333333"/>
              </w:rPr>
            </w:pPr>
            <w:r w:rsidRPr="00A022AD">
              <w:rPr>
                <w:rFonts w:eastAsia="Times New Roman" w:cs="Arial"/>
                <w:b w:val="0"/>
                <w:color w:val="333333"/>
              </w:rPr>
              <w:t>{</w:t>
            </w:r>
            <w:proofErr w:type="spellStart"/>
            <w:r w:rsidRPr="00A022AD">
              <w:rPr>
                <w:rFonts w:eastAsia="Times New Roman" w:cs="Arial"/>
                <w:b w:val="0"/>
                <w:color w:val="333333"/>
              </w:rPr>
              <w:t>resource.base_url</w:t>
            </w:r>
            <w:proofErr w:type="spellEnd"/>
            <w:r w:rsidRPr="00A022AD">
              <w:rPr>
                <w:rFonts w:eastAsia="Times New Roman" w:cs="Arial"/>
                <w:b w:val="0"/>
                <w:color w:val="333333"/>
              </w:rPr>
              <w:t>}</w:t>
            </w:r>
          </w:p>
        </w:tc>
        <w:tc>
          <w:tcPr>
            <w:tcW w:w="0" w:type="auto"/>
            <w:hideMark/>
          </w:tcPr>
          <w:p w14:paraId="10B6B48A" w14:textId="77777777" w:rsidR="00A022AD" w:rsidRPr="00A022AD" w:rsidRDefault="00A022AD" w:rsidP="00BE6FE4">
            <w:pPr>
              <w:spacing w:before="30" w:after="30"/>
              <w:textAlignment w:val="center"/>
              <w:cnfStyle w:val="000000100000" w:firstRow="0" w:lastRow="0" w:firstColumn="0" w:lastColumn="0" w:oddVBand="0" w:evenVBand="0" w:oddHBand="1" w:evenHBand="0" w:firstRowFirstColumn="0" w:firstRowLastColumn="0" w:lastRowFirstColumn="0" w:lastRowLastColumn="0"/>
              <w:rPr>
                <w:rFonts w:eastAsia="Times New Roman" w:cs="Arial"/>
                <w:color w:val="333333"/>
              </w:rPr>
            </w:pPr>
            <w:r w:rsidRPr="00A022AD">
              <w:rPr>
                <w:rFonts w:eastAsia="Times New Roman" w:cs="Arial"/>
                <w:color w:val="333333"/>
              </w:rPr>
              <w:t>Will be replaced internally with the base URL for all Web application resources.</w:t>
            </w:r>
          </w:p>
        </w:tc>
      </w:tr>
    </w:tbl>
    <w:p w14:paraId="3C297F01" w14:textId="77777777" w:rsidR="00A022AD" w:rsidRPr="00A022AD" w:rsidRDefault="00A022AD" w:rsidP="00A022AD">
      <w:pPr>
        <w:keepNext/>
        <w:spacing w:after="0" w:line="240" w:lineRule="auto"/>
      </w:pPr>
    </w:p>
    <w:p w14:paraId="1EFA1BA3" w14:textId="77777777" w:rsidR="00A022AD" w:rsidRPr="00A022AD" w:rsidRDefault="00A022AD" w:rsidP="005F43DF">
      <w:pPr>
        <w:keepNext/>
        <w:spacing w:after="0" w:line="240" w:lineRule="auto"/>
        <w:jc w:val="center"/>
      </w:pPr>
      <w:r w:rsidRPr="00A022AD">
        <w:rPr>
          <w:noProof/>
          <w:lang w:val="en-US"/>
        </w:rPr>
        <w:drawing>
          <wp:inline distT="0" distB="0" distL="0" distR="0" wp14:anchorId="1B4E1708" wp14:editId="1DD63B51">
            <wp:extent cx="4056796" cy="3422156"/>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15264"/>
                    <a:stretch/>
                  </pic:blipFill>
                  <pic:spPr bwMode="auto">
                    <a:xfrm>
                      <a:off x="0" y="0"/>
                      <a:ext cx="4055405" cy="3420982"/>
                    </a:xfrm>
                    <a:prstGeom prst="rect">
                      <a:avLst/>
                    </a:prstGeom>
                    <a:ln>
                      <a:noFill/>
                    </a:ln>
                    <a:extLst>
                      <a:ext uri="{53640926-AAD7-44D8-BBD7-CCE9431645EC}">
                        <a14:shadowObscured xmlns:a14="http://schemas.microsoft.com/office/drawing/2010/main"/>
                      </a:ext>
                    </a:extLst>
                  </pic:spPr>
                </pic:pic>
              </a:graphicData>
            </a:graphic>
          </wp:inline>
        </w:drawing>
      </w:r>
    </w:p>
    <w:p w14:paraId="7C03009F" w14:textId="77777777" w:rsidR="00A022AD" w:rsidRPr="00A022AD" w:rsidRDefault="00A022AD" w:rsidP="005F43DF">
      <w:pPr>
        <w:pStyle w:val="Caption"/>
        <w:jc w:val="center"/>
        <w:rPr>
          <w:sz w:val="21"/>
          <w:szCs w:val="21"/>
        </w:rPr>
      </w:pPr>
      <w:r w:rsidRPr="00A022AD">
        <w:rPr>
          <w:sz w:val="21"/>
          <w:szCs w:val="21"/>
        </w:rPr>
        <w:t xml:space="preserve">Figure </w:t>
      </w:r>
      <w:r w:rsidRPr="00A022AD">
        <w:rPr>
          <w:sz w:val="21"/>
          <w:szCs w:val="21"/>
        </w:rPr>
        <w:fldChar w:fldCharType="begin"/>
      </w:r>
      <w:r w:rsidRPr="00A022AD">
        <w:rPr>
          <w:sz w:val="21"/>
          <w:szCs w:val="21"/>
        </w:rPr>
        <w:instrText xml:space="preserve"> SEQ Figure \* ARABIC </w:instrText>
      </w:r>
      <w:r w:rsidRPr="00A022AD">
        <w:rPr>
          <w:sz w:val="21"/>
          <w:szCs w:val="21"/>
        </w:rPr>
        <w:fldChar w:fldCharType="separate"/>
      </w:r>
      <w:r w:rsidR="000E6529">
        <w:rPr>
          <w:noProof/>
          <w:sz w:val="21"/>
          <w:szCs w:val="21"/>
        </w:rPr>
        <w:t>3</w:t>
      </w:r>
      <w:r w:rsidRPr="00A022AD">
        <w:rPr>
          <w:sz w:val="21"/>
          <w:szCs w:val="21"/>
        </w:rPr>
        <w:fldChar w:fldCharType="end"/>
      </w:r>
      <w:r w:rsidRPr="00A022AD">
        <w:rPr>
          <w:sz w:val="21"/>
          <w:szCs w:val="21"/>
        </w:rPr>
        <w:t xml:space="preserve"> - Completed Resource Example</w:t>
      </w:r>
    </w:p>
    <w:p w14:paraId="1A3BCDBF" w14:textId="77777777" w:rsidR="00A022AD" w:rsidRPr="00A022AD" w:rsidRDefault="00A022AD" w:rsidP="00785A03">
      <w:pPr>
        <w:pStyle w:val="ListParagraph"/>
        <w:numPr>
          <w:ilvl w:val="0"/>
          <w:numId w:val="25"/>
        </w:numPr>
        <w:spacing w:after="0" w:line="240" w:lineRule="auto"/>
      </w:pPr>
      <w:r w:rsidRPr="00A022AD">
        <w:t>Click Submit.</w:t>
      </w:r>
    </w:p>
    <w:p w14:paraId="0350E724" w14:textId="77777777" w:rsidR="00A022AD" w:rsidRPr="00A022AD" w:rsidRDefault="00A022AD" w:rsidP="00785A03">
      <w:pPr>
        <w:pStyle w:val="ListParagraph"/>
        <w:numPr>
          <w:ilvl w:val="0"/>
          <w:numId w:val="25"/>
        </w:numPr>
        <w:spacing w:after="0" w:line="240" w:lineRule="auto"/>
      </w:pPr>
      <w:r w:rsidRPr="00A022AD">
        <w:t>Edit the newly created resource.</w:t>
      </w:r>
    </w:p>
    <w:p w14:paraId="51BFFFE2" w14:textId="77777777" w:rsidR="00A022AD" w:rsidRPr="00A022AD" w:rsidRDefault="00A022AD" w:rsidP="00785A03">
      <w:pPr>
        <w:pStyle w:val="ListParagraph"/>
        <w:numPr>
          <w:ilvl w:val="0"/>
          <w:numId w:val="25"/>
        </w:numPr>
        <w:spacing w:after="0" w:line="240" w:lineRule="auto"/>
      </w:pPr>
      <w:r w:rsidRPr="00A022AD">
        <w:t>Click “Add Permissions”</w:t>
      </w:r>
    </w:p>
    <w:p w14:paraId="4DC85699" w14:textId="77777777" w:rsidR="00A022AD" w:rsidRPr="00A022AD" w:rsidRDefault="00A022AD" w:rsidP="005F43DF">
      <w:pPr>
        <w:keepNext/>
        <w:spacing w:after="0" w:line="240" w:lineRule="auto"/>
        <w:jc w:val="center"/>
      </w:pPr>
      <w:r w:rsidRPr="00A022AD">
        <w:rPr>
          <w:noProof/>
          <w:lang w:val="en-US"/>
        </w:rPr>
        <w:lastRenderedPageBreak/>
        <w:drawing>
          <wp:inline distT="0" distB="0" distL="0" distR="0" wp14:anchorId="3EAE48C0" wp14:editId="3F29BBAD">
            <wp:extent cx="3679502" cy="18291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78189" cy="1828484"/>
                    </a:xfrm>
                    <a:prstGeom prst="rect">
                      <a:avLst/>
                    </a:prstGeom>
                  </pic:spPr>
                </pic:pic>
              </a:graphicData>
            </a:graphic>
          </wp:inline>
        </w:drawing>
      </w:r>
    </w:p>
    <w:p w14:paraId="19AEFFBB" w14:textId="77777777" w:rsidR="00A022AD" w:rsidRPr="00A022AD" w:rsidRDefault="00A022AD" w:rsidP="005F43DF">
      <w:pPr>
        <w:pStyle w:val="Caption"/>
        <w:jc w:val="center"/>
        <w:rPr>
          <w:sz w:val="21"/>
          <w:szCs w:val="21"/>
        </w:rPr>
      </w:pPr>
      <w:r w:rsidRPr="00A022AD">
        <w:rPr>
          <w:sz w:val="21"/>
          <w:szCs w:val="21"/>
        </w:rPr>
        <w:t xml:space="preserve">Figure </w:t>
      </w:r>
      <w:r w:rsidRPr="00A022AD">
        <w:rPr>
          <w:sz w:val="21"/>
          <w:szCs w:val="21"/>
        </w:rPr>
        <w:fldChar w:fldCharType="begin"/>
      </w:r>
      <w:r w:rsidRPr="00A022AD">
        <w:rPr>
          <w:sz w:val="21"/>
          <w:szCs w:val="21"/>
        </w:rPr>
        <w:instrText xml:space="preserve"> SEQ Figure \* ARABIC </w:instrText>
      </w:r>
      <w:r w:rsidRPr="00A022AD">
        <w:rPr>
          <w:sz w:val="21"/>
          <w:szCs w:val="21"/>
        </w:rPr>
        <w:fldChar w:fldCharType="separate"/>
      </w:r>
      <w:r w:rsidR="000E6529">
        <w:rPr>
          <w:noProof/>
          <w:sz w:val="21"/>
          <w:szCs w:val="21"/>
        </w:rPr>
        <w:t>4</w:t>
      </w:r>
      <w:r w:rsidRPr="00A022AD">
        <w:rPr>
          <w:sz w:val="21"/>
          <w:szCs w:val="21"/>
        </w:rPr>
        <w:fldChar w:fldCharType="end"/>
      </w:r>
      <w:r w:rsidRPr="00A022AD">
        <w:rPr>
          <w:sz w:val="21"/>
          <w:szCs w:val="21"/>
        </w:rPr>
        <w:t xml:space="preserve"> - Add Permissions for Resource</w:t>
      </w:r>
    </w:p>
    <w:p w14:paraId="69955BBC" w14:textId="77777777" w:rsidR="00A022AD" w:rsidRPr="00A022AD" w:rsidRDefault="00A022AD" w:rsidP="00785A03">
      <w:pPr>
        <w:pStyle w:val="ListParagraph"/>
        <w:numPr>
          <w:ilvl w:val="1"/>
          <w:numId w:val="25"/>
        </w:numPr>
        <w:spacing w:after="0" w:line="240" w:lineRule="auto"/>
      </w:pPr>
      <w:r w:rsidRPr="00A022AD">
        <w:t xml:space="preserve">Select the roles that should have access to the resource.  E.g. </w:t>
      </w:r>
      <w:proofErr w:type="spellStart"/>
      <w:r w:rsidRPr="00A022AD">
        <w:t>wms_administrator</w:t>
      </w:r>
      <w:proofErr w:type="spellEnd"/>
    </w:p>
    <w:p w14:paraId="21ED1AFC" w14:textId="77777777" w:rsidR="00A022AD" w:rsidRPr="00A022AD" w:rsidRDefault="00A022AD" w:rsidP="00785A03">
      <w:pPr>
        <w:pStyle w:val="ListParagraph"/>
        <w:numPr>
          <w:ilvl w:val="1"/>
          <w:numId w:val="25"/>
        </w:numPr>
        <w:spacing w:after="0" w:line="240" w:lineRule="auto"/>
      </w:pPr>
      <w:r w:rsidRPr="00A022AD">
        <w:t>Select the operations that users of the role should be able to perform</w:t>
      </w:r>
    </w:p>
    <w:p w14:paraId="2030E74D" w14:textId="77777777" w:rsidR="00A022AD" w:rsidRPr="00A022AD" w:rsidRDefault="00A022AD" w:rsidP="00785A03">
      <w:pPr>
        <w:pStyle w:val="ListParagraph"/>
        <w:numPr>
          <w:ilvl w:val="1"/>
          <w:numId w:val="25"/>
        </w:numPr>
        <w:spacing w:after="0" w:line="240" w:lineRule="auto"/>
      </w:pPr>
      <w:r w:rsidRPr="00A022AD">
        <w:t>Click Submit</w:t>
      </w:r>
    </w:p>
    <w:p w14:paraId="0F263FD4" w14:textId="77777777" w:rsidR="00A022AD" w:rsidRPr="00A022AD" w:rsidRDefault="00A022AD" w:rsidP="00785A03">
      <w:pPr>
        <w:pStyle w:val="ListParagraph"/>
        <w:numPr>
          <w:ilvl w:val="0"/>
          <w:numId w:val="25"/>
        </w:numPr>
        <w:spacing w:after="0" w:line="240" w:lineRule="auto"/>
      </w:pPr>
      <w:r w:rsidRPr="00A022AD">
        <w:t>Click Submit</w:t>
      </w:r>
    </w:p>
    <w:p w14:paraId="31509D1C" w14:textId="77777777" w:rsidR="00A022AD" w:rsidRPr="00A022AD" w:rsidRDefault="00A022AD" w:rsidP="00A022AD">
      <w:pPr>
        <w:pStyle w:val="Heading2"/>
      </w:pPr>
      <w:bookmarkStart w:id="17" w:name="_Creating_View"/>
      <w:bookmarkEnd w:id="17"/>
      <w:r w:rsidRPr="00A022AD">
        <w:t xml:space="preserve">Creating View </w:t>
      </w:r>
    </w:p>
    <w:p w14:paraId="7CA814B5" w14:textId="77777777" w:rsidR="00A022AD" w:rsidRPr="00A022AD" w:rsidRDefault="00A022AD" w:rsidP="00A022AD">
      <w:pPr>
        <w:spacing w:after="0" w:line="240" w:lineRule="auto"/>
      </w:pPr>
    </w:p>
    <w:p w14:paraId="572F6647" w14:textId="77777777" w:rsidR="00A022AD" w:rsidRPr="00A022AD" w:rsidRDefault="00A022AD" w:rsidP="00785A03">
      <w:pPr>
        <w:pStyle w:val="ListParagraph"/>
        <w:numPr>
          <w:ilvl w:val="0"/>
          <w:numId w:val="26"/>
        </w:numPr>
        <w:spacing w:after="0" w:line="240" w:lineRule="auto"/>
      </w:pPr>
      <w:r w:rsidRPr="00A022AD">
        <w:t>Enter View Name using the naming convention below:</w:t>
      </w:r>
    </w:p>
    <w:p w14:paraId="50739BAA" w14:textId="77777777" w:rsidR="00A022AD" w:rsidRPr="00A022AD" w:rsidRDefault="00A022AD" w:rsidP="00A022AD">
      <w:pPr>
        <w:spacing w:after="0" w:line="240" w:lineRule="auto"/>
      </w:pPr>
    </w:p>
    <w:p w14:paraId="7E27BBD8" w14:textId="77777777" w:rsidR="00A022AD" w:rsidRPr="00A022AD" w:rsidRDefault="00A022AD" w:rsidP="00A022AD">
      <w:pPr>
        <w:spacing w:after="0" w:line="240" w:lineRule="auto"/>
        <w:ind w:left="360"/>
      </w:pPr>
      <w:r w:rsidRPr="00A022AD">
        <w:t>View Naming Convention:</w:t>
      </w:r>
    </w:p>
    <w:p w14:paraId="555E4DAC" w14:textId="77777777" w:rsidR="00A022AD" w:rsidRPr="00A022AD" w:rsidRDefault="00A022AD" w:rsidP="00785A03">
      <w:pPr>
        <w:pStyle w:val="ListParagraph"/>
        <w:numPr>
          <w:ilvl w:val="0"/>
          <w:numId w:val="24"/>
        </w:numPr>
        <w:spacing w:after="0" w:line="240" w:lineRule="auto"/>
        <w:ind w:left="1132"/>
      </w:pPr>
      <w:r w:rsidRPr="00A022AD">
        <w:t xml:space="preserve">Database logical name + “_” + table name (e.g. </w:t>
      </w:r>
      <w:proofErr w:type="spellStart"/>
      <w:r w:rsidRPr="00A022AD">
        <w:t>wms_pm_f</w:t>
      </w:r>
      <w:proofErr w:type="spellEnd"/>
      <w:r w:rsidRPr="00A022AD">
        <w:t>)</w:t>
      </w:r>
    </w:p>
    <w:p w14:paraId="1DD6913C" w14:textId="77777777" w:rsidR="00A022AD" w:rsidRPr="00A022AD" w:rsidRDefault="00A022AD" w:rsidP="00785A03">
      <w:pPr>
        <w:pStyle w:val="ListParagraph"/>
        <w:numPr>
          <w:ilvl w:val="0"/>
          <w:numId w:val="24"/>
        </w:numPr>
        <w:spacing w:after="0" w:line="240" w:lineRule="auto"/>
        <w:ind w:left="1132"/>
      </w:pPr>
      <w:r w:rsidRPr="00A022AD">
        <w:t>For a specialized view created from an existing view, the view name should be as above followed by a “.” + usage (</w:t>
      </w:r>
      <w:proofErr w:type="spellStart"/>
      <w:r w:rsidRPr="00A022AD">
        <w:t>wms_pm_f.load</w:t>
      </w:r>
      <w:proofErr w:type="spellEnd"/>
      <w:r w:rsidRPr="00A022AD">
        <w:t>)</w:t>
      </w:r>
    </w:p>
    <w:p w14:paraId="4B8E64CA" w14:textId="77777777" w:rsidR="00A022AD" w:rsidRPr="00A022AD" w:rsidRDefault="00A022AD" w:rsidP="005F43DF">
      <w:pPr>
        <w:keepNext/>
        <w:spacing w:after="0" w:line="240" w:lineRule="auto"/>
        <w:jc w:val="center"/>
      </w:pPr>
      <w:r w:rsidRPr="00A022AD">
        <w:rPr>
          <w:noProof/>
          <w:lang w:val="en-US"/>
        </w:rPr>
        <w:drawing>
          <wp:inline distT="0" distB="0" distL="0" distR="0" wp14:anchorId="3F11B217" wp14:editId="24E9F8D2">
            <wp:extent cx="5943600" cy="1671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71955"/>
                    </a:xfrm>
                    <a:prstGeom prst="rect">
                      <a:avLst/>
                    </a:prstGeom>
                  </pic:spPr>
                </pic:pic>
              </a:graphicData>
            </a:graphic>
          </wp:inline>
        </w:drawing>
      </w:r>
    </w:p>
    <w:p w14:paraId="30BD89DA" w14:textId="77777777" w:rsidR="00A022AD" w:rsidRPr="00A022AD" w:rsidRDefault="00A022AD" w:rsidP="005F43DF">
      <w:pPr>
        <w:pStyle w:val="Caption"/>
        <w:jc w:val="center"/>
        <w:rPr>
          <w:sz w:val="21"/>
          <w:szCs w:val="21"/>
        </w:rPr>
      </w:pPr>
      <w:r w:rsidRPr="00A022AD">
        <w:rPr>
          <w:sz w:val="21"/>
          <w:szCs w:val="21"/>
        </w:rPr>
        <w:t xml:space="preserve">Figure </w:t>
      </w:r>
      <w:r w:rsidRPr="00A022AD">
        <w:rPr>
          <w:sz w:val="21"/>
          <w:szCs w:val="21"/>
        </w:rPr>
        <w:fldChar w:fldCharType="begin"/>
      </w:r>
      <w:r w:rsidRPr="00A022AD">
        <w:rPr>
          <w:sz w:val="21"/>
          <w:szCs w:val="21"/>
        </w:rPr>
        <w:instrText xml:space="preserve"> SEQ Figure \* ARABIC </w:instrText>
      </w:r>
      <w:r w:rsidRPr="00A022AD">
        <w:rPr>
          <w:sz w:val="21"/>
          <w:szCs w:val="21"/>
        </w:rPr>
        <w:fldChar w:fldCharType="separate"/>
      </w:r>
      <w:r w:rsidR="000E6529">
        <w:rPr>
          <w:noProof/>
          <w:sz w:val="21"/>
          <w:szCs w:val="21"/>
        </w:rPr>
        <w:t>5</w:t>
      </w:r>
      <w:r w:rsidRPr="00A022AD">
        <w:rPr>
          <w:sz w:val="21"/>
          <w:szCs w:val="21"/>
        </w:rPr>
        <w:fldChar w:fldCharType="end"/>
      </w:r>
      <w:r w:rsidRPr="00A022AD">
        <w:rPr>
          <w:sz w:val="21"/>
          <w:szCs w:val="21"/>
        </w:rPr>
        <w:t xml:space="preserve"> - Creating a new view</w:t>
      </w:r>
    </w:p>
    <w:p w14:paraId="725E3C52" w14:textId="77777777" w:rsidR="00A022AD" w:rsidRPr="00A022AD" w:rsidRDefault="00A022AD" w:rsidP="00785A03">
      <w:pPr>
        <w:pStyle w:val="ListParagraph"/>
        <w:numPr>
          <w:ilvl w:val="0"/>
          <w:numId w:val="26"/>
        </w:numPr>
        <w:spacing w:after="0" w:line="240" w:lineRule="auto"/>
      </w:pPr>
      <w:r w:rsidRPr="00A022AD">
        <w:t xml:space="preserve">Database Name – Enter the database the view will be based on.  E.g. </w:t>
      </w:r>
      <w:proofErr w:type="spellStart"/>
      <w:r w:rsidRPr="00A022AD">
        <w:t>wms</w:t>
      </w:r>
      <w:proofErr w:type="spellEnd"/>
    </w:p>
    <w:p w14:paraId="243D049C" w14:textId="77777777" w:rsidR="00A022AD" w:rsidRPr="00A022AD" w:rsidRDefault="00A022AD" w:rsidP="00785A03">
      <w:pPr>
        <w:pStyle w:val="ListParagraph"/>
        <w:numPr>
          <w:ilvl w:val="0"/>
          <w:numId w:val="26"/>
        </w:numPr>
        <w:spacing w:after="0" w:line="240" w:lineRule="auto"/>
      </w:pPr>
      <w:r w:rsidRPr="00A022AD">
        <w:t xml:space="preserve">Table Name – Enter the name of the table to base the view on.  E.g. </w:t>
      </w:r>
      <w:proofErr w:type="spellStart"/>
      <w:r w:rsidRPr="00A022AD">
        <w:t>pm_f</w:t>
      </w:r>
      <w:proofErr w:type="spellEnd"/>
    </w:p>
    <w:p w14:paraId="53E6A106" w14:textId="77777777" w:rsidR="00A022AD" w:rsidRPr="00A022AD" w:rsidRDefault="00A022AD" w:rsidP="00785A03">
      <w:pPr>
        <w:pStyle w:val="ListParagraph"/>
        <w:numPr>
          <w:ilvl w:val="0"/>
          <w:numId w:val="26"/>
        </w:numPr>
        <w:spacing w:after="0" w:line="240" w:lineRule="auto"/>
      </w:pPr>
      <w:r w:rsidRPr="00A022AD">
        <w:t>Owner User Name – The name of the user that will be the owner of the view.  E.g. system</w:t>
      </w:r>
    </w:p>
    <w:p w14:paraId="51BC408A" w14:textId="77777777" w:rsidR="00A022AD" w:rsidRPr="00A022AD" w:rsidRDefault="00A022AD" w:rsidP="00785A03">
      <w:pPr>
        <w:pStyle w:val="ListParagraph"/>
        <w:numPr>
          <w:ilvl w:val="0"/>
          <w:numId w:val="26"/>
        </w:numPr>
        <w:spacing w:after="0" w:line="240" w:lineRule="auto"/>
      </w:pPr>
      <w:r w:rsidRPr="00A022AD">
        <w:t xml:space="preserve">Resource Name – The name of the resource the view is based on.  It should be the same as the view name. E.g. </w:t>
      </w:r>
      <w:proofErr w:type="spellStart"/>
      <w:r w:rsidRPr="00A022AD">
        <w:t>wms_pm_f.load</w:t>
      </w:r>
      <w:proofErr w:type="spellEnd"/>
    </w:p>
    <w:p w14:paraId="3E04D469" w14:textId="77777777" w:rsidR="00A022AD" w:rsidRPr="00A022AD" w:rsidRDefault="00A022AD" w:rsidP="00785A03">
      <w:pPr>
        <w:pStyle w:val="ListParagraph"/>
        <w:numPr>
          <w:ilvl w:val="0"/>
          <w:numId w:val="26"/>
        </w:numPr>
        <w:spacing w:after="0" w:line="240" w:lineRule="auto"/>
      </w:pPr>
      <w:r w:rsidRPr="00A022AD">
        <w:t xml:space="preserve">Description Literal Key – Optional.  Literals are pre-defined user friendly labels, titles, etc.  E.g. – </w:t>
      </w:r>
      <w:proofErr w:type="spellStart"/>
      <w:r w:rsidRPr="00A022AD">
        <w:t>item_master_load</w:t>
      </w:r>
      <w:proofErr w:type="spellEnd"/>
      <w:r w:rsidRPr="00A022AD">
        <w:t xml:space="preserve">.  </w:t>
      </w:r>
    </w:p>
    <w:p w14:paraId="5A5597A9" w14:textId="77777777" w:rsidR="00A022AD" w:rsidRPr="00A022AD" w:rsidRDefault="00A022AD" w:rsidP="00785A03">
      <w:pPr>
        <w:pStyle w:val="ListParagraph"/>
        <w:numPr>
          <w:ilvl w:val="0"/>
          <w:numId w:val="26"/>
        </w:numPr>
        <w:spacing w:after="0" w:line="240" w:lineRule="auto"/>
      </w:pPr>
      <w:r w:rsidRPr="00A022AD">
        <w:t>Overridden Description – Optional.  If provided will override the Description Literal Key value.</w:t>
      </w:r>
    </w:p>
    <w:p w14:paraId="20A80E3B" w14:textId="77777777" w:rsidR="00A022AD" w:rsidRPr="00A022AD" w:rsidRDefault="00A022AD" w:rsidP="00785A03">
      <w:pPr>
        <w:pStyle w:val="ListParagraph"/>
        <w:numPr>
          <w:ilvl w:val="0"/>
          <w:numId w:val="26"/>
        </w:numPr>
        <w:spacing w:after="0" w:line="240" w:lineRule="auto"/>
      </w:pPr>
      <w:r w:rsidRPr="00A022AD">
        <w:t>Alternate Identifier – An alternate to the domain value name.  Must be unique.  It is used in the java backend.</w:t>
      </w:r>
    </w:p>
    <w:p w14:paraId="6A36AD1F" w14:textId="77777777" w:rsidR="00A022AD" w:rsidRPr="00A022AD" w:rsidRDefault="00A022AD" w:rsidP="00785A03">
      <w:pPr>
        <w:pStyle w:val="ListParagraph"/>
        <w:numPr>
          <w:ilvl w:val="0"/>
          <w:numId w:val="26"/>
        </w:numPr>
        <w:spacing w:after="0" w:line="240" w:lineRule="auto"/>
      </w:pPr>
      <w:r w:rsidRPr="00A022AD">
        <w:t>Purpose – Select Regular.  Regular indicates that the view is not associated with an action.  Task indicates that the view is associated with an action.</w:t>
      </w:r>
    </w:p>
    <w:p w14:paraId="4E9C673C" w14:textId="77777777" w:rsidR="00A022AD" w:rsidRPr="00A022AD" w:rsidRDefault="00A022AD" w:rsidP="00785A03">
      <w:pPr>
        <w:pStyle w:val="ListParagraph"/>
        <w:numPr>
          <w:ilvl w:val="0"/>
          <w:numId w:val="26"/>
        </w:numPr>
        <w:spacing w:after="0" w:line="240" w:lineRule="auto"/>
      </w:pPr>
      <w:r w:rsidRPr="00A022AD">
        <w:t>Action – Leave blank for Regular.  Required for Task purpose.</w:t>
      </w:r>
    </w:p>
    <w:p w14:paraId="613154FE" w14:textId="77777777" w:rsidR="00A022AD" w:rsidRPr="00A022AD" w:rsidRDefault="00A022AD" w:rsidP="00785A03">
      <w:pPr>
        <w:pStyle w:val="ListParagraph"/>
        <w:numPr>
          <w:ilvl w:val="0"/>
          <w:numId w:val="26"/>
        </w:numPr>
        <w:spacing w:after="0" w:line="240" w:lineRule="auto"/>
      </w:pPr>
      <w:r w:rsidRPr="00A022AD">
        <w:t>Task Queue Name – Leave blank for regular.  Only applicable to Task purpose.  The name of the queue to which the task is posted.</w:t>
      </w:r>
    </w:p>
    <w:p w14:paraId="3C967934" w14:textId="77777777" w:rsidR="00A022AD" w:rsidRPr="00A022AD" w:rsidRDefault="00A022AD" w:rsidP="00785A03">
      <w:pPr>
        <w:pStyle w:val="ListParagraph"/>
        <w:numPr>
          <w:ilvl w:val="0"/>
          <w:numId w:val="26"/>
        </w:numPr>
        <w:spacing w:after="0" w:line="240" w:lineRule="auto"/>
      </w:pPr>
      <w:r w:rsidRPr="00A022AD">
        <w:t>Is Linkable – Select No.  Indicates whether or not the view is available for linking.</w:t>
      </w:r>
    </w:p>
    <w:p w14:paraId="73B48D10" w14:textId="77777777" w:rsidR="00A022AD" w:rsidRPr="00A022AD" w:rsidRDefault="00A022AD" w:rsidP="00785A03">
      <w:pPr>
        <w:pStyle w:val="ListParagraph"/>
        <w:numPr>
          <w:ilvl w:val="0"/>
          <w:numId w:val="26"/>
        </w:numPr>
        <w:spacing w:after="0" w:line="240" w:lineRule="auto"/>
      </w:pPr>
      <w:r w:rsidRPr="00A022AD">
        <w:t>Is Lookup – Select No.  Indicates whether or not the view is used as a Lookup View.</w:t>
      </w:r>
    </w:p>
    <w:p w14:paraId="7094A275" w14:textId="77777777" w:rsidR="00A022AD" w:rsidRPr="00A022AD" w:rsidRDefault="00A022AD" w:rsidP="00785A03">
      <w:pPr>
        <w:pStyle w:val="ListParagraph"/>
        <w:numPr>
          <w:ilvl w:val="0"/>
          <w:numId w:val="26"/>
        </w:numPr>
        <w:spacing w:after="0" w:line="240" w:lineRule="auto"/>
      </w:pPr>
      <w:r w:rsidRPr="00A022AD">
        <w:lastRenderedPageBreak/>
        <w:t>Is Referenceable – Select No.  If set to yes, it will show a list of views that the information relates to instead of the detail when a record from this view is selected.</w:t>
      </w:r>
    </w:p>
    <w:p w14:paraId="11296841" w14:textId="77777777" w:rsidR="00A022AD" w:rsidRPr="00A022AD" w:rsidRDefault="00A022AD" w:rsidP="00785A03">
      <w:pPr>
        <w:pStyle w:val="ListParagraph"/>
        <w:numPr>
          <w:ilvl w:val="0"/>
          <w:numId w:val="26"/>
        </w:numPr>
        <w:spacing w:after="0" w:line="240" w:lineRule="auto"/>
      </w:pPr>
      <w:r w:rsidRPr="00A022AD">
        <w:t>Click Submit.</w:t>
      </w:r>
    </w:p>
    <w:p w14:paraId="7C9141ED" w14:textId="77777777" w:rsidR="00A022AD" w:rsidRPr="00A022AD" w:rsidRDefault="00A022AD" w:rsidP="00DE0C00">
      <w:pPr>
        <w:pStyle w:val="ListParagraph"/>
        <w:keepNext/>
        <w:spacing w:after="0" w:line="240" w:lineRule="auto"/>
        <w:ind w:left="360"/>
        <w:jc w:val="center"/>
      </w:pPr>
      <w:r w:rsidRPr="00A022AD">
        <w:rPr>
          <w:noProof/>
          <w:lang w:val="en-US"/>
        </w:rPr>
        <w:drawing>
          <wp:inline distT="0" distB="0" distL="0" distR="0" wp14:anchorId="3EFB494F" wp14:editId="49383E4E">
            <wp:extent cx="5943600" cy="1442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442720"/>
                    </a:xfrm>
                    <a:prstGeom prst="rect">
                      <a:avLst/>
                    </a:prstGeom>
                  </pic:spPr>
                </pic:pic>
              </a:graphicData>
            </a:graphic>
          </wp:inline>
        </w:drawing>
      </w:r>
    </w:p>
    <w:p w14:paraId="6B9B29C4" w14:textId="77777777" w:rsidR="00A022AD" w:rsidRPr="00A022AD" w:rsidRDefault="00A022AD" w:rsidP="00DE0C00">
      <w:pPr>
        <w:pStyle w:val="Caption"/>
        <w:ind w:firstLine="360"/>
        <w:jc w:val="center"/>
        <w:rPr>
          <w:sz w:val="21"/>
          <w:szCs w:val="21"/>
        </w:rPr>
      </w:pPr>
      <w:r w:rsidRPr="00A022AD">
        <w:rPr>
          <w:sz w:val="21"/>
          <w:szCs w:val="21"/>
        </w:rPr>
        <w:t xml:space="preserve">Figure </w:t>
      </w:r>
      <w:r w:rsidRPr="00A022AD">
        <w:rPr>
          <w:sz w:val="21"/>
          <w:szCs w:val="21"/>
        </w:rPr>
        <w:fldChar w:fldCharType="begin"/>
      </w:r>
      <w:r w:rsidRPr="00A022AD">
        <w:rPr>
          <w:sz w:val="21"/>
          <w:szCs w:val="21"/>
        </w:rPr>
        <w:instrText xml:space="preserve"> SEQ Figure \* ARABIC </w:instrText>
      </w:r>
      <w:r w:rsidRPr="00A022AD">
        <w:rPr>
          <w:sz w:val="21"/>
          <w:szCs w:val="21"/>
        </w:rPr>
        <w:fldChar w:fldCharType="separate"/>
      </w:r>
      <w:r w:rsidR="000E6529">
        <w:rPr>
          <w:noProof/>
          <w:sz w:val="21"/>
          <w:szCs w:val="21"/>
        </w:rPr>
        <w:t>6</w:t>
      </w:r>
      <w:r w:rsidRPr="00A022AD">
        <w:rPr>
          <w:sz w:val="21"/>
          <w:szCs w:val="21"/>
        </w:rPr>
        <w:fldChar w:fldCharType="end"/>
      </w:r>
      <w:r w:rsidRPr="00A022AD">
        <w:rPr>
          <w:sz w:val="21"/>
          <w:szCs w:val="21"/>
        </w:rPr>
        <w:t xml:space="preserve"> - Completed View</w:t>
      </w:r>
    </w:p>
    <w:p w14:paraId="3A9E2A08" w14:textId="77777777" w:rsidR="00A022AD" w:rsidRPr="00A022AD" w:rsidRDefault="00A022AD" w:rsidP="00785A03">
      <w:pPr>
        <w:pStyle w:val="ListParagraph"/>
        <w:numPr>
          <w:ilvl w:val="0"/>
          <w:numId w:val="26"/>
        </w:numPr>
        <w:spacing w:after="0" w:line="240" w:lineRule="auto"/>
      </w:pPr>
      <w:r w:rsidRPr="00A022AD">
        <w:t>Edit the view that was just created.</w:t>
      </w:r>
    </w:p>
    <w:p w14:paraId="60BF490D" w14:textId="77777777" w:rsidR="00A022AD" w:rsidRPr="00A022AD" w:rsidRDefault="00A022AD" w:rsidP="00785A03">
      <w:pPr>
        <w:pStyle w:val="ListParagraph"/>
        <w:numPr>
          <w:ilvl w:val="0"/>
          <w:numId w:val="26"/>
        </w:numPr>
        <w:spacing w:after="0" w:line="240" w:lineRule="auto"/>
      </w:pPr>
      <w:r w:rsidRPr="00A022AD">
        <w:t>Under Actions, click on Personalize.</w:t>
      </w:r>
    </w:p>
    <w:p w14:paraId="256250E4" w14:textId="77777777" w:rsidR="00A022AD" w:rsidRPr="00A022AD" w:rsidRDefault="00A022AD" w:rsidP="00785A03">
      <w:pPr>
        <w:pStyle w:val="ListParagraph"/>
        <w:numPr>
          <w:ilvl w:val="0"/>
          <w:numId w:val="26"/>
        </w:numPr>
        <w:spacing w:after="0" w:line="240" w:lineRule="auto"/>
      </w:pPr>
      <w:r w:rsidRPr="00A022AD">
        <w:t>View Personalize Search Criteria</w:t>
      </w:r>
    </w:p>
    <w:p w14:paraId="47C5F426" w14:textId="77777777" w:rsidR="00A022AD" w:rsidRPr="00A022AD" w:rsidRDefault="00A022AD" w:rsidP="00785A03">
      <w:pPr>
        <w:pStyle w:val="ListParagraph"/>
        <w:numPr>
          <w:ilvl w:val="1"/>
          <w:numId w:val="26"/>
        </w:numPr>
        <w:spacing w:after="0" w:line="240" w:lineRule="auto"/>
      </w:pPr>
      <w:r w:rsidRPr="00A022AD">
        <w:t>Select the fields from the left (Hold CTRL while clicking to select more than one) that should appear in the search screen for this view.  Once all the fields are selected (this can be done one at a time too), click Add to add them to the right hand list pane.  The fields listed on the right will be available to the user to search from.  Similarly, to remove a field, select it and click Remove.  The order can be changed by selecting an item then clicking Move Up or Move Down on the right.</w:t>
      </w:r>
    </w:p>
    <w:p w14:paraId="10342DEC" w14:textId="77777777" w:rsidR="00A022AD" w:rsidRPr="00A022AD" w:rsidRDefault="00A022AD" w:rsidP="00DE0C00">
      <w:pPr>
        <w:keepNext/>
        <w:spacing w:after="0" w:line="240" w:lineRule="auto"/>
        <w:ind w:left="1080"/>
        <w:jc w:val="center"/>
      </w:pPr>
      <w:r w:rsidRPr="00A022AD">
        <w:rPr>
          <w:noProof/>
          <w:lang w:val="en-US"/>
        </w:rPr>
        <w:drawing>
          <wp:inline distT="0" distB="0" distL="0" distR="0" wp14:anchorId="0DBB11AD" wp14:editId="5CA1DD6E">
            <wp:extent cx="4172292" cy="191542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75078" cy="1916700"/>
                    </a:xfrm>
                    <a:prstGeom prst="rect">
                      <a:avLst/>
                    </a:prstGeom>
                  </pic:spPr>
                </pic:pic>
              </a:graphicData>
            </a:graphic>
          </wp:inline>
        </w:drawing>
      </w:r>
    </w:p>
    <w:p w14:paraId="3CD28197" w14:textId="77777777" w:rsidR="00A022AD" w:rsidRPr="00A022AD" w:rsidRDefault="00A022AD" w:rsidP="00DE0C00">
      <w:pPr>
        <w:pStyle w:val="Caption"/>
        <w:ind w:left="1080"/>
        <w:jc w:val="center"/>
        <w:rPr>
          <w:sz w:val="21"/>
          <w:szCs w:val="21"/>
        </w:rPr>
      </w:pPr>
      <w:r w:rsidRPr="00A022AD">
        <w:rPr>
          <w:sz w:val="21"/>
          <w:szCs w:val="21"/>
        </w:rPr>
        <w:t xml:space="preserve">Figure </w:t>
      </w:r>
      <w:r w:rsidRPr="00A022AD">
        <w:rPr>
          <w:sz w:val="21"/>
          <w:szCs w:val="21"/>
        </w:rPr>
        <w:fldChar w:fldCharType="begin"/>
      </w:r>
      <w:r w:rsidRPr="00A022AD">
        <w:rPr>
          <w:sz w:val="21"/>
          <w:szCs w:val="21"/>
        </w:rPr>
        <w:instrText xml:space="preserve"> SEQ Figure \* ARABIC </w:instrText>
      </w:r>
      <w:r w:rsidRPr="00A022AD">
        <w:rPr>
          <w:sz w:val="21"/>
          <w:szCs w:val="21"/>
        </w:rPr>
        <w:fldChar w:fldCharType="separate"/>
      </w:r>
      <w:r w:rsidR="000E6529">
        <w:rPr>
          <w:noProof/>
          <w:sz w:val="21"/>
          <w:szCs w:val="21"/>
        </w:rPr>
        <w:t>7</w:t>
      </w:r>
      <w:r w:rsidRPr="00A022AD">
        <w:rPr>
          <w:sz w:val="21"/>
          <w:szCs w:val="21"/>
        </w:rPr>
        <w:fldChar w:fldCharType="end"/>
      </w:r>
      <w:r w:rsidRPr="00A022AD">
        <w:rPr>
          <w:sz w:val="21"/>
          <w:szCs w:val="21"/>
        </w:rPr>
        <w:t xml:space="preserve"> - View Personalization Search Criteria</w:t>
      </w:r>
    </w:p>
    <w:p w14:paraId="72C242F0" w14:textId="77777777" w:rsidR="00A022AD" w:rsidRPr="00A022AD" w:rsidRDefault="00A022AD" w:rsidP="00785A03">
      <w:pPr>
        <w:pStyle w:val="ListParagraph"/>
        <w:numPr>
          <w:ilvl w:val="0"/>
          <w:numId w:val="26"/>
        </w:numPr>
        <w:spacing w:after="0" w:line="240" w:lineRule="auto"/>
      </w:pPr>
      <w:r w:rsidRPr="00A022AD">
        <w:t>View Personalize Search Results</w:t>
      </w:r>
    </w:p>
    <w:p w14:paraId="218EDD29" w14:textId="77777777" w:rsidR="00A022AD" w:rsidRPr="00A022AD" w:rsidRDefault="00A022AD" w:rsidP="00785A03">
      <w:pPr>
        <w:pStyle w:val="ListParagraph"/>
        <w:numPr>
          <w:ilvl w:val="1"/>
          <w:numId w:val="26"/>
        </w:numPr>
        <w:spacing w:after="0" w:line="240" w:lineRule="auto"/>
      </w:pPr>
      <w:r w:rsidRPr="00A022AD">
        <w:t>Select the columns that will be displayed in the results grid once a user executes a search.  Note that the section “Result Details” must be at the top.</w:t>
      </w:r>
    </w:p>
    <w:p w14:paraId="00C73DFF" w14:textId="77777777" w:rsidR="00A022AD" w:rsidRPr="00A022AD" w:rsidRDefault="00A022AD" w:rsidP="00785A03">
      <w:pPr>
        <w:pStyle w:val="ListParagraph"/>
        <w:numPr>
          <w:ilvl w:val="1"/>
          <w:numId w:val="26"/>
        </w:numPr>
        <w:spacing w:after="0" w:line="240" w:lineRule="auto"/>
      </w:pPr>
      <w:r w:rsidRPr="00A022AD">
        <w:t>The search results can also contain additional information such as Totals, Subtotals, and Grand Totals by selecting the appropriate option in “Display Search Results With” dropdown.</w:t>
      </w:r>
    </w:p>
    <w:p w14:paraId="76A219C7" w14:textId="77777777" w:rsidR="00A022AD" w:rsidRPr="00A022AD" w:rsidRDefault="00A022AD" w:rsidP="00DE0C00">
      <w:pPr>
        <w:keepNext/>
        <w:spacing w:after="0" w:line="240" w:lineRule="auto"/>
        <w:ind w:left="720"/>
        <w:jc w:val="center"/>
      </w:pPr>
      <w:r w:rsidRPr="00A022AD">
        <w:rPr>
          <w:noProof/>
          <w:lang w:val="en-US"/>
        </w:rPr>
        <w:drawing>
          <wp:inline distT="0" distB="0" distL="0" distR="0" wp14:anchorId="48B8BF05" wp14:editId="7284F888">
            <wp:extent cx="3909470" cy="19075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07671" cy="1906659"/>
                    </a:xfrm>
                    <a:prstGeom prst="rect">
                      <a:avLst/>
                    </a:prstGeom>
                  </pic:spPr>
                </pic:pic>
              </a:graphicData>
            </a:graphic>
          </wp:inline>
        </w:drawing>
      </w:r>
    </w:p>
    <w:p w14:paraId="43C3E5B3" w14:textId="77777777" w:rsidR="00A022AD" w:rsidRPr="00A022AD" w:rsidRDefault="00A022AD" w:rsidP="00DE0C00">
      <w:pPr>
        <w:pStyle w:val="Caption"/>
        <w:ind w:left="720"/>
        <w:jc w:val="center"/>
        <w:rPr>
          <w:sz w:val="21"/>
          <w:szCs w:val="21"/>
        </w:rPr>
      </w:pPr>
      <w:r w:rsidRPr="00A022AD">
        <w:rPr>
          <w:sz w:val="21"/>
          <w:szCs w:val="21"/>
        </w:rPr>
        <w:t xml:space="preserve">Figure </w:t>
      </w:r>
      <w:r w:rsidRPr="00A022AD">
        <w:rPr>
          <w:sz w:val="21"/>
          <w:szCs w:val="21"/>
        </w:rPr>
        <w:fldChar w:fldCharType="begin"/>
      </w:r>
      <w:r w:rsidRPr="00A022AD">
        <w:rPr>
          <w:sz w:val="21"/>
          <w:szCs w:val="21"/>
        </w:rPr>
        <w:instrText xml:space="preserve"> SEQ Figure \* ARABIC </w:instrText>
      </w:r>
      <w:r w:rsidRPr="00A022AD">
        <w:rPr>
          <w:sz w:val="21"/>
          <w:szCs w:val="21"/>
        </w:rPr>
        <w:fldChar w:fldCharType="separate"/>
      </w:r>
      <w:r w:rsidR="000E6529">
        <w:rPr>
          <w:noProof/>
          <w:sz w:val="21"/>
          <w:szCs w:val="21"/>
        </w:rPr>
        <w:t>8</w:t>
      </w:r>
      <w:r w:rsidRPr="00A022AD">
        <w:rPr>
          <w:sz w:val="21"/>
          <w:szCs w:val="21"/>
        </w:rPr>
        <w:fldChar w:fldCharType="end"/>
      </w:r>
      <w:r w:rsidRPr="00A022AD">
        <w:rPr>
          <w:sz w:val="21"/>
          <w:szCs w:val="21"/>
        </w:rPr>
        <w:t xml:space="preserve"> - View Personalization Search Results</w:t>
      </w:r>
    </w:p>
    <w:p w14:paraId="4D4FD360" w14:textId="77777777" w:rsidR="00A022AD" w:rsidRPr="00A022AD" w:rsidRDefault="00A022AD" w:rsidP="00A022AD">
      <w:pPr>
        <w:pStyle w:val="ListParagraph"/>
        <w:spacing w:after="0" w:line="240" w:lineRule="auto"/>
        <w:ind w:left="360"/>
      </w:pPr>
    </w:p>
    <w:p w14:paraId="1076BD7D" w14:textId="77777777" w:rsidR="00A022AD" w:rsidRPr="00A022AD" w:rsidRDefault="00A022AD" w:rsidP="00785A03">
      <w:pPr>
        <w:pStyle w:val="ListParagraph"/>
        <w:numPr>
          <w:ilvl w:val="0"/>
          <w:numId w:val="26"/>
        </w:numPr>
        <w:spacing w:after="0" w:line="240" w:lineRule="auto"/>
      </w:pPr>
      <w:r w:rsidRPr="00A022AD">
        <w:lastRenderedPageBreak/>
        <w:t>View Personalize Details - The values listed here (all fields selected for each category will be the total details displayed / available to load) will determine which fields may be loaded during a data load and/or which fields will be displayed when a user selects details for a row in the Search Results.</w:t>
      </w:r>
    </w:p>
    <w:p w14:paraId="3650248D" w14:textId="77777777" w:rsidR="00A022AD" w:rsidRPr="00A022AD" w:rsidRDefault="00A022AD" w:rsidP="00785A03">
      <w:pPr>
        <w:pStyle w:val="ListParagraph"/>
        <w:numPr>
          <w:ilvl w:val="1"/>
          <w:numId w:val="26"/>
        </w:numPr>
        <w:spacing w:after="0" w:line="240" w:lineRule="auto"/>
      </w:pPr>
      <w:r w:rsidRPr="00A022AD">
        <w:t>At the top of the form is a dropdown list with the following values:  Key, Main Context, and Main.  There may be additional values (e.g. Item Extended Descriptions) depending on the source table definition.  Default will state “Main”.    The list of available fields may be different for each category.</w:t>
      </w:r>
    </w:p>
    <w:p w14:paraId="3B96FB48" w14:textId="77777777" w:rsidR="00A022AD" w:rsidRPr="00A022AD" w:rsidRDefault="00A022AD" w:rsidP="00785A03">
      <w:pPr>
        <w:pStyle w:val="ListParagraph"/>
        <w:numPr>
          <w:ilvl w:val="1"/>
          <w:numId w:val="26"/>
        </w:numPr>
        <w:spacing w:after="0" w:line="240" w:lineRule="auto"/>
      </w:pPr>
      <w:r w:rsidRPr="00A022AD">
        <w:t>In order to add fields to the right hand side list, they must be headed by a Detail Section Description.  To add a section, enter a value in the “Detail Section Description” textbox, and then click “Add Section Title”.  In the right hand list box, move the section above the values to be included in the section.</w:t>
      </w:r>
    </w:p>
    <w:p w14:paraId="2A32CCA1" w14:textId="77777777" w:rsidR="00A022AD" w:rsidRPr="00A022AD" w:rsidRDefault="00A022AD" w:rsidP="00785A03">
      <w:pPr>
        <w:pStyle w:val="ListParagraph"/>
        <w:numPr>
          <w:ilvl w:val="1"/>
          <w:numId w:val="26"/>
        </w:numPr>
        <w:spacing w:after="0" w:line="240" w:lineRule="auto"/>
      </w:pPr>
      <w:r w:rsidRPr="00A022AD">
        <w:t xml:space="preserve">For the “Key” fields, select the values from the left hand side which, when queried, return a unique record.  E.g. – Warehouse and Item </w:t>
      </w:r>
    </w:p>
    <w:p w14:paraId="79E0FD4C" w14:textId="77777777" w:rsidR="00A022AD" w:rsidRPr="00A022AD" w:rsidRDefault="00A022AD" w:rsidP="00DE0C00">
      <w:pPr>
        <w:pStyle w:val="ListParagraph"/>
        <w:keepNext/>
        <w:spacing w:after="0" w:line="240" w:lineRule="auto"/>
        <w:ind w:left="1080"/>
        <w:jc w:val="center"/>
      </w:pPr>
      <w:r w:rsidRPr="00A022AD">
        <w:rPr>
          <w:noProof/>
          <w:lang w:val="en-US"/>
        </w:rPr>
        <w:drawing>
          <wp:inline distT="0" distB="0" distL="0" distR="0" wp14:anchorId="723F71D0" wp14:editId="06FE34DF">
            <wp:extent cx="3312647" cy="178621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14412" cy="1787162"/>
                    </a:xfrm>
                    <a:prstGeom prst="rect">
                      <a:avLst/>
                    </a:prstGeom>
                  </pic:spPr>
                </pic:pic>
              </a:graphicData>
            </a:graphic>
          </wp:inline>
        </w:drawing>
      </w:r>
    </w:p>
    <w:p w14:paraId="47625162" w14:textId="77777777" w:rsidR="00A022AD" w:rsidRPr="00A022AD" w:rsidRDefault="00A022AD" w:rsidP="00DE0C00">
      <w:pPr>
        <w:pStyle w:val="Caption"/>
        <w:ind w:left="1080"/>
        <w:jc w:val="center"/>
        <w:rPr>
          <w:sz w:val="21"/>
          <w:szCs w:val="21"/>
        </w:rPr>
      </w:pPr>
      <w:r w:rsidRPr="00A022AD">
        <w:rPr>
          <w:sz w:val="21"/>
          <w:szCs w:val="21"/>
        </w:rPr>
        <w:t xml:space="preserve">Figure </w:t>
      </w:r>
      <w:r w:rsidRPr="00A022AD">
        <w:rPr>
          <w:sz w:val="21"/>
          <w:szCs w:val="21"/>
        </w:rPr>
        <w:fldChar w:fldCharType="begin"/>
      </w:r>
      <w:r w:rsidRPr="00A022AD">
        <w:rPr>
          <w:sz w:val="21"/>
          <w:szCs w:val="21"/>
        </w:rPr>
        <w:instrText xml:space="preserve"> SEQ Figure \* ARABIC </w:instrText>
      </w:r>
      <w:r w:rsidRPr="00A022AD">
        <w:rPr>
          <w:sz w:val="21"/>
          <w:szCs w:val="21"/>
        </w:rPr>
        <w:fldChar w:fldCharType="separate"/>
      </w:r>
      <w:r w:rsidR="000E6529">
        <w:rPr>
          <w:noProof/>
          <w:sz w:val="21"/>
          <w:szCs w:val="21"/>
        </w:rPr>
        <w:t>9</w:t>
      </w:r>
      <w:r w:rsidRPr="00A022AD">
        <w:rPr>
          <w:sz w:val="21"/>
          <w:szCs w:val="21"/>
        </w:rPr>
        <w:fldChar w:fldCharType="end"/>
      </w:r>
      <w:r w:rsidRPr="00A022AD">
        <w:rPr>
          <w:sz w:val="21"/>
          <w:szCs w:val="21"/>
        </w:rPr>
        <w:t xml:space="preserve"> - View Personalization Details: Key</w:t>
      </w:r>
    </w:p>
    <w:p w14:paraId="21D8F159" w14:textId="77777777" w:rsidR="00A022AD" w:rsidRPr="00A022AD" w:rsidRDefault="00A022AD" w:rsidP="00785A03">
      <w:pPr>
        <w:pStyle w:val="ListParagraph"/>
        <w:numPr>
          <w:ilvl w:val="1"/>
          <w:numId w:val="26"/>
        </w:numPr>
        <w:spacing w:after="0" w:line="240" w:lineRule="auto"/>
      </w:pPr>
      <w:r w:rsidRPr="00A022AD">
        <w:t>For the “Main Context” fields, select the “Key” fields that should be displayed.  “Key” fields cannot be listed in both “Main” and “Key”.</w:t>
      </w:r>
    </w:p>
    <w:p w14:paraId="1AAFA785" w14:textId="77777777" w:rsidR="00A022AD" w:rsidRPr="00A022AD" w:rsidRDefault="00A022AD" w:rsidP="00DE0C00">
      <w:pPr>
        <w:pStyle w:val="ListParagraph"/>
        <w:keepNext/>
        <w:spacing w:after="0" w:line="240" w:lineRule="auto"/>
        <w:ind w:left="1080"/>
        <w:jc w:val="center"/>
      </w:pPr>
      <w:r w:rsidRPr="00A022AD">
        <w:rPr>
          <w:noProof/>
          <w:lang w:val="en-US"/>
        </w:rPr>
        <w:drawing>
          <wp:inline distT="0" distB="0" distL="0" distR="0" wp14:anchorId="613F0FAC" wp14:editId="4B493052">
            <wp:extent cx="3173560" cy="1872604"/>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72099" cy="1871742"/>
                    </a:xfrm>
                    <a:prstGeom prst="rect">
                      <a:avLst/>
                    </a:prstGeom>
                  </pic:spPr>
                </pic:pic>
              </a:graphicData>
            </a:graphic>
          </wp:inline>
        </w:drawing>
      </w:r>
    </w:p>
    <w:p w14:paraId="0AD00606" w14:textId="68BBD218" w:rsidR="00A022AD" w:rsidRPr="00A022AD" w:rsidRDefault="00A022AD" w:rsidP="00DE0C00">
      <w:pPr>
        <w:pStyle w:val="Caption"/>
        <w:ind w:left="1080"/>
        <w:jc w:val="center"/>
        <w:rPr>
          <w:sz w:val="21"/>
          <w:szCs w:val="21"/>
        </w:rPr>
      </w:pPr>
      <w:r w:rsidRPr="00A022AD">
        <w:rPr>
          <w:sz w:val="21"/>
          <w:szCs w:val="21"/>
        </w:rPr>
        <w:t xml:space="preserve">Figure </w:t>
      </w:r>
      <w:r w:rsidRPr="00A022AD">
        <w:rPr>
          <w:sz w:val="21"/>
          <w:szCs w:val="21"/>
        </w:rPr>
        <w:fldChar w:fldCharType="begin"/>
      </w:r>
      <w:r w:rsidRPr="00A022AD">
        <w:rPr>
          <w:sz w:val="21"/>
          <w:szCs w:val="21"/>
        </w:rPr>
        <w:instrText xml:space="preserve"> SEQ Figure \* ARABIC </w:instrText>
      </w:r>
      <w:r w:rsidRPr="00A022AD">
        <w:rPr>
          <w:sz w:val="21"/>
          <w:szCs w:val="21"/>
        </w:rPr>
        <w:fldChar w:fldCharType="separate"/>
      </w:r>
      <w:r w:rsidR="000E6529">
        <w:rPr>
          <w:noProof/>
          <w:sz w:val="21"/>
          <w:szCs w:val="21"/>
        </w:rPr>
        <w:t>10</w:t>
      </w:r>
      <w:r w:rsidRPr="00A022AD">
        <w:rPr>
          <w:sz w:val="21"/>
          <w:szCs w:val="21"/>
        </w:rPr>
        <w:fldChar w:fldCharType="end"/>
      </w:r>
      <w:r w:rsidRPr="00A022AD">
        <w:rPr>
          <w:sz w:val="21"/>
          <w:szCs w:val="21"/>
        </w:rPr>
        <w:t xml:space="preserve"> - View Personalization Details: Main Context</w:t>
      </w:r>
    </w:p>
    <w:p w14:paraId="6983C2DC" w14:textId="77777777" w:rsidR="00A022AD" w:rsidRPr="00A022AD" w:rsidRDefault="00A022AD" w:rsidP="00785A03">
      <w:pPr>
        <w:pStyle w:val="ListParagraph"/>
        <w:numPr>
          <w:ilvl w:val="1"/>
          <w:numId w:val="26"/>
        </w:numPr>
        <w:spacing w:after="200" w:line="276" w:lineRule="auto"/>
      </w:pPr>
      <w:r w:rsidRPr="00A022AD">
        <w:t>For the “Main” or additional category (e.g. – Item Extended Descriptions) fields, select the fields that should be displayed.  Note that fields selected cannot exist in both “Key” and “Main”.</w:t>
      </w:r>
    </w:p>
    <w:p w14:paraId="7ED751FA" w14:textId="77777777" w:rsidR="00A022AD" w:rsidRPr="00A022AD" w:rsidRDefault="00A022AD" w:rsidP="00DE0C00">
      <w:pPr>
        <w:pStyle w:val="ListParagraph"/>
        <w:keepNext/>
        <w:spacing w:after="0"/>
        <w:ind w:left="1080"/>
        <w:jc w:val="center"/>
      </w:pPr>
      <w:r w:rsidRPr="00A022AD">
        <w:rPr>
          <w:noProof/>
          <w:lang w:val="en-US"/>
        </w:rPr>
        <w:drawing>
          <wp:inline distT="0" distB="0" distL="0" distR="0" wp14:anchorId="51CF96C6" wp14:editId="23D813BB">
            <wp:extent cx="3016973" cy="17953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1609" cy="1798115"/>
                    </a:xfrm>
                    <a:prstGeom prst="rect">
                      <a:avLst/>
                    </a:prstGeom>
                  </pic:spPr>
                </pic:pic>
              </a:graphicData>
            </a:graphic>
          </wp:inline>
        </w:drawing>
      </w:r>
    </w:p>
    <w:p w14:paraId="2570DEC8" w14:textId="77777777" w:rsidR="00A022AD" w:rsidRPr="00A022AD" w:rsidRDefault="00A022AD" w:rsidP="00DE0C00">
      <w:pPr>
        <w:pStyle w:val="Caption"/>
        <w:spacing w:after="0"/>
        <w:ind w:left="1080"/>
        <w:jc w:val="center"/>
        <w:rPr>
          <w:sz w:val="21"/>
          <w:szCs w:val="21"/>
        </w:rPr>
      </w:pPr>
      <w:r w:rsidRPr="00A022AD">
        <w:rPr>
          <w:sz w:val="21"/>
          <w:szCs w:val="21"/>
        </w:rPr>
        <w:t xml:space="preserve">Figure </w:t>
      </w:r>
      <w:r w:rsidRPr="00A022AD">
        <w:rPr>
          <w:sz w:val="21"/>
          <w:szCs w:val="21"/>
        </w:rPr>
        <w:fldChar w:fldCharType="begin"/>
      </w:r>
      <w:r w:rsidRPr="00A022AD">
        <w:rPr>
          <w:sz w:val="21"/>
          <w:szCs w:val="21"/>
        </w:rPr>
        <w:instrText xml:space="preserve"> SEQ Figure \* ARABIC </w:instrText>
      </w:r>
      <w:r w:rsidRPr="00A022AD">
        <w:rPr>
          <w:sz w:val="21"/>
          <w:szCs w:val="21"/>
        </w:rPr>
        <w:fldChar w:fldCharType="separate"/>
      </w:r>
      <w:r w:rsidR="000E6529">
        <w:rPr>
          <w:noProof/>
          <w:sz w:val="21"/>
          <w:szCs w:val="21"/>
        </w:rPr>
        <w:t>11</w:t>
      </w:r>
      <w:r w:rsidRPr="00A022AD">
        <w:rPr>
          <w:sz w:val="21"/>
          <w:szCs w:val="21"/>
        </w:rPr>
        <w:fldChar w:fldCharType="end"/>
      </w:r>
      <w:r w:rsidRPr="00A022AD">
        <w:rPr>
          <w:sz w:val="21"/>
          <w:szCs w:val="21"/>
        </w:rPr>
        <w:t xml:space="preserve"> - View Personalization Details: Main</w:t>
      </w:r>
    </w:p>
    <w:p w14:paraId="761F54FA" w14:textId="77777777" w:rsidR="00A022AD" w:rsidRPr="00A022AD" w:rsidRDefault="00A022AD" w:rsidP="00785A03">
      <w:pPr>
        <w:pStyle w:val="ListParagraph"/>
        <w:numPr>
          <w:ilvl w:val="0"/>
          <w:numId w:val="26"/>
        </w:numPr>
        <w:spacing w:after="200" w:line="276" w:lineRule="auto"/>
      </w:pPr>
      <w:r w:rsidRPr="00A022AD">
        <w:t xml:space="preserve">View Personalize Options – This is used to determine the behavior of the view </w:t>
      </w:r>
    </w:p>
    <w:p w14:paraId="2B0BEF1C" w14:textId="77777777" w:rsidR="00A022AD" w:rsidRPr="00A022AD" w:rsidRDefault="00A022AD" w:rsidP="00785A03">
      <w:pPr>
        <w:pStyle w:val="ListParagraph"/>
        <w:numPr>
          <w:ilvl w:val="1"/>
          <w:numId w:val="26"/>
        </w:numPr>
        <w:spacing w:after="200" w:line="276" w:lineRule="auto"/>
      </w:pPr>
      <w:r w:rsidRPr="00A022AD">
        <w:lastRenderedPageBreak/>
        <w:t>Number of Rows per Page – This setting will determine how many search results are displayed in the grid per page.  User Default will use the value set for the user performing the search.  Default is 10.</w:t>
      </w:r>
    </w:p>
    <w:p w14:paraId="03E0DB6B" w14:textId="77777777" w:rsidR="00A022AD" w:rsidRPr="00A022AD" w:rsidRDefault="00A022AD" w:rsidP="00785A03">
      <w:pPr>
        <w:pStyle w:val="ListParagraph"/>
        <w:numPr>
          <w:ilvl w:val="1"/>
          <w:numId w:val="26"/>
        </w:numPr>
        <w:spacing w:after="200" w:line="276" w:lineRule="auto"/>
      </w:pPr>
      <w:r w:rsidRPr="00A022AD">
        <w:t>Maximum Number of Rows to Retrieve – This setting will determine the maximum number of rows to display in the search results when the user clicks on “Show All”.  Defaults to 400.</w:t>
      </w:r>
    </w:p>
    <w:p w14:paraId="644E4DF8" w14:textId="77777777" w:rsidR="00A022AD" w:rsidRPr="00A022AD" w:rsidRDefault="00A022AD" w:rsidP="00785A03">
      <w:pPr>
        <w:pStyle w:val="ListParagraph"/>
        <w:numPr>
          <w:ilvl w:val="1"/>
          <w:numId w:val="26"/>
        </w:numPr>
        <w:spacing w:after="200" w:line="276" w:lineRule="auto"/>
      </w:pPr>
      <w:r w:rsidRPr="00A022AD">
        <w:t>Related Resource Group – The resources assigned to the resource group are displayed in the related resource bar in the details page.</w:t>
      </w:r>
    </w:p>
    <w:p w14:paraId="2B12027B" w14:textId="77777777" w:rsidR="00A022AD" w:rsidRPr="00A022AD" w:rsidRDefault="00A022AD" w:rsidP="00785A03">
      <w:pPr>
        <w:pStyle w:val="ListParagraph"/>
        <w:numPr>
          <w:ilvl w:val="1"/>
          <w:numId w:val="26"/>
        </w:numPr>
        <w:spacing w:after="200" w:line="276" w:lineRule="auto"/>
      </w:pPr>
      <w:r w:rsidRPr="00A022AD">
        <w:t>Automatically Perform a Search When the Number of Rows is Less Than – When the total records in the view is less than this number, they will be displayed in the Search Results grid automatically.  Default is 10.</w:t>
      </w:r>
    </w:p>
    <w:p w14:paraId="6CF5E4EC" w14:textId="77777777" w:rsidR="00A022AD" w:rsidRPr="00A022AD" w:rsidRDefault="00A022AD" w:rsidP="00785A03">
      <w:pPr>
        <w:pStyle w:val="ListParagraph"/>
        <w:numPr>
          <w:ilvl w:val="1"/>
          <w:numId w:val="26"/>
        </w:numPr>
        <w:spacing w:after="200" w:line="276" w:lineRule="auto"/>
      </w:pPr>
      <w:r w:rsidRPr="00A022AD">
        <w:t>Automatically Perform a Search When You Enter Criteria – Set to Yes to trigger the search automatically as soon as the user tabs out of a criteria field.  Default is No.  This should not be changed.</w:t>
      </w:r>
    </w:p>
    <w:p w14:paraId="305C3370" w14:textId="77777777" w:rsidR="00A022AD" w:rsidRPr="00A022AD" w:rsidRDefault="00A022AD" w:rsidP="00785A03">
      <w:pPr>
        <w:pStyle w:val="ListParagraph"/>
        <w:numPr>
          <w:ilvl w:val="1"/>
          <w:numId w:val="26"/>
        </w:numPr>
        <w:spacing w:after="200" w:line="276" w:lineRule="auto"/>
      </w:pPr>
      <w:r w:rsidRPr="00A022AD">
        <w:t>When a Search Finds a Single Row – When a search would return only a single record, the application can either display the single result in a grid, or can go directly to the record details.</w:t>
      </w:r>
    </w:p>
    <w:p w14:paraId="5C2E1359" w14:textId="77777777" w:rsidR="00A022AD" w:rsidRPr="00A022AD" w:rsidRDefault="00A022AD" w:rsidP="00785A03">
      <w:pPr>
        <w:pStyle w:val="ListParagraph"/>
        <w:numPr>
          <w:ilvl w:val="1"/>
          <w:numId w:val="26"/>
        </w:numPr>
        <w:spacing w:after="200" w:line="276" w:lineRule="auto"/>
      </w:pPr>
      <w:r w:rsidRPr="00A022AD">
        <w:t xml:space="preserve">Record Creation – Alters behavior around record creation, allowing for record creation to be done in a single step, or two steps.  </w:t>
      </w:r>
    </w:p>
    <w:p w14:paraId="6EA917FE" w14:textId="77777777" w:rsidR="00A022AD" w:rsidRPr="00A022AD" w:rsidRDefault="00A022AD" w:rsidP="00785A03">
      <w:pPr>
        <w:pStyle w:val="ListParagraph"/>
        <w:numPr>
          <w:ilvl w:val="2"/>
          <w:numId w:val="26"/>
        </w:numPr>
        <w:spacing w:after="200" w:line="276" w:lineRule="auto"/>
      </w:pPr>
      <w:r w:rsidRPr="00A022AD">
        <w:t>Enter Key and Go to Main Details, where the record is created in two steps;</w:t>
      </w:r>
    </w:p>
    <w:p w14:paraId="680A633B" w14:textId="77777777" w:rsidR="00A022AD" w:rsidRPr="00A022AD" w:rsidRDefault="00A022AD" w:rsidP="00785A03">
      <w:pPr>
        <w:pStyle w:val="ListParagraph"/>
        <w:numPr>
          <w:ilvl w:val="2"/>
          <w:numId w:val="26"/>
        </w:numPr>
        <w:spacing w:after="200" w:line="276" w:lineRule="auto"/>
      </w:pPr>
      <w:r w:rsidRPr="00A022AD">
        <w:t>Enter Key and Save, where the record is created in a single step;</w:t>
      </w:r>
    </w:p>
    <w:p w14:paraId="718DC74A" w14:textId="77777777" w:rsidR="00A022AD" w:rsidRPr="00A022AD" w:rsidRDefault="00A022AD" w:rsidP="00785A03">
      <w:pPr>
        <w:pStyle w:val="ListParagraph"/>
        <w:numPr>
          <w:ilvl w:val="2"/>
          <w:numId w:val="26"/>
        </w:numPr>
        <w:spacing w:after="200" w:line="276" w:lineRule="auto"/>
      </w:pPr>
      <w:r w:rsidRPr="00A022AD">
        <w:t>Enter Key, Save and Go to Main Details, where the record is created in a single step and remains in modification mode;</w:t>
      </w:r>
    </w:p>
    <w:p w14:paraId="6723618F" w14:textId="77777777" w:rsidR="00A022AD" w:rsidRPr="00A022AD" w:rsidRDefault="00A022AD" w:rsidP="00A022AD">
      <w:pPr>
        <w:pStyle w:val="ListParagraph"/>
        <w:ind w:left="1800"/>
        <w:rPr>
          <w:noProof/>
        </w:rPr>
      </w:pPr>
    </w:p>
    <w:p w14:paraId="53629892" w14:textId="77777777" w:rsidR="00A022AD" w:rsidRPr="00A022AD" w:rsidRDefault="00A022AD" w:rsidP="00DE0C00">
      <w:pPr>
        <w:pStyle w:val="ListParagraph"/>
        <w:keepNext/>
        <w:jc w:val="center"/>
      </w:pPr>
      <w:r w:rsidRPr="00A022AD">
        <w:rPr>
          <w:noProof/>
          <w:lang w:val="en-US"/>
        </w:rPr>
        <w:drawing>
          <wp:inline distT="0" distB="0" distL="0" distR="0" wp14:anchorId="3379B2B1" wp14:editId="5EC90E42">
            <wp:extent cx="3838290" cy="170754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37561" cy="1707223"/>
                    </a:xfrm>
                    <a:prstGeom prst="rect">
                      <a:avLst/>
                    </a:prstGeom>
                  </pic:spPr>
                </pic:pic>
              </a:graphicData>
            </a:graphic>
          </wp:inline>
        </w:drawing>
      </w:r>
    </w:p>
    <w:p w14:paraId="0883E8EB" w14:textId="77777777" w:rsidR="00A022AD" w:rsidRDefault="00A022AD" w:rsidP="00DE0C00">
      <w:pPr>
        <w:pStyle w:val="Caption"/>
        <w:ind w:firstLine="720"/>
        <w:jc w:val="center"/>
        <w:rPr>
          <w:sz w:val="21"/>
          <w:szCs w:val="21"/>
        </w:rPr>
      </w:pPr>
      <w:r w:rsidRPr="00A022AD">
        <w:rPr>
          <w:sz w:val="21"/>
          <w:szCs w:val="21"/>
        </w:rPr>
        <w:t xml:space="preserve">Figure </w:t>
      </w:r>
      <w:r w:rsidRPr="00A022AD">
        <w:rPr>
          <w:sz w:val="21"/>
          <w:szCs w:val="21"/>
        </w:rPr>
        <w:fldChar w:fldCharType="begin"/>
      </w:r>
      <w:r w:rsidRPr="00A022AD">
        <w:rPr>
          <w:sz w:val="21"/>
          <w:szCs w:val="21"/>
        </w:rPr>
        <w:instrText xml:space="preserve"> SEQ Figure \* ARABIC </w:instrText>
      </w:r>
      <w:r w:rsidRPr="00A022AD">
        <w:rPr>
          <w:sz w:val="21"/>
          <w:szCs w:val="21"/>
        </w:rPr>
        <w:fldChar w:fldCharType="separate"/>
      </w:r>
      <w:r w:rsidR="000E6529">
        <w:rPr>
          <w:noProof/>
          <w:sz w:val="21"/>
          <w:szCs w:val="21"/>
        </w:rPr>
        <w:t>12</w:t>
      </w:r>
      <w:r w:rsidRPr="00A022AD">
        <w:rPr>
          <w:sz w:val="21"/>
          <w:szCs w:val="21"/>
        </w:rPr>
        <w:fldChar w:fldCharType="end"/>
      </w:r>
      <w:r w:rsidRPr="00A022AD">
        <w:rPr>
          <w:sz w:val="21"/>
          <w:szCs w:val="21"/>
        </w:rPr>
        <w:t xml:space="preserve"> - View Personalization Options</w:t>
      </w:r>
    </w:p>
    <w:p w14:paraId="3EE607D3" w14:textId="77777777" w:rsidR="006142D6" w:rsidRPr="006142D6" w:rsidRDefault="006142D6" w:rsidP="006142D6"/>
    <w:p w14:paraId="2CF79C8B" w14:textId="72D1FA47" w:rsidR="00514FCA" w:rsidRDefault="006D656A" w:rsidP="00D2093A">
      <w:pPr>
        <w:pStyle w:val="Heading1"/>
      </w:pPr>
      <w:bookmarkStart w:id="18" w:name="_Sections"/>
      <w:bookmarkEnd w:id="18"/>
      <w:r>
        <w:t xml:space="preserve">KDC </w:t>
      </w:r>
      <w:r w:rsidR="00514FCA">
        <w:t>Sections</w:t>
      </w:r>
    </w:p>
    <w:p w14:paraId="625BD499" w14:textId="1FF6A055" w:rsidR="004F061F" w:rsidRDefault="004F061F" w:rsidP="004F061F">
      <w:pPr>
        <w:jc w:val="both"/>
      </w:pPr>
      <w:r>
        <w:t xml:space="preserve">Sections define how WMS outbound process is governed. </w:t>
      </w:r>
      <w:r w:rsidRPr="003C3FC3">
        <w:t>Sections</w:t>
      </w:r>
      <w:r w:rsidR="003B04E9">
        <w:t xml:space="preserve"> and</w:t>
      </w:r>
      <w:r>
        <w:t xml:space="preserve"> warehouse search paths are closely related. A </w:t>
      </w:r>
      <w:r>
        <w:rPr>
          <w:i/>
        </w:rPr>
        <w:t>Section</w:t>
      </w:r>
      <w:r>
        <w:t xml:space="preserve"> defines a series of locations that, for outbound order planning </w:t>
      </w:r>
      <w:r w:rsidR="003B04E9">
        <w:t>and</w:t>
      </w:r>
      <w:r>
        <w:t xml:space="preserve"> replenishment purposes, are considered “equally good to pick from”. The </w:t>
      </w:r>
      <w:r w:rsidR="00CB280A">
        <w:t>search</w:t>
      </w:r>
      <w:r>
        <w:t xml:space="preserve"> path identifies the system path to find product for pick and replenishment.</w:t>
      </w:r>
    </w:p>
    <w:p w14:paraId="08C44B36" w14:textId="565CA3D4" w:rsidR="004F061F" w:rsidRDefault="004F061F" w:rsidP="004F061F">
      <w:pPr>
        <w:jc w:val="both"/>
      </w:pPr>
      <w:r>
        <w:t xml:space="preserve">As suggested by Tecsys the standard types of sections should cover most typical warehouses scenarios below as applied to LDB business. </w:t>
      </w:r>
    </w:p>
    <w:p w14:paraId="4CAAF075" w14:textId="77777777" w:rsidR="004F061F" w:rsidRPr="004F061F" w:rsidRDefault="004F061F" w:rsidP="00AD30ED">
      <w:pPr>
        <w:numPr>
          <w:ilvl w:val="0"/>
          <w:numId w:val="1"/>
        </w:numPr>
        <w:tabs>
          <w:tab w:val="clear" w:pos="360"/>
          <w:tab w:val="num" w:pos="720"/>
        </w:tabs>
        <w:spacing w:after="0" w:line="240" w:lineRule="auto"/>
        <w:ind w:left="720"/>
        <w:jc w:val="both"/>
      </w:pPr>
      <w:r w:rsidRPr="004F061F">
        <w:t xml:space="preserve">PCD, Potential Cross-dock </w:t>
      </w:r>
    </w:p>
    <w:p w14:paraId="54D78A40" w14:textId="77777777" w:rsidR="004F061F" w:rsidRPr="004F061F" w:rsidRDefault="004F061F" w:rsidP="00AD30ED">
      <w:pPr>
        <w:numPr>
          <w:ilvl w:val="0"/>
          <w:numId w:val="1"/>
        </w:numPr>
        <w:tabs>
          <w:tab w:val="clear" w:pos="360"/>
          <w:tab w:val="num" w:pos="720"/>
        </w:tabs>
        <w:spacing w:after="0" w:line="240" w:lineRule="auto"/>
        <w:ind w:left="720"/>
        <w:jc w:val="both"/>
      </w:pPr>
      <w:r w:rsidRPr="004F061F">
        <w:t>Pick</w:t>
      </w:r>
    </w:p>
    <w:p w14:paraId="6BDF999B" w14:textId="77777777" w:rsidR="004F061F" w:rsidRPr="004F061F" w:rsidRDefault="004F061F" w:rsidP="00AD30ED">
      <w:pPr>
        <w:numPr>
          <w:ilvl w:val="0"/>
          <w:numId w:val="1"/>
        </w:numPr>
        <w:tabs>
          <w:tab w:val="clear" w:pos="360"/>
          <w:tab w:val="num" w:pos="720"/>
        </w:tabs>
        <w:spacing w:after="0" w:line="240" w:lineRule="auto"/>
        <w:ind w:left="720"/>
        <w:jc w:val="both"/>
      </w:pPr>
      <w:r w:rsidRPr="004F061F">
        <w:t>Fast Moving Pallet</w:t>
      </w:r>
    </w:p>
    <w:p w14:paraId="7C14BFC6" w14:textId="77777777" w:rsidR="004F061F" w:rsidRPr="004F061F" w:rsidRDefault="004F061F" w:rsidP="00AD30ED">
      <w:pPr>
        <w:numPr>
          <w:ilvl w:val="0"/>
          <w:numId w:val="1"/>
        </w:numPr>
        <w:tabs>
          <w:tab w:val="clear" w:pos="360"/>
          <w:tab w:val="num" w:pos="720"/>
        </w:tabs>
        <w:spacing w:after="0" w:line="240" w:lineRule="auto"/>
        <w:ind w:left="720"/>
        <w:jc w:val="both"/>
      </w:pPr>
      <w:r w:rsidRPr="004F061F">
        <w:t>Long Term Storage</w:t>
      </w:r>
    </w:p>
    <w:p w14:paraId="430E017F" w14:textId="77777777" w:rsidR="004F061F" w:rsidRPr="004F061F" w:rsidRDefault="004F061F" w:rsidP="00AD30ED">
      <w:pPr>
        <w:numPr>
          <w:ilvl w:val="0"/>
          <w:numId w:val="1"/>
        </w:numPr>
        <w:tabs>
          <w:tab w:val="clear" w:pos="360"/>
          <w:tab w:val="num" w:pos="720"/>
        </w:tabs>
        <w:spacing w:after="0" w:line="240" w:lineRule="auto"/>
        <w:ind w:left="720"/>
        <w:jc w:val="both"/>
      </w:pPr>
      <w:r w:rsidRPr="004F061F">
        <w:t>High Volume Replenishment (from)</w:t>
      </w:r>
    </w:p>
    <w:p w14:paraId="0B5C34A4" w14:textId="77777777" w:rsidR="004F061F" w:rsidRPr="004F061F" w:rsidRDefault="004F061F" w:rsidP="00AD30ED">
      <w:pPr>
        <w:numPr>
          <w:ilvl w:val="0"/>
          <w:numId w:val="1"/>
        </w:numPr>
        <w:tabs>
          <w:tab w:val="clear" w:pos="360"/>
          <w:tab w:val="num" w:pos="720"/>
        </w:tabs>
        <w:spacing w:after="0" w:line="240" w:lineRule="auto"/>
        <w:ind w:left="720"/>
        <w:jc w:val="both"/>
      </w:pPr>
      <w:r w:rsidRPr="004F061F">
        <w:t>Customer Specific Product</w:t>
      </w:r>
    </w:p>
    <w:p w14:paraId="6B5C2056" w14:textId="77777777" w:rsidR="004F061F" w:rsidRDefault="004F061F" w:rsidP="004F061F">
      <w:pPr>
        <w:jc w:val="both"/>
      </w:pPr>
    </w:p>
    <w:p w14:paraId="1CFA4D59" w14:textId="42F5D6DC" w:rsidR="007B1177" w:rsidRDefault="007B1177" w:rsidP="004F061F">
      <w:pPr>
        <w:jc w:val="both"/>
      </w:pPr>
      <w:r>
        <w:lastRenderedPageBreak/>
        <w:t>Section Naming Convention</w:t>
      </w:r>
    </w:p>
    <w:p w14:paraId="6C407D67" w14:textId="2EF79E1A" w:rsidR="007B1177" w:rsidRDefault="007B1177" w:rsidP="00B63AF9">
      <w:pPr>
        <w:pStyle w:val="ListParagraph"/>
        <w:numPr>
          <w:ilvl w:val="0"/>
          <w:numId w:val="15"/>
        </w:numPr>
        <w:jc w:val="both"/>
      </w:pPr>
      <w:r>
        <w:t>S + grouping of location</w:t>
      </w:r>
    </w:p>
    <w:p w14:paraId="26A93019" w14:textId="77777777" w:rsidR="00F75718" w:rsidRDefault="004F061F" w:rsidP="004F061F">
      <w:pPr>
        <w:jc w:val="both"/>
      </w:pPr>
      <w:r w:rsidRPr="004416F3">
        <w:t>Sectio</w:t>
      </w:r>
      <w:r w:rsidR="00F75718">
        <w:t>ns defined for the warehouse have the objective to breakdown the warehouse in logical sections such as:</w:t>
      </w:r>
    </w:p>
    <w:p w14:paraId="6E2C06EC" w14:textId="77777777" w:rsidR="00F75718" w:rsidRDefault="00F75718" w:rsidP="00B63AF9">
      <w:pPr>
        <w:pStyle w:val="ListParagraph"/>
        <w:numPr>
          <w:ilvl w:val="0"/>
          <w:numId w:val="15"/>
        </w:numPr>
        <w:jc w:val="both"/>
      </w:pPr>
      <w:r>
        <w:t>Bottle Pick</w:t>
      </w:r>
    </w:p>
    <w:p w14:paraId="14797CF3" w14:textId="77777777" w:rsidR="00F75718" w:rsidRDefault="00F75718" w:rsidP="00B63AF9">
      <w:pPr>
        <w:pStyle w:val="ListParagraph"/>
        <w:numPr>
          <w:ilvl w:val="0"/>
          <w:numId w:val="15"/>
        </w:numPr>
        <w:jc w:val="both"/>
      </w:pPr>
      <w:r>
        <w:t>NSWP</w:t>
      </w:r>
    </w:p>
    <w:p w14:paraId="7DFB21B8" w14:textId="77777777" w:rsidR="00E03D97" w:rsidRDefault="00F75718" w:rsidP="00B63AF9">
      <w:pPr>
        <w:pStyle w:val="ListParagraph"/>
        <w:numPr>
          <w:ilvl w:val="0"/>
          <w:numId w:val="15"/>
        </w:numPr>
        <w:jc w:val="both"/>
      </w:pPr>
      <w:r>
        <w:t>Promo</w:t>
      </w:r>
    </w:p>
    <w:p w14:paraId="547C13B8" w14:textId="370D5CC0" w:rsidR="00C165D8" w:rsidRDefault="00C165D8" w:rsidP="00B63AF9">
      <w:pPr>
        <w:pStyle w:val="ListParagraph"/>
        <w:numPr>
          <w:ilvl w:val="0"/>
          <w:numId w:val="15"/>
        </w:numPr>
        <w:jc w:val="both"/>
      </w:pPr>
      <w:r>
        <w:t>Partials</w:t>
      </w:r>
    </w:p>
    <w:p w14:paraId="5504C94A" w14:textId="70755F1A" w:rsidR="004F061F" w:rsidRDefault="00E03D97" w:rsidP="00B63AF9">
      <w:pPr>
        <w:pStyle w:val="ListParagraph"/>
        <w:numPr>
          <w:ilvl w:val="0"/>
          <w:numId w:val="15"/>
        </w:numPr>
        <w:jc w:val="both"/>
      </w:pPr>
      <w:r>
        <w:t>No Pick</w:t>
      </w:r>
      <w:r w:rsidR="00F75718">
        <w:t xml:space="preserve">, </w:t>
      </w:r>
      <w:proofErr w:type="spellStart"/>
      <w:r w:rsidR="00F75718">
        <w:t>etc</w:t>
      </w:r>
      <w:proofErr w:type="spellEnd"/>
    </w:p>
    <w:p w14:paraId="4AD821D1" w14:textId="38EA6668" w:rsidR="0007319B" w:rsidRDefault="00EE499A" w:rsidP="009B7469">
      <w:pPr>
        <w:jc w:val="both"/>
      </w:pPr>
      <w:r>
        <w:t>Sections:</w:t>
      </w:r>
    </w:p>
    <w:tbl>
      <w:tblPr>
        <w:tblStyle w:val="LightList"/>
        <w:tblpPr w:leftFromText="180" w:rightFromText="180" w:vertAnchor="text" w:tblpY="1"/>
        <w:tblOverlap w:val="never"/>
        <w:tblW w:w="10620" w:type="dxa"/>
        <w:tblLook w:val="04A0" w:firstRow="1" w:lastRow="0" w:firstColumn="1" w:lastColumn="0" w:noHBand="0" w:noVBand="1"/>
      </w:tblPr>
      <w:tblGrid>
        <w:gridCol w:w="1239"/>
        <w:gridCol w:w="7311"/>
        <w:gridCol w:w="2070"/>
      </w:tblGrid>
      <w:tr w:rsidR="00AD30ED" w14:paraId="129171E9" w14:textId="77777777" w:rsidTr="00E95E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747634E2" w14:textId="77777777" w:rsidR="00AD30ED" w:rsidRDefault="00AD30ED" w:rsidP="00E95E06">
            <w:pPr>
              <w:jc w:val="both"/>
            </w:pPr>
            <w:r>
              <w:t>Section</w:t>
            </w:r>
          </w:p>
        </w:tc>
        <w:tc>
          <w:tcPr>
            <w:tcW w:w="7311" w:type="dxa"/>
          </w:tcPr>
          <w:p w14:paraId="75D7C6B9" w14:textId="77777777" w:rsidR="00AD30ED" w:rsidRDefault="00AD30ED" w:rsidP="00E95E06">
            <w:pPr>
              <w:jc w:val="both"/>
              <w:cnfStyle w:val="100000000000" w:firstRow="1" w:lastRow="0" w:firstColumn="0" w:lastColumn="0" w:oddVBand="0" w:evenVBand="0" w:oddHBand="0" w:evenHBand="0" w:firstRowFirstColumn="0" w:firstRowLastColumn="0" w:lastRowFirstColumn="0" w:lastRowLastColumn="0"/>
            </w:pPr>
            <w:r>
              <w:t>Explanation</w:t>
            </w:r>
          </w:p>
        </w:tc>
        <w:tc>
          <w:tcPr>
            <w:tcW w:w="2070" w:type="dxa"/>
          </w:tcPr>
          <w:p w14:paraId="71EFAB74" w14:textId="77777777" w:rsidR="00AD30ED" w:rsidRDefault="00AD30ED" w:rsidP="00E95E06">
            <w:pPr>
              <w:jc w:val="both"/>
              <w:cnfStyle w:val="100000000000" w:firstRow="1" w:lastRow="0" w:firstColumn="0" w:lastColumn="0" w:oddVBand="0" w:evenVBand="0" w:oddHBand="0" w:evenHBand="0" w:firstRowFirstColumn="0" w:firstRowLastColumn="0" w:lastRowFirstColumn="0" w:lastRowLastColumn="0"/>
            </w:pPr>
            <w:r>
              <w:t>Scenario</w:t>
            </w:r>
          </w:p>
        </w:tc>
      </w:tr>
      <w:tr w:rsidR="00AD30ED" w:rsidRPr="004F061F" w14:paraId="6FB728D2" w14:textId="77777777" w:rsidTr="00E95E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7D1C1522" w14:textId="77777777" w:rsidR="00AD30ED" w:rsidRPr="00CB280A" w:rsidRDefault="00AD30ED" w:rsidP="00E95E06">
            <w:pPr>
              <w:jc w:val="both"/>
              <w:rPr>
                <w:b w:val="0"/>
              </w:rPr>
            </w:pPr>
            <w:r w:rsidRPr="00CB280A">
              <w:rPr>
                <w:b w:val="0"/>
              </w:rPr>
              <w:t>S-CASEP</w:t>
            </w:r>
          </w:p>
        </w:tc>
        <w:tc>
          <w:tcPr>
            <w:tcW w:w="7311" w:type="dxa"/>
          </w:tcPr>
          <w:p w14:paraId="3963A805" w14:textId="6575FD03" w:rsidR="00AD30ED" w:rsidRPr="004F061F" w:rsidRDefault="00AD30ED" w:rsidP="00E95E06">
            <w:pPr>
              <w:jc w:val="both"/>
              <w:cnfStyle w:val="000000100000" w:firstRow="0" w:lastRow="0" w:firstColumn="0" w:lastColumn="0" w:oddVBand="0" w:evenVBand="0" w:oddHBand="1" w:evenHBand="0" w:firstRowFirstColumn="0" w:firstRowLastColumn="0" w:lastRowFirstColumn="0" w:lastRowLastColumn="0"/>
              <w:rPr>
                <w:bCs/>
              </w:rPr>
            </w:pPr>
            <w:r w:rsidRPr="004F061F">
              <w:rPr>
                <w:bCs/>
              </w:rPr>
              <w:t xml:space="preserve">Identifies all pick locations in warehouse for case pick, with the exception of pick locations  defined separately such </w:t>
            </w:r>
            <w:r w:rsidR="009D7421">
              <w:rPr>
                <w:bCs/>
              </w:rPr>
              <w:t>as bottle pick, e.g.</w:t>
            </w:r>
            <w:r>
              <w:rPr>
                <w:bCs/>
              </w:rPr>
              <w:t xml:space="preserve"> NSWP and PROMO </w:t>
            </w:r>
          </w:p>
        </w:tc>
        <w:tc>
          <w:tcPr>
            <w:tcW w:w="2070" w:type="dxa"/>
          </w:tcPr>
          <w:p w14:paraId="3F31AC98" w14:textId="77777777" w:rsidR="00AD30ED" w:rsidRPr="004F061F" w:rsidRDefault="00AD30ED" w:rsidP="00E95E06">
            <w:pPr>
              <w:jc w:val="both"/>
              <w:cnfStyle w:val="000000100000" w:firstRow="0" w:lastRow="0" w:firstColumn="0" w:lastColumn="0" w:oddVBand="0" w:evenVBand="0" w:oddHBand="1" w:evenHBand="0" w:firstRowFirstColumn="0" w:firstRowLastColumn="0" w:lastRowFirstColumn="0" w:lastRowLastColumn="0"/>
              <w:rPr>
                <w:bCs/>
              </w:rPr>
            </w:pPr>
            <w:r w:rsidRPr="004F061F">
              <w:rPr>
                <w:bCs/>
              </w:rPr>
              <w:t>Pick</w:t>
            </w:r>
          </w:p>
        </w:tc>
      </w:tr>
      <w:tr w:rsidR="00007DAD" w:rsidRPr="004F061F" w14:paraId="1A231A4C" w14:textId="77777777" w:rsidTr="003E0AA5">
        <w:tc>
          <w:tcPr>
            <w:cnfStyle w:val="001000000000" w:firstRow="0" w:lastRow="0" w:firstColumn="1" w:lastColumn="0" w:oddVBand="0" w:evenVBand="0" w:oddHBand="0" w:evenHBand="0" w:firstRowFirstColumn="0" w:firstRowLastColumn="0" w:lastRowFirstColumn="0" w:lastRowLastColumn="0"/>
            <w:tcW w:w="1239" w:type="dxa"/>
            <w:vAlign w:val="bottom"/>
          </w:tcPr>
          <w:p w14:paraId="6B05AFAB" w14:textId="1AF1601C" w:rsidR="00007DAD" w:rsidRPr="00E95E06" w:rsidRDefault="00007DAD" w:rsidP="00007DAD">
            <w:pPr>
              <w:jc w:val="both"/>
              <w:rPr>
                <w:b w:val="0"/>
              </w:rPr>
            </w:pPr>
            <w:r w:rsidRPr="00E95E06">
              <w:rPr>
                <w:b w:val="0"/>
              </w:rPr>
              <w:t>S-CASER</w:t>
            </w:r>
          </w:p>
        </w:tc>
        <w:tc>
          <w:tcPr>
            <w:tcW w:w="7311" w:type="dxa"/>
          </w:tcPr>
          <w:p w14:paraId="54311D38" w14:textId="2DCFA0BF" w:rsidR="00007DAD" w:rsidRPr="004F061F" w:rsidRDefault="00007DAD" w:rsidP="00007DAD">
            <w:pPr>
              <w:jc w:val="both"/>
              <w:cnfStyle w:val="000000000000" w:firstRow="0" w:lastRow="0" w:firstColumn="0" w:lastColumn="0" w:oddVBand="0" w:evenVBand="0" w:oddHBand="0" w:evenHBand="0" w:firstRowFirstColumn="0" w:firstRowLastColumn="0" w:lastRowFirstColumn="0" w:lastRowLastColumn="0"/>
              <w:rPr>
                <w:bCs/>
              </w:rPr>
            </w:pPr>
            <w:r w:rsidRPr="004F061F">
              <w:rPr>
                <w:bCs/>
              </w:rPr>
              <w:t xml:space="preserve">Identifies all </w:t>
            </w:r>
            <w:r>
              <w:rPr>
                <w:bCs/>
              </w:rPr>
              <w:t>reserve location</w:t>
            </w:r>
            <w:r w:rsidRPr="004F061F">
              <w:rPr>
                <w:bCs/>
              </w:rPr>
              <w:t xml:space="preserve"> in warehouse </w:t>
            </w:r>
          </w:p>
        </w:tc>
        <w:tc>
          <w:tcPr>
            <w:tcW w:w="2070" w:type="dxa"/>
          </w:tcPr>
          <w:p w14:paraId="7B3ACEF9" w14:textId="26B0A4BD" w:rsidR="00007DAD" w:rsidRPr="004F061F" w:rsidRDefault="00F15B68" w:rsidP="00007DAD">
            <w:pPr>
              <w:cnfStyle w:val="000000000000" w:firstRow="0" w:lastRow="0" w:firstColumn="0" w:lastColumn="0" w:oddVBand="0" w:evenVBand="0" w:oddHBand="0" w:evenHBand="0" w:firstRowFirstColumn="0" w:firstRowLastColumn="0" w:lastRowFirstColumn="0" w:lastRowLastColumn="0"/>
              <w:rPr>
                <w:bCs/>
              </w:rPr>
            </w:pPr>
            <w:r w:rsidRPr="004F061F">
              <w:rPr>
                <w:bCs/>
              </w:rPr>
              <w:t>Pick</w:t>
            </w:r>
          </w:p>
        </w:tc>
      </w:tr>
      <w:tr w:rsidR="00007DAD" w:rsidRPr="004F061F" w14:paraId="6855A237" w14:textId="77777777" w:rsidTr="003E0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vAlign w:val="bottom"/>
          </w:tcPr>
          <w:p w14:paraId="5A5E9B9B" w14:textId="3900D349" w:rsidR="00007DAD" w:rsidRPr="00E95E06" w:rsidRDefault="00007DAD" w:rsidP="00007DAD">
            <w:pPr>
              <w:jc w:val="both"/>
              <w:rPr>
                <w:b w:val="0"/>
              </w:rPr>
            </w:pPr>
            <w:r w:rsidRPr="00E95E06">
              <w:rPr>
                <w:b w:val="0"/>
              </w:rPr>
              <w:t>S-DOCK</w:t>
            </w:r>
          </w:p>
        </w:tc>
        <w:tc>
          <w:tcPr>
            <w:tcW w:w="7311" w:type="dxa"/>
          </w:tcPr>
          <w:p w14:paraId="7A846F22" w14:textId="50F0D2BD" w:rsidR="00007DAD" w:rsidRPr="004F061F" w:rsidRDefault="00007DAD" w:rsidP="00007DAD">
            <w:pPr>
              <w:jc w:val="both"/>
              <w:cnfStyle w:val="000000100000" w:firstRow="0" w:lastRow="0" w:firstColumn="0" w:lastColumn="0" w:oddVBand="0" w:evenVBand="0" w:oddHBand="1" w:evenHBand="0" w:firstRowFirstColumn="0" w:firstRowLastColumn="0" w:lastRowFirstColumn="0" w:lastRowLastColumn="0"/>
              <w:rPr>
                <w:bCs/>
              </w:rPr>
            </w:pPr>
            <w:r w:rsidRPr="004F061F">
              <w:rPr>
                <w:bCs/>
              </w:rPr>
              <w:t xml:space="preserve">Identifies all </w:t>
            </w:r>
            <w:r>
              <w:rPr>
                <w:bCs/>
              </w:rPr>
              <w:t>location</w:t>
            </w:r>
            <w:r w:rsidRPr="004F061F">
              <w:rPr>
                <w:bCs/>
              </w:rPr>
              <w:t xml:space="preserve"> </w:t>
            </w:r>
            <w:r>
              <w:rPr>
                <w:bCs/>
              </w:rPr>
              <w:t xml:space="preserve">by the </w:t>
            </w:r>
            <w:r w:rsidRPr="004F061F">
              <w:rPr>
                <w:bCs/>
              </w:rPr>
              <w:t xml:space="preserve">warehouse </w:t>
            </w:r>
            <w:r>
              <w:rPr>
                <w:bCs/>
              </w:rPr>
              <w:t>docks (shipping/receiving lanes)</w:t>
            </w:r>
          </w:p>
        </w:tc>
        <w:tc>
          <w:tcPr>
            <w:tcW w:w="2070" w:type="dxa"/>
          </w:tcPr>
          <w:p w14:paraId="45A865C9" w14:textId="61ACA898" w:rsidR="00007DAD" w:rsidRPr="004F061F" w:rsidRDefault="00F15B68" w:rsidP="00007DAD">
            <w:pPr>
              <w:cnfStyle w:val="000000100000" w:firstRow="0" w:lastRow="0" w:firstColumn="0" w:lastColumn="0" w:oddVBand="0" w:evenVBand="0" w:oddHBand="1" w:evenHBand="0" w:firstRowFirstColumn="0" w:firstRowLastColumn="0" w:lastRowFirstColumn="0" w:lastRowLastColumn="0"/>
              <w:rPr>
                <w:bCs/>
              </w:rPr>
            </w:pPr>
            <w:r>
              <w:rPr>
                <w:bCs/>
              </w:rPr>
              <w:t>Shipping/Receiving</w:t>
            </w:r>
          </w:p>
        </w:tc>
      </w:tr>
      <w:tr w:rsidR="00007DAD" w:rsidRPr="004F061F" w14:paraId="7FB9445E" w14:textId="77777777" w:rsidTr="003E0AA5">
        <w:tc>
          <w:tcPr>
            <w:cnfStyle w:val="001000000000" w:firstRow="0" w:lastRow="0" w:firstColumn="1" w:lastColumn="0" w:oddVBand="0" w:evenVBand="0" w:oddHBand="0" w:evenHBand="0" w:firstRowFirstColumn="0" w:firstRowLastColumn="0" w:lastRowFirstColumn="0" w:lastRowLastColumn="0"/>
            <w:tcW w:w="1239" w:type="dxa"/>
            <w:vAlign w:val="bottom"/>
          </w:tcPr>
          <w:p w14:paraId="38713D33" w14:textId="732E1B3E" w:rsidR="00007DAD" w:rsidRPr="00E95E06" w:rsidRDefault="0007319B" w:rsidP="00007DAD">
            <w:pPr>
              <w:jc w:val="both"/>
              <w:rPr>
                <w:b w:val="0"/>
              </w:rPr>
            </w:pPr>
            <w:r>
              <w:rPr>
                <w:b w:val="0"/>
              </w:rPr>
              <w:t>S-INVM</w:t>
            </w:r>
          </w:p>
        </w:tc>
        <w:tc>
          <w:tcPr>
            <w:tcW w:w="7311" w:type="dxa"/>
          </w:tcPr>
          <w:p w14:paraId="6B45B1DB" w14:textId="2FBFC3AA" w:rsidR="00007DAD" w:rsidRPr="004F061F" w:rsidRDefault="00F15B68" w:rsidP="00007DAD">
            <w:pPr>
              <w:jc w:val="both"/>
              <w:cnfStyle w:val="000000000000" w:firstRow="0" w:lastRow="0" w:firstColumn="0" w:lastColumn="0" w:oddVBand="0" w:evenVBand="0" w:oddHBand="0" w:evenHBand="0" w:firstRowFirstColumn="0" w:firstRowLastColumn="0" w:lastRowFirstColumn="0" w:lastRowLastColumn="0"/>
              <w:rPr>
                <w:bCs/>
              </w:rPr>
            </w:pPr>
            <w:r w:rsidRPr="004F061F">
              <w:rPr>
                <w:bCs/>
              </w:rPr>
              <w:t xml:space="preserve">Identifies all </w:t>
            </w:r>
            <w:r>
              <w:rPr>
                <w:bCs/>
              </w:rPr>
              <w:t xml:space="preserve">high value cage </w:t>
            </w:r>
            <w:r w:rsidRPr="004F061F">
              <w:rPr>
                <w:bCs/>
              </w:rPr>
              <w:t>p</w:t>
            </w:r>
            <w:r>
              <w:rPr>
                <w:bCs/>
              </w:rPr>
              <w:t>ick locations</w:t>
            </w:r>
          </w:p>
        </w:tc>
        <w:tc>
          <w:tcPr>
            <w:tcW w:w="2070" w:type="dxa"/>
          </w:tcPr>
          <w:p w14:paraId="6BC500B6" w14:textId="37CCC96D" w:rsidR="00007DAD" w:rsidRPr="004F061F" w:rsidRDefault="00F15B68" w:rsidP="00007DAD">
            <w:pPr>
              <w:cnfStyle w:val="000000000000" w:firstRow="0" w:lastRow="0" w:firstColumn="0" w:lastColumn="0" w:oddVBand="0" w:evenVBand="0" w:oddHBand="0" w:evenHBand="0" w:firstRowFirstColumn="0" w:firstRowLastColumn="0" w:lastRowFirstColumn="0" w:lastRowLastColumn="0"/>
              <w:rPr>
                <w:bCs/>
              </w:rPr>
            </w:pPr>
            <w:r w:rsidRPr="004F061F">
              <w:rPr>
                <w:bCs/>
              </w:rPr>
              <w:t>Pick</w:t>
            </w:r>
          </w:p>
        </w:tc>
      </w:tr>
      <w:tr w:rsidR="00007DAD" w:rsidRPr="004F061F" w14:paraId="4FA4C189" w14:textId="77777777" w:rsidTr="003E0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vAlign w:val="bottom"/>
          </w:tcPr>
          <w:p w14:paraId="09DA1387" w14:textId="4444924F" w:rsidR="00007DAD" w:rsidRPr="00E95E06" w:rsidRDefault="00007DAD" w:rsidP="00007DAD">
            <w:pPr>
              <w:jc w:val="both"/>
              <w:rPr>
                <w:b w:val="0"/>
              </w:rPr>
            </w:pPr>
            <w:r w:rsidRPr="00E95E06">
              <w:rPr>
                <w:b w:val="0"/>
              </w:rPr>
              <w:t>S-NPCK</w:t>
            </w:r>
          </w:p>
        </w:tc>
        <w:tc>
          <w:tcPr>
            <w:tcW w:w="7311" w:type="dxa"/>
          </w:tcPr>
          <w:p w14:paraId="0E2BDAD8" w14:textId="34ED6EFD" w:rsidR="00007DAD" w:rsidRPr="004F061F" w:rsidRDefault="00007DAD" w:rsidP="00007DAD">
            <w:pPr>
              <w:jc w:val="both"/>
              <w:cnfStyle w:val="000000100000" w:firstRow="0" w:lastRow="0" w:firstColumn="0" w:lastColumn="0" w:oddVBand="0" w:evenVBand="0" w:oddHBand="1" w:evenHBand="0" w:firstRowFirstColumn="0" w:firstRowLastColumn="0" w:lastRowFirstColumn="0" w:lastRowLastColumn="0"/>
              <w:rPr>
                <w:bCs/>
              </w:rPr>
            </w:pPr>
            <w:r>
              <w:rPr>
                <w:bCs/>
              </w:rPr>
              <w:t>Identifies locations that are not used for picking such as Recoup, Delist, etc.</w:t>
            </w:r>
          </w:p>
        </w:tc>
        <w:tc>
          <w:tcPr>
            <w:tcW w:w="2070" w:type="dxa"/>
          </w:tcPr>
          <w:p w14:paraId="437737CE" w14:textId="13C7C272" w:rsidR="00007DAD" w:rsidRPr="004F061F" w:rsidRDefault="00007DAD" w:rsidP="00007DAD">
            <w:pPr>
              <w:cnfStyle w:val="000000100000" w:firstRow="0" w:lastRow="0" w:firstColumn="0" w:lastColumn="0" w:oddVBand="0" w:evenVBand="0" w:oddHBand="1" w:evenHBand="0" w:firstRowFirstColumn="0" w:firstRowLastColumn="0" w:lastRowFirstColumn="0" w:lastRowLastColumn="0"/>
              <w:rPr>
                <w:bCs/>
              </w:rPr>
            </w:pPr>
            <w:r>
              <w:rPr>
                <w:bCs/>
              </w:rPr>
              <w:t>No pick, specialized locations</w:t>
            </w:r>
          </w:p>
        </w:tc>
      </w:tr>
      <w:tr w:rsidR="0007319B" w:rsidRPr="004F061F" w14:paraId="7D98BF37" w14:textId="77777777" w:rsidTr="003E0AA5">
        <w:tc>
          <w:tcPr>
            <w:cnfStyle w:val="001000000000" w:firstRow="0" w:lastRow="0" w:firstColumn="1" w:lastColumn="0" w:oddVBand="0" w:evenVBand="0" w:oddHBand="0" w:evenHBand="0" w:firstRowFirstColumn="0" w:firstRowLastColumn="0" w:lastRowFirstColumn="0" w:lastRowLastColumn="0"/>
            <w:tcW w:w="1239" w:type="dxa"/>
            <w:vAlign w:val="bottom"/>
          </w:tcPr>
          <w:p w14:paraId="008251AF" w14:textId="3CDD43BC" w:rsidR="0007319B" w:rsidRPr="00E95E06" w:rsidRDefault="0007319B" w:rsidP="0007319B">
            <w:pPr>
              <w:jc w:val="both"/>
              <w:rPr>
                <w:b w:val="0"/>
              </w:rPr>
            </w:pPr>
            <w:r w:rsidRPr="00E95E06">
              <w:rPr>
                <w:b w:val="0"/>
              </w:rPr>
              <w:t>S-OVER</w:t>
            </w:r>
          </w:p>
        </w:tc>
        <w:tc>
          <w:tcPr>
            <w:tcW w:w="7311" w:type="dxa"/>
          </w:tcPr>
          <w:p w14:paraId="22844F56" w14:textId="0F7C5426" w:rsidR="0007319B" w:rsidRDefault="0007319B" w:rsidP="0007319B">
            <w:pPr>
              <w:jc w:val="both"/>
              <w:cnfStyle w:val="000000000000" w:firstRow="0" w:lastRow="0" w:firstColumn="0" w:lastColumn="0" w:oddVBand="0" w:evenVBand="0" w:oddHBand="0" w:evenHBand="0" w:firstRowFirstColumn="0" w:firstRowLastColumn="0" w:lastRowFirstColumn="0" w:lastRowLastColumn="0"/>
              <w:rPr>
                <w:bCs/>
              </w:rPr>
            </w:pPr>
            <w:r w:rsidRPr="004F061F">
              <w:rPr>
                <w:bCs/>
              </w:rPr>
              <w:t xml:space="preserve">Identifies </w:t>
            </w:r>
            <w:r>
              <w:rPr>
                <w:bCs/>
              </w:rPr>
              <w:t xml:space="preserve">locations for </w:t>
            </w:r>
            <w:proofErr w:type="spellStart"/>
            <w:r>
              <w:rPr>
                <w:bCs/>
              </w:rPr>
              <w:t>overshipped</w:t>
            </w:r>
            <w:proofErr w:type="spellEnd"/>
            <w:r>
              <w:rPr>
                <w:bCs/>
              </w:rPr>
              <w:t xml:space="preserve"> products</w:t>
            </w:r>
          </w:p>
        </w:tc>
        <w:tc>
          <w:tcPr>
            <w:tcW w:w="2070" w:type="dxa"/>
          </w:tcPr>
          <w:p w14:paraId="48E468E4" w14:textId="2FB4E8E8" w:rsidR="0007319B" w:rsidRDefault="0007319B" w:rsidP="0007319B">
            <w:pPr>
              <w:cnfStyle w:val="000000000000" w:firstRow="0" w:lastRow="0" w:firstColumn="0" w:lastColumn="0" w:oddVBand="0" w:evenVBand="0" w:oddHBand="0" w:evenHBand="0" w:firstRowFirstColumn="0" w:firstRowLastColumn="0" w:lastRowFirstColumn="0" w:lastRowLastColumn="0"/>
              <w:rPr>
                <w:bCs/>
              </w:rPr>
            </w:pPr>
            <w:r>
              <w:rPr>
                <w:bCs/>
              </w:rPr>
              <w:t>Shipping/Receiving</w:t>
            </w:r>
          </w:p>
        </w:tc>
      </w:tr>
      <w:tr w:rsidR="0007319B" w:rsidRPr="004F061F" w14:paraId="6D771C0A" w14:textId="77777777" w:rsidTr="003E0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vAlign w:val="bottom"/>
          </w:tcPr>
          <w:p w14:paraId="5BDD339F" w14:textId="4A57E179" w:rsidR="0007319B" w:rsidRPr="00E95E06" w:rsidRDefault="0007319B" w:rsidP="0007319B">
            <w:pPr>
              <w:jc w:val="both"/>
              <w:rPr>
                <w:b w:val="0"/>
              </w:rPr>
            </w:pPr>
            <w:r>
              <w:rPr>
                <w:b w:val="0"/>
              </w:rPr>
              <w:t>S-SVXDOCK</w:t>
            </w:r>
          </w:p>
        </w:tc>
        <w:tc>
          <w:tcPr>
            <w:tcW w:w="7311" w:type="dxa"/>
          </w:tcPr>
          <w:p w14:paraId="50123F64" w14:textId="2871CCF4" w:rsidR="0007319B" w:rsidRDefault="0007319B" w:rsidP="0007319B">
            <w:pPr>
              <w:jc w:val="both"/>
              <w:cnfStyle w:val="000000100000" w:firstRow="0" w:lastRow="0" w:firstColumn="0" w:lastColumn="0" w:oddVBand="0" w:evenVBand="0" w:oddHBand="1" w:evenHBand="0" w:firstRowFirstColumn="0" w:firstRowLastColumn="0" w:lastRowFirstColumn="0" w:lastRowLastColumn="0"/>
              <w:rPr>
                <w:bCs/>
              </w:rPr>
            </w:pPr>
            <w:r>
              <w:rPr>
                <w:bCs/>
              </w:rPr>
              <w:t>Identifies SV Vancouver storage area</w:t>
            </w:r>
          </w:p>
        </w:tc>
        <w:tc>
          <w:tcPr>
            <w:tcW w:w="2070" w:type="dxa"/>
          </w:tcPr>
          <w:p w14:paraId="6716B6FE" w14:textId="30D078FE" w:rsidR="0007319B" w:rsidRDefault="0007319B" w:rsidP="0007319B">
            <w:pPr>
              <w:cnfStyle w:val="000000100000" w:firstRow="0" w:lastRow="0" w:firstColumn="0" w:lastColumn="0" w:oddVBand="0" w:evenVBand="0" w:oddHBand="1" w:evenHBand="0" w:firstRowFirstColumn="0" w:firstRowLastColumn="0" w:lastRowFirstColumn="0" w:lastRowLastColumn="0"/>
              <w:rPr>
                <w:bCs/>
              </w:rPr>
            </w:pPr>
            <w:r>
              <w:rPr>
                <w:bCs/>
              </w:rPr>
              <w:t>Consolidation</w:t>
            </w:r>
          </w:p>
        </w:tc>
      </w:tr>
    </w:tbl>
    <w:p w14:paraId="356D8BC8" w14:textId="77777777" w:rsidR="006B65EE" w:rsidRDefault="006B65EE" w:rsidP="00AD30ED">
      <w:pPr>
        <w:pStyle w:val="Heading2"/>
      </w:pPr>
      <w:bookmarkStart w:id="19" w:name="_Warehouse_Search"/>
      <w:bookmarkEnd w:id="19"/>
    </w:p>
    <w:p w14:paraId="6E212BED" w14:textId="35A4BA8E" w:rsidR="00AD30ED" w:rsidRDefault="00AD30ED" w:rsidP="00AD30ED">
      <w:pPr>
        <w:pStyle w:val="Heading2"/>
      </w:pPr>
      <w:r>
        <w:t>Warehouse Search</w:t>
      </w:r>
      <w:r w:rsidRPr="00AD30ED">
        <w:t xml:space="preserve"> </w:t>
      </w:r>
    </w:p>
    <w:p w14:paraId="153DC825" w14:textId="398EDA15" w:rsidR="00AD30ED" w:rsidRDefault="009E3720" w:rsidP="004F061F">
      <w:pPr>
        <w:jc w:val="both"/>
      </w:pPr>
      <w:r>
        <w:t xml:space="preserve">Warehouse Searches define the system order to locate a product in the warehouse for pick or replenishment. The system will stop when first viable product is located. The configuration concentrates on </w:t>
      </w:r>
      <w:r w:rsidR="004559F8">
        <w:t xml:space="preserve">combination of </w:t>
      </w:r>
      <w:r>
        <w:t>two aspects:</w:t>
      </w:r>
    </w:p>
    <w:p w14:paraId="24050818" w14:textId="41A7BA49" w:rsidR="009E3720" w:rsidRDefault="009E3720" w:rsidP="00B63AF9">
      <w:pPr>
        <w:pStyle w:val="ListParagraph"/>
        <w:numPr>
          <w:ilvl w:val="0"/>
          <w:numId w:val="12"/>
        </w:numPr>
        <w:jc w:val="both"/>
      </w:pPr>
      <w:r>
        <w:t>Order that sections should be searched in</w:t>
      </w:r>
    </w:p>
    <w:p w14:paraId="5B341C0B" w14:textId="0225E28E" w:rsidR="004559F8" w:rsidRDefault="00EE499A" w:rsidP="00B63AF9">
      <w:pPr>
        <w:pStyle w:val="ListParagraph"/>
        <w:numPr>
          <w:ilvl w:val="1"/>
          <w:numId w:val="12"/>
        </w:numPr>
        <w:jc w:val="both"/>
      </w:pPr>
      <w:r>
        <w:t>i.e.:</w:t>
      </w:r>
      <w:r w:rsidR="009B7469">
        <w:t xml:space="preserve"> </w:t>
      </w:r>
      <w:r w:rsidR="004559F8">
        <w:t>case reserve</w:t>
      </w:r>
      <w:r w:rsidR="009B7469">
        <w:t xml:space="preserve"> -&gt;</w:t>
      </w:r>
      <w:r w:rsidR="004559F8">
        <w:t xml:space="preserve"> case pick</w:t>
      </w:r>
      <w:r w:rsidR="009B7469">
        <w:t xml:space="preserve"> -&gt; </w:t>
      </w:r>
      <w:r>
        <w:t>dock storage</w:t>
      </w:r>
      <w:r w:rsidR="004559F8">
        <w:t xml:space="preserve"> </w:t>
      </w:r>
    </w:p>
    <w:p w14:paraId="12D4C248" w14:textId="0D6099DB" w:rsidR="009E3720" w:rsidRDefault="009E3720" w:rsidP="00B63AF9">
      <w:pPr>
        <w:pStyle w:val="ListParagraph"/>
        <w:numPr>
          <w:ilvl w:val="0"/>
          <w:numId w:val="12"/>
        </w:numPr>
        <w:jc w:val="both"/>
      </w:pPr>
      <w:r>
        <w:t>And what should be searched in the section</w:t>
      </w:r>
    </w:p>
    <w:p w14:paraId="50CAC997" w14:textId="6151A0F4" w:rsidR="004559F8" w:rsidRDefault="004559F8" w:rsidP="00B63AF9">
      <w:pPr>
        <w:pStyle w:val="ListParagraph"/>
        <w:numPr>
          <w:ilvl w:val="1"/>
          <w:numId w:val="12"/>
        </w:numPr>
        <w:jc w:val="both"/>
      </w:pPr>
      <w:proofErr w:type="spellStart"/>
      <w:r>
        <w:t>I.e</w:t>
      </w:r>
      <w:proofErr w:type="spellEnd"/>
      <w:r>
        <w:t>: pallet pick (full load, clean partial), c</w:t>
      </w:r>
      <w:r w:rsidR="00EE499A">
        <w:t>ase (full case, forward pick)</w:t>
      </w:r>
      <w:r>
        <w:t xml:space="preserve"> </w:t>
      </w:r>
    </w:p>
    <w:p w14:paraId="70D09920" w14:textId="4C07BE94" w:rsidR="00651597" w:rsidRPr="00651597" w:rsidRDefault="00651597" w:rsidP="00651597">
      <w:pPr>
        <w:pStyle w:val="ListParagraph"/>
        <w:numPr>
          <w:ilvl w:val="0"/>
          <w:numId w:val="12"/>
        </w:numPr>
        <w:jc w:val="both"/>
      </w:pPr>
      <w:r>
        <w:rPr>
          <w:bCs/>
        </w:rPr>
        <w:t xml:space="preserve">There are several search path </w:t>
      </w:r>
      <w:r w:rsidR="00EE499A">
        <w:rPr>
          <w:bCs/>
        </w:rPr>
        <w:t>created</w:t>
      </w:r>
    </w:p>
    <w:p w14:paraId="02710EEC" w14:textId="6027006A" w:rsidR="00EE499A" w:rsidRDefault="00EE499A" w:rsidP="00651597">
      <w:pPr>
        <w:pStyle w:val="ListParagraph"/>
        <w:numPr>
          <w:ilvl w:val="1"/>
          <w:numId w:val="12"/>
        </w:numPr>
        <w:jc w:val="both"/>
      </w:pPr>
      <w:r>
        <w:t>WSP1</w:t>
      </w:r>
    </w:p>
    <w:p w14:paraId="15AA5BD1" w14:textId="678531AB" w:rsidR="00EE499A" w:rsidRPr="00EE499A" w:rsidRDefault="00EE499A" w:rsidP="00EE499A">
      <w:pPr>
        <w:pStyle w:val="ListParagraph"/>
        <w:numPr>
          <w:ilvl w:val="2"/>
          <w:numId w:val="12"/>
        </w:numPr>
        <w:jc w:val="both"/>
      </w:pPr>
      <w:r>
        <w:t xml:space="preserve">Main warehouse search that searches all regular </w:t>
      </w:r>
      <w:proofErr w:type="spellStart"/>
      <w:r>
        <w:t>pickable</w:t>
      </w:r>
      <w:proofErr w:type="spellEnd"/>
      <w:r>
        <w:t xml:space="preserve"> location</w:t>
      </w:r>
    </w:p>
    <w:p w14:paraId="582E467D" w14:textId="7DB1450D" w:rsidR="00651597" w:rsidRPr="00651597" w:rsidRDefault="00EE499A" w:rsidP="00651597">
      <w:pPr>
        <w:pStyle w:val="ListParagraph"/>
        <w:numPr>
          <w:ilvl w:val="1"/>
          <w:numId w:val="12"/>
        </w:numPr>
        <w:jc w:val="both"/>
      </w:pPr>
      <w:r>
        <w:rPr>
          <w:bCs/>
        </w:rPr>
        <w:t>WSINVM</w:t>
      </w:r>
    </w:p>
    <w:p w14:paraId="7E60AD93" w14:textId="5A32996B" w:rsidR="00651597" w:rsidRPr="00EE499A" w:rsidRDefault="00651597" w:rsidP="00651597">
      <w:pPr>
        <w:pStyle w:val="ListParagraph"/>
        <w:numPr>
          <w:ilvl w:val="2"/>
          <w:numId w:val="12"/>
        </w:numPr>
        <w:jc w:val="both"/>
      </w:pPr>
      <w:r>
        <w:rPr>
          <w:bCs/>
        </w:rPr>
        <w:t xml:space="preserve">Searches </w:t>
      </w:r>
      <w:r w:rsidR="00EE499A">
        <w:rPr>
          <w:bCs/>
        </w:rPr>
        <w:t>Inventory</w:t>
      </w:r>
      <w:r>
        <w:rPr>
          <w:bCs/>
        </w:rPr>
        <w:t xml:space="preserve"> section for product</w:t>
      </w:r>
      <w:r w:rsidR="00EE499A">
        <w:rPr>
          <w:bCs/>
        </w:rPr>
        <w:t xml:space="preserve"> to pick</w:t>
      </w:r>
    </w:p>
    <w:p w14:paraId="7BCF490E" w14:textId="11CA53D4" w:rsidR="00EE499A" w:rsidRPr="00EE499A" w:rsidRDefault="00EE499A" w:rsidP="00EE499A">
      <w:pPr>
        <w:pStyle w:val="ListParagraph"/>
        <w:numPr>
          <w:ilvl w:val="1"/>
          <w:numId w:val="12"/>
        </w:numPr>
        <w:jc w:val="both"/>
      </w:pPr>
      <w:r>
        <w:rPr>
          <w:bCs/>
        </w:rPr>
        <w:t>WSP1INVM</w:t>
      </w:r>
    </w:p>
    <w:p w14:paraId="6234771C" w14:textId="19FE99A6" w:rsidR="00EE499A" w:rsidRPr="00651597" w:rsidRDefault="00EE499A" w:rsidP="00EE499A">
      <w:pPr>
        <w:pStyle w:val="ListParagraph"/>
        <w:numPr>
          <w:ilvl w:val="2"/>
          <w:numId w:val="12"/>
        </w:numPr>
        <w:jc w:val="both"/>
      </w:pPr>
      <w:r>
        <w:rPr>
          <w:bCs/>
        </w:rPr>
        <w:t>Searches main warehouse and inventory for product to pick</w:t>
      </w:r>
    </w:p>
    <w:p w14:paraId="6139785D" w14:textId="5A962A82" w:rsidR="00182B45" w:rsidRPr="00182B45" w:rsidRDefault="00182B45" w:rsidP="00182B45">
      <w:pPr>
        <w:pStyle w:val="ListParagraph"/>
        <w:numPr>
          <w:ilvl w:val="1"/>
          <w:numId w:val="12"/>
        </w:numPr>
        <w:jc w:val="both"/>
      </w:pPr>
      <w:r w:rsidRPr="00182B45">
        <w:rPr>
          <w:bCs/>
        </w:rPr>
        <w:t>WSOVER</w:t>
      </w:r>
    </w:p>
    <w:p w14:paraId="74CB6E0F" w14:textId="1AFB5699" w:rsidR="00182B45" w:rsidRPr="00182B45" w:rsidRDefault="00182B45" w:rsidP="00182B45">
      <w:pPr>
        <w:pStyle w:val="ListParagraph"/>
        <w:numPr>
          <w:ilvl w:val="2"/>
          <w:numId w:val="12"/>
        </w:numPr>
        <w:jc w:val="both"/>
      </w:pPr>
      <w:r w:rsidRPr="00182B45">
        <w:rPr>
          <w:bCs/>
        </w:rPr>
        <w:t xml:space="preserve">Search </w:t>
      </w:r>
      <w:r w:rsidRPr="00182B45">
        <w:t xml:space="preserve">S-OVER section for over shipped product </w:t>
      </w:r>
    </w:p>
    <w:p w14:paraId="484FD041" w14:textId="57594088" w:rsidR="00651597" w:rsidRPr="00651597" w:rsidRDefault="00651597" w:rsidP="00651597">
      <w:pPr>
        <w:pStyle w:val="ListParagraph"/>
        <w:numPr>
          <w:ilvl w:val="0"/>
          <w:numId w:val="12"/>
        </w:numPr>
        <w:jc w:val="both"/>
      </w:pPr>
      <w:r>
        <w:rPr>
          <w:bCs/>
        </w:rPr>
        <w:t>There are also replenishment search paths, these cover cases as these are the only items being replenished</w:t>
      </w:r>
    </w:p>
    <w:p w14:paraId="7F8369C9" w14:textId="57B62B5A" w:rsidR="00651597" w:rsidRPr="00EE499A" w:rsidRDefault="00651597" w:rsidP="00651597">
      <w:pPr>
        <w:pStyle w:val="ListParagraph"/>
        <w:numPr>
          <w:ilvl w:val="1"/>
          <w:numId w:val="12"/>
        </w:numPr>
        <w:jc w:val="both"/>
      </w:pPr>
      <w:r>
        <w:rPr>
          <w:bCs/>
        </w:rPr>
        <w:t>FPSP-CS</w:t>
      </w:r>
    </w:p>
    <w:p w14:paraId="160D8956" w14:textId="5B6A6F80" w:rsidR="00EE499A" w:rsidRDefault="00EE499A" w:rsidP="00EE499A">
      <w:pPr>
        <w:pStyle w:val="ListParagraph"/>
        <w:numPr>
          <w:ilvl w:val="2"/>
          <w:numId w:val="12"/>
        </w:numPr>
        <w:jc w:val="both"/>
      </w:pPr>
      <w:r>
        <w:rPr>
          <w:bCs/>
        </w:rPr>
        <w:t>Searches all reserves for available cases for replenishments</w:t>
      </w:r>
    </w:p>
    <w:p w14:paraId="50F19F46" w14:textId="77777777" w:rsidR="007B1177" w:rsidRDefault="007B1177" w:rsidP="00FB1B6D">
      <w:pPr>
        <w:spacing w:after="0"/>
        <w:jc w:val="both"/>
      </w:pPr>
    </w:p>
    <w:p w14:paraId="5C48CBC4" w14:textId="41F1C486" w:rsidR="009E3720" w:rsidRDefault="009B7469" w:rsidP="004F061F">
      <w:pPr>
        <w:jc w:val="both"/>
      </w:pPr>
      <w:r>
        <w:t>Sample</w:t>
      </w:r>
      <w:r w:rsidR="009E3720">
        <w:t xml:space="preserve"> searches set up are below.</w:t>
      </w:r>
    </w:p>
    <w:tbl>
      <w:tblPr>
        <w:tblStyle w:val="LightList"/>
        <w:tblW w:w="10620" w:type="dxa"/>
        <w:tblInd w:w="108" w:type="dxa"/>
        <w:tblLayout w:type="fixed"/>
        <w:tblLook w:val="04A0" w:firstRow="1" w:lastRow="0" w:firstColumn="1" w:lastColumn="0" w:noHBand="0" w:noVBand="1"/>
      </w:tblPr>
      <w:tblGrid>
        <w:gridCol w:w="1210"/>
        <w:gridCol w:w="3020"/>
        <w:gridCol w:w="6390"/>
      </w:tblGrid>
      <w:tr w:rsidR="009E3720" w14:paraId="2AB1869B" w14:textId="77777777" w:rsidTr="00EE49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0" w:type="dxa"/>
          </w:tcPr>
          <w:p w14:paraId="7D0CEAE1" w14:textId="1200D69C" w:rsidR="009E3720" w:rsidRDefault="009E3720" w:rsidP="00CC2926">
            <w:pPr>
              <w:jc w:val="both"/>
            </w:pPr>
            <w:r>
              <w:t>Search</w:t>
            </w:r>
          </w:p>
        </w:tc>
        <w:tc>
          <w:tcPr>
            <w:tcW w:w="3020" w:type="dxa"/>
          </w:tcPr>
          <w:p w14:paraId="739BB571" w14:textId="77777777" w:rsidR="009E3720" w:rsidRDefault="009E3720" w:rsidP="00CC2926">
            <w:pPr>
              <w:jc w:val="both"/>
              <w:cnfStyle w:val="100000000000" w:firstRow="1" w:lastRow="0" w:firstColumn="0" w:lastColumn="0" w:oddVBand="0" w:evenVBand="0" w:oddHBand="0" w:evenHBand="0" w:firstRowFirstColumn="0" w:firstRowLastColumn="0" w:lastRowFirstColumn="0" w:lastRowLastColumn="0"/>
            </w:pPr>
            <w:r>
              <w:t>Explanation</w:t>
            </w:r>
          </w:p>
        </w:tc>
        <w:tc>
          <w:tcPr>
            <w:tcW w:w="6390" w:type="dxa"/>
          </w:tcPr>
          <w:p w14:paraId="378CAC0F" w14:textId="6C2299C1" w:rsidR="009E3720" w:rsidRDefault="009E3720" w:rsidP="008A1EC2">
            <w:pPr>
              <w:cnfStyle w:val="100000000000" w:firstRow="1" w:lastRow="0" w:firstColumn="0" w:lastColumn="0" w:oddVBand="0" w:evenVBand="0" w:oddHBand="0" w:evenHBand="0" w:firstRowFirstColumn="0" w:firstRowLastColumn="0" w:lastRowFirstColumn="0" w:lastRowLastColumn="0"/>
            </w:pPr>
            <w:r>
              <w:t>Logic</w:t>
            </w:r>
          </w:p>
        </w:tc>
      </w:tr>
      <w:tr w:rsidR="009E3720" w:rsidRPr="004F061F" w14:paraId="5F154363" w14:textId="77777777" w:rsidTr="00E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0" w:type="dxa"/>
          </w:tcPr>
          <w:p w14:paraId="59F53CA7" w14:textId="17AE48DE" w:rsidR="009E3720" w:rsidRPr="00B552BB" w:rsidRDefault="009E3720" w:rsidP="00CC2926">
            <w:pPr>
              <w:jc w:val="both"/>
              <w:rPr>
                <w:b w:val="0"/>
              </w:rPr>
            </w:pPr>
            <w:r w:rsidRPr="00B552BB">
              <w:rPr>
                <w:b w:val="0"/>
              </w:rPr>
              <w:t>WSP1</w:t>
            </w:r>
          </w:p>
        </w:tc>
        <w:tc>
          <w:tcPr>
            <w:tcW w:w="3020" w:type="dxa"/>
          </w:tcPr>
          <w:p w14:paraId="3024B5CD" w14:textId="0AA2310A" w:rsidR="009E3720" w:rsidRPr="004F061F" w:rsidRDefault="009E3720" w:rsidP="00EE499A">
            <w:pPr>
              <w:jc w:val="both"/>
              <w:cnfStyle w:val="000000100000" w:firstRow="0" w:lastRow="0" w:firstColumn="0" w:lastColumn="0" w:oddVBand="0" w:evenVBand="0" w:oddHBand="1" w:evenHBand="0" w:firstRowFirstColumn="0" w:firstRowLastColumn="0" w:lastRowFirstColumn="0" w:lastRowLastColumn="0"/>
              <w:rPr>
                <w:bCs/>
              </w:rPr>
            </w:pPr>
            <w:r>
              <w:rPr>
                <w:bCs/>
              </w:rPr>
              <w:t xml:space="preserve">Main warehouse search path 1 </w:t>
            </w:r>
          </w:p>
        </w:tc>
        <w:tc>
          <w:tcPr>
            <w:tcW w:w="6390" w:type="dxa"/>
          </w:tcPr>
          <w:p w14:paraId="4A3EA066" w14:textId="77777777" w:rsidR="009E3720" w:rsidRDefault="009E3720" w:rsidP="008A1EC2">
            <w:pPr>
              <w:cnfStyle w:val="000000100000" w:firstRow="0" w:lastRow="0" w:firstColumn="0" w:lastColumn="0" w:oddVBand="0" w:evenVBand="0" w:oddHBand="1" w:evenHBand="0" w:firstRowFirstColumn="0" w:firstRowLastColumn="0" w:lastRowFirstColumn="0" w:lastRowLastColumn="0"/>
              <w:rPr>
                <w:bCs/>
              </w:rPr>
            </w:pPr>
            <w:r w:rsidRPr="004F061F">
              <w:rPr>
                <w:bCs/>
              </w:rPr>
              <w:t>Pick</w:t>
            </w:r>
          </w:p>
          <w:p w14:paraId="0B5F38DE" w14:textId="11136312" w:rsidR="009E3720" w:rsidRPr="009E3720" w:rsidRDefault="00EE499A" w:rsidP="008A1EC2">
            <w:pPr>
              <w:cnfStyle w:val="000000100000" w:firstRow="0" w:lastRow="0" w:firstColumn="0" w:lastColumn="0" w:oddVBand="0" w:evenVBand="0" w:oddHBand="1" w:evenHBand="0" w:firstRowFirstColumn="0" w:firstRowLastColumn="0" w:lastRowFirstColumn="0" w:lastRowLastColumn="0"/>
              <w:rPr>
                <w:b/>
                <w:bCs/>
              </w:rPr>
            </w:pPr>
            <w:r>
              <w:rPr>
                <w:noProof/>
                <w:lang w:val="en-US"/>
              </w:rPr>
              <w:lastRenderedPageBreak/>
              <w:drawing>
                <wp:inline distT="0" distB="0" distL="0" distR="0" wp14:anchorId="2FCC6C00" wp14:editId="5BC0D53B">
                  <wp:extent cx="3668820" cy="64998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66872" cy="649642"/>
                          </a:xfrm>
                          <a:prstGeom prst="rect">
                            <a:avLst/>
                          </a:prstGeom>
                        </pic:spPr>
                      </pic:pic>
                    </a:graphicData>
                  </a:graphic>
                </wp:inline>
              </w:drawing>
            </w:r>
          </w:p>
        </w:tc>
      </w:tr>
    </w:tbl>
    <w:p w14:paraId="2D7200CB" w14:textId="77777777" w:rsidR="00EE499A" w:rsidRDefault="00EE499A" w:rsidP="005F6EEF"/>
    <w:p w14:paraId="4B5D870A" w14:textId="5C1D76CF" w:rsidR="005F6EEF" w:rsidRDefault="005F6EEF" w:rsidP="005F6EEF">
      <w:r>
        <w:t>All warehouse searches search for the product in the following priority</w:t>
      </w:r>
      <w:r w:rsidR="00016BD9">
        <w:t xml:space="preserve"> (similar to VDC)</w:t>
      </w:r>
      <w:r>
        <w:t>:</w:t>
      </w:r>
    </w:p>
    <w:p w14:paraId="5E126059" w14:textId="77777777" w:rsidR="005F6EEF" w:rsidRDefault="005F6EEF" w:rsidP="00FF4849">
      <w:pPr>
        <w:pStyle w:val="ListParagraph"/>
        <w:numPr>
          <w:ilvl w:val="0"/>
          <w:numId w:val="113"/>
        </w:numPr>
        <w:spacing w:after="200" w:line="276" w:lineRule="auto"/>
      </w:pPr>
      <w:r>
        <w:t>Full pallet</w:t>
      </w:r>
    </w:p>
    <w:p w14:paraId="02072EBF" w14:textId="77777777" w:rsidR="005F6EEF" w:rsidRDefault="005F6EEF" w:rsidP="00FF4849">
      <w:pPr>
        <w:pStyle w:val="ListParagraph"/>
        <w:numPr>
          <w:ilvl w:val="0"/>
          <w:numId w:val="113"/>
        </w:numPr>
        <w:spacing w:after="200" w:line="276" w:lineRule="auto"/>
      </w:pPr>
      <w:r>
        <w:t>Partial Pallet</w:t>
      </w:r>
    </w:p>
    <w:p w14:paraId="689904E4" w14:textId="77777777" w:rsidR="005F6EEF" w:rsidRDefault="005F6EEF" w:rsidP="00FF4849">
      <w:pPr>
        <w:pStyle w:val="ListParagraph"/>
        <w:numPr>
          <w:ilvl w:val="0"/>
          <w:numId w:val="113"/>
        </w:numPr>
        <w:spacing w:after="200" w:line="276" w:lineRule="auto"/>
      </w:pPr>
      <w:r>
        <w:t>Full Case</w:t>
      </w:r>
    </w:p>
    <w:p w14:paraId="515D7ED0" w14:textId="77777777" w:rsidR="005F6EEF" w:rsidRDefault="005F6EEF" w:rsidP="005F6EEF">
      <w:r>
        <w:rPr>
          <w:noProof/>
          <w:lang w:val="en-US"/>
        </w:rPr>
        <w:drawing>
          <wp:inline distT="0" distB="0" distL="0" distR="0" wp14:anchorId="3263F3C8" wp14:editId="5702CD2B">
            <wp:extent cx="3536427" cy="2210267"/>
            <wp:effectExtent l="0" t="0" r="6985" b="0"/>
            <wp:docPr id="7574" name="Picture 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34759" cy="2209225"/>
                    </a:xfrm>
                    <a:prstGeom prst="rect">
                      <a:avLst/>
                    </a:prstGeom>
                  </pic:spPr>
                </pic:pic>
              </a:graphicData>
            </a:graphic>
          </wp:inline>
        </w:drawing>
      </w:r>
    </w:p>
    <w:p w14:paraId="662B807E" w14:textId="77777777" w:rsidR="005F6EEF" w:rsidRPr="004416F3" w:rsidRDefault="005F6EEF" w:rsidP="004F061F">
      <w:pPr>
        <w:jc w:val="both"/>
      </w:pPr>
    </w:p>
    <w:p w14:paraId="74DC7CA3" w14:textId="6C8B9CE9" w:rsidR="00514FCA" w:rsidRDefault="00514FCA" w:rsidP="00D2093A">
      <w:pPr>
        <w:pStyle w:val="Heading1"/>
      </w:pPr>
      <w:bookmarkStart w:id="20" w:name="_Hold_Codes"/>
      <w:bookmarkEnd w:id="20"/>
      <w:r>
        <w:t>Hold Codes</w:t>
      </w:r>
      <w:r w:rsidR="00F00DAA">
        <w:t xml:space="preserve"> TBD</w:t>
      </w:r>
    </w:p>
    <w:p w14:paraId="4E04E088" w14:textId="4CFDF9E5" w:rsidR="00754E85" w:rsidRDefault="00754E85" w:rsidP="00AD30ED">
      <w:r>
        <w:t>Hold codes are used for putting product and/or locations on hold.  Affected damaged drives functionality in WMS about what can be done with the product</w:t>
      </w:r>
      <w:r w:rsidR="00E45DC3">
        <w:t>.  Hold codes have a maximum length of four characters.</w:t>
      </w:r>
    </w:p>
    <w:p w14:paraId="483AC76B" w14:textId="2873255A" w:rsidR="00754E85" w:rsidRDefault="00754E85" w:rsidP="00B63AF9">
      <w:pPr>
        <w:pStyle w:val="ListParagraph"/>
        <w:numPr>
          <w:ilvl w:val="0"/>
          <w:numId w:val="13"/>
        </w:numPr>
      </w:pPr>
      <w:r>
        <w:t xml:space="preserve">Damage “Yes” means that product are truly damaged and cannot be considered stock </w:t>
      </w:r>
    </w:p>
    <w:p w14:paraId="71399C24" w14:textId="002F0F86" w:rsidR="00754E85" w:rsidRDefault="00754E85" w:rsidP="00B63AF9">
      <w:pPr>
        <w:pStyle w:val="ListParagraph"/>
        <w:numPr>
          <w:ilvl w:val="0"/>
          <w:numId w:val="13"/>
        </w:numPr>
      </w:pPr>
      <w:r>
        <w:t>Damage “No” means that product are on hold but not damaged</w:t>
      </w:r>
    </w:p>
    <w:p w14:paraId="4668B011" w14:textId="77777777" w:rsidR="00E45DC3" w:rsidRDefault="00E45DC3" w:rsidP="00E45DC3"/>
    <w:p w14:paraId="2ADC5BD3" w14:textId="08A8C0ED" w:rsidR="00E45DC3" w:rsidRDefault="00E45DC3" w:rsidP="00AD30ED">
      <w:pPr>
        <w:sectPr w:rsidR="00E45DC3" w:rsidSect="00AF59CB">
          <w:footerReference w:type="default" r:id="rId29"/>
          <w:pgSz w:w="12240" w:h="15840"/>
          <w:pgMar w:top="720" w:right="720" w:bottom="720" w:left="720" w:header="720" w:footer="720" w:gutter="0"/>
          <w:cols w:space="708"/>
          <w:titlePg/>
          <w:docGrid w:linePitch="360"/>
        </w:sectPr>
      </w:pPr>
    </w:p>
    <w:p w14:paraId="49A67AC4" w14:textId="430F8C82" w:rsidR="00514FCA" w:rsidRDefault="00E45DC3" w:rsidP="00D2093A">
      <w:pPr>
        <w:pStyle w:val="Heading1"/>
      </w:pPr>
      <w:bookmarkStart w:id="21" w:name="_Reasons"/>
      <w:bookmarkEnd w:id="21"/>
      <w:r>
        <w:lastRenderedPageBreak/>
        <w:t>Reasons</w:t>
      </w:r>
      <w:r w:rsidR="00F00DAA">
        <w:t xml:space="preserve"> TBD</w:t>
      </w:r>
    </w:p>
    <w:p w14:paraId="11C86A18" w14:textId="63D05911" w:rsidR="00555019" w:rsidRDefault="00411CBD" w:rsidP="00555019">
      <w:bookmarkStart w:id="22" w:name="_Hold_Reasons"/>
      <w:bookmarkEnd w:id="22"/>
      <w:r w:rsidRPr="00411CBD">
        <w:t>INV.ADJ.BR02.FR01</w:t>
      </w:r>
    </w:p>
    <w:p w14:paraId="73D3AD6F" w14:textId="2BE0EA50" w:rsidR="001B4A5C" w:rsidRPr="001B4A5C" w:rsidRDefault="001B4A5C" w:rsidP="00555019">
      <w:r w:rsidRPr="001B4A5C">
        <w:t>Below changes highlighted in colours to be confirmed with Raul</w:t>
      </w:r>
      <w:r>
        <w:t>. Adjustment Type columns to be filled by Raul as well.</w:t>
      </w:r>
    </w:p>
    <w:p w14:paraId="0C430997" w14:textId="02D3A45A" w:rsidR="00FA2DE3" w:rsidRDefault="00FA2DE3" w:rsidP="00555019">
      <w:r w:rsidRPr="00FA2DE3">
        <w:rPr>
          <w:highlight w:val="darkCyan"/>
        </w:rPr>
        <w:t>DUPLICATES</w:t>
      </w:r>
    </w:p>
    <w:p w14:paraId="0C54B08B" w14:textId="75FAC70F" w:rsidR="00FA2DE3" w:rsidRDefault="00FA2DE3" w:rsidP="00555019">
      <w:r w:rsidRPr="00FA2DE3">
        <w:rPr>
          <w:highlight w:val="green"/>
        </w:rPr>
        <w:t>NEWLY ADDED</w:t>
      </w:r>
    </w:p>
    <w:p w14:paraId="2172961A" w14:textId="77A0F183" w:rsidR="00FA2DE3" w:rsidRDefault="00FA2DE3" w:rsidP="00555019">
      <w:r w:rsidRPr="00FA2DE3">
        <w:rPr>
          <w:highlight w:val="red"/>
        </w:rPr>
        <w:t>TO BE REMOVED FORM THE DOCUMENT</w:t>
      </w:r>
    </w:p>
    <w:tbl>
      <w:tblPr>
        <w:tblW w:w="1202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149"/>
        <w:gridCol w:w="2420"/>
        <w:gridCol w:w="1120"/>
        <w:gridCol w:w="1040"/>
        <w:gridCol w:w="1120"/>
        <w:gridCol w:w="1040"/>
        <w:gridCol w:w="1040"/>
        <w:gridCol w:w="1093"/>
      </w:tblGrid>
      <w:tr w:rsidR="00411CBD" w:rsidRPr="00411CBD" w14:paraId="41054462" w14:textId="77777777" w:rsidTr="00E45DC3">
        <w:trPr>
          <w:trHeight w:val="350"/>
        </w:trPr>
        <w:tc>
          <w:tcPr>
            <w:tcW w:w="5569" w:type="dxa"/>
            <w:gridSpan w:val="2"/>
            <w:shd w:val="clear" w:color="4F81BD" w:fill="4F81BD"/>
            <w:vAlign w:val="center"/>
          </w:tcPr>
          <w:p w14:paraId="6299377F" w14:textId="4F0CB0BE" w:rsidR="00411CBD" w:rsidRPr="00411CBD" w:rsidRDefault="00411CBD" w:rsidP="00411CBD">
            <w:pPr>
              <w:spacing w:after="0" w:line="240" w:lineRule="auto"/>
              <w:jc w:val="center"/>
              <w:rPr>
                <w:rFonts w:ascii="Calibri" w:eastAsia="Times New Roman" w:hAnsi="Calibri" w:cs="Times New Roman"/>
                <w:b/>
                <w:bCs/>
                <w:color w:val="FFFFFF"/>
                <w:sz w:val="22"/>
                <w:szCs w:val="22"/>
                <w:lang w:eastAsia="en-CA"/>
              </w:rPr>
            </w:pPr>
            <w:r>
              <w:rPr>
                <w:rFonts w:ascii="Calibri" w:eastAsia="Times New Roman" w:hAnsi="Calibri" w:cs="Times New Roman"/>
                <w:b/>
                <w:bCs/>
                <w:color w:val="FFFFFF"/>
                <w:sz w:val="22"/>
                <w:szCs w:val="22"/>
                <w:lang w:eastAsia="en-CA"/>
              </w:rPr>
              <w:t>WMS</w:t>
            </w:r>
          </w:p>
        </w:tc>
        <w:tc>
          <w:tcPr>
            <w:tcW w:w="6453" w:type="dxa"/>
            <w:gridSpan w:val="6"/>
            <w:shd w:val="clear" w:color="4F81BD" w:fill="4F81BD"/>
            <w:vAlign w:val="center"/>
          </w:tcPr>
          <w:p w14:paraId="4A5F31C6" w14:textId="6C2D3F94" w:rsidR="00411CBD" w:rsidRPr="00411CBD" w:rsidRDefault="00411CBD" w:rsidP="00411CBD">
            <w:pPr>
              <w:spacing w:after="0" w:line="240" w:lineRule="auto"/>
              <w:jc w:val="center"/>
              <w:rPr>
                <w:rFonts w:ascii="Calibri" w:eastAsia="Times New Roman" w:hAnsi="Calibri" w:cs="Times New Roman"/>
                <w:b/>
                <w:bCs/>
                <w:color w:val="FFFFFF"/>
                <w:sz w:val="22"/>
                <w:szCs w:val="22"/>
                <w:lang w:eastAsia="en-CA"/>
              </w:rPr>
            </w:pPr>
            <w:r>
              <w:rPr>
                <w:rFonts w:ascii="Calibri" w:eastAsia="Times New Roman" w:hAnsi="Calibri" w:cs="Times New Roman"/>
                <w:b/>
                <w:bCs/>
                <w:color w:val="FFFFFF"/>
                <w:sz w:val="22"/>
                <w:szCs w:val="22"/>
                <w:lang w:eastAsia="en-CA"/>
              </w:rPr>
              <w:t>Adjustment Type</w:t>
            </w:r>
          </w:p>
        </w:tc>
      </w:tr>
      <w:tr w:rsidR="00411CBD" w:rsidRPr="00411CBD" w14:paraId="5A7C2AA9" w14:textId="77777777" w:rsidTr="00411CBD">
        <w:trPr>
          <w:trHeight w:val="900"/>
        </w:trPr>
        <w:tc>
          <w:tcPr>
            <w:tcW w:w="3149" w:type="dxa"/>
            <w:shd w:val="clear" w:color="4F81BD" w:fill="4F81BD"/>
            <w:vAlign w:val="center"/>
            <w:hideMark/>
          </w:tcPr>
          <w:p w14:paraId="66FE2FAA" w14:textId="77777777" w:rsidR="00411CBD" w:rsidRPr="00411CBD" w:rsidRDefault="00411CBD" w:rsidP="00411CBD">
            <w:pPr>
              <w:spacing w:after="0" w:line="240" w:lineRule="auto"/>
              <w:rPr>
                <w:rFonts w:ascii="Calibri" w:eastAsia="Times New Roman" w:hAnsi="Calibri" w:cs="Times New Roman"/>
                <w:b/>
                <w:bCs/>
                <w:color w:val="FFFFFF"/>
                <w:sz w:val="22"/>
                <w:szCs w:val="22"/>
                <w:lang w:eastAsia="en-CA"/>
              </w:rPr>
            </w:pPr>
            <w:r w:rsidRPr="00411CBD">
              <w:rPr>
                <w:rFonts w:ascii="Calibri" w:eastAsia="Times New Roman" w:hAnsi="Calibri" w:cs="Times New Roman"/>
                <w:b/>
                <w:bCs/>
                <w:color w:val="FFFFFF"/>
                <w:sz w:val="22"/>
                <w:szCs w:val="22"/>
                <w:lang w:eastAsia="en-CA"/>
              </w:rPr>
              <w:t>Reason</w:t>
            </w:r>
          </w:p>
        </w:tc>
        <w:tc>
          <w:tcPr>
            <w:tcW w:w="2420" w:type="dxa"/>
            <w:shd w:val="clear" w:color="4F81BD" w:fill="4F81BD"/>
            <w:vAlign w:val="center"/>
            <w:hideMark/>
          </w:tcPr>
          <w:p w14:paraId="407773EF" w14:textId="77777777" w:rsidR="00411CBD" w:rsidRPr="00411CBD" w:rsidRDefault="00411CBD" w:rsidP="00411CBD">
            <w:pPr>
              <w:spacing w:after="0" w:line="240" w:lineRule="auto"/>
              <w:rPr>
                <w:rFonts w:ascii="Calibri" w:eastAsia="Times New Roman" w:hAnsi="Calibri" w:cs="Times New Roman"/>
                <w:b/>
                <w:bCs/>
                <w:color w:val="FFFFFF"/>
                <w:sz w:val="22"/>
                <w:szCs w:val="22"/>
                <w:lang w:eastAsia="en-CA"/>
              </w:rPr>
            </w:pPr>
            <w:r w:rsidRPr="00411CBD">
              <w:rPr>
                <w:rFonts w:ascii="Calibri" w:eastAsia="Times New Roman" w:hAnsi="Calibri" w:cs="Times New Roman"/>
                <w:b/>
                <w:bCs/>
                <w:color w:val="FFFFFF"/>
                <w:sz w:val="22"/>
                <w:szCs w:val="22"/>
                <w:lang w:eastAsia="en-CA"/>
              </w:rPr>
              <w:t>Description</w:t>
            </w:r>
          </w:p>
        </w:tc>
        <w:tc>
          <w:tcPr>
            <w:tcW w:w="1120" w:type="dxa"/>
            <w:shd w:val="clear" w:color="4F81BD" w:fill="4F81BD"/>
            <w:vAlign w:val="center"/>
            <w:hideMark/>
          </w:tcPr>
          <w:p w14:paraId="506FB08A" w14:textId="77777777" w:rsidR="00411CBD" w:rsidRPr="00411CBD" w:rsidRDefault="00411CBD" w:rsidP="00411CBD">
            <w:pPr>
              <w:spacing w:after="0" w:line="240" w:lineRule="auto"/>
              <w:jc w:val="center"/>
              <w:rPr>
                <w:rFonts w:ascii="Calibri" w:eastAsia="Times New Roman" w:hAnsi="Calibri" w:cs="Times New Roman"/>
                <w:b/>
                <w:bCs/>
                <w:color w:val="FFFFFF"/>
                <w:sz w:val="22"/>
                <w:szCs w:val="22"/>
                <w:lang w:eastAsia="en-CA"/>
              </w:rPr>
            </w:pPr>
            <w:r w:rsidRPr="00411CBD">
              <w:rPr>
                <w:rFonts w:ascii="Calibri" w:eastAsia="Times New Roman" w:hAnsi="Calibri" w:cs="Times New Roman"/>
                <w:b/>
                <w:bCs/>
                <w:color w:val="FFFFFF"/>
                <w:sz w:val="22"/>
                <w:szCs w:val="22"/>
                <w:lang w:eastAsia="en-CA"/>
              </w:rPr>
              <w:t>Claimable</w:t>
            </w:r>
            <w:r w:rsidRPr="00411CBD">
              <w:rPr>
                <w:rFonts w:ascii="Calibri" w:eastAsia="Times New Roman" w:hAnsi="Calibri" w:cs="Times New Roman"/>
                <w:b/>
                <w:bCs/>
                <w:color w:val="FFFFFF"/>
                <w:sz w:val="22"/>
                <w:szCs w:val="22"/>
                <w:lang w:eastAsia="en-CA"/>
              </w:rPr>
              <w:br/>
              <w:t>Breakage</w:t>
            </w:r>
          </w:p>
        </w:tc>
        <w:tc>
          <w:tcPr>
            <w:tcW w:w="1040" w:type="dxa"/>
            <w:shd w:val="clear" w:color="4F81BD" w:fill="4F81BD"/>
            <w:vAlign w:val="center"/>
            <w:hideMark/>
          </w:tcPr>
          <w:p w14:paraId="67D488AE" w14:textId="77777777" w:rsidR="00411CBD" w:rsidRPr="00411CBD" w:rsidRDefault="00411CBD" w:rsidP="00411CBD">
            <w:pPr>
              <w:spacing w:after="0" w:line="240" w:lineRule="auto"/>
              <w:jc w:val="center"/>
              <w:rPr>
                <w:rFonts w:ascii="Calibri" w:eastAsia="Times New Roman" w:hAnsi="Calibri" w:cs="Times New Roman"/>
                <w:b/>
                <w:bCs/>
                <w:color w:val="FFFFFF"/>
                <w:sz w:val="22"/>
                <w:szCs w:val="22"/>
                <w:lang w:eastAsia="en-CA"/>
              </w:rPr>
            </w:pPr>
            <w:r w:rsidRPr="00411CBD">
              <w:rPr>
                <w:rFonts w:ascii="Calibri" w:eastAsia="Times New Roman" w:hAnsi="Calibri" w:cs="Times New Roman"/>
                <w:b/>
                <w:bCs/>
                <w:color w:val="FFFFFF"/>
                <w:sz w:val="22"/>
                <w:szCs w:val="22"/>
                <w:lang w:eastAsia="en-CA"/>
              </w:rPr>
              <w:t>Shrink</w:t>
            </w:r>
          </w:p>
        </w:tc>
        <w:tc>
          <w:tcPr>
            <w:tcW w:w="1120" w:type="dxa"/>
            <w:shd w:val="clear" w:color="4F81BD" w:fill="4F81BD"/>
            <w:vAlign w:val="center"/>
            <w:hideMark/>
          </w:tcPr>
          <w:p w14:paraId="5F8C604A" w14:textId="77777777" w:rsidR="00411CBD" w:rsidRPr="00411CBD" w:rsidRDefault="00411CBD" w:rsidP="00411CBD">
            <w:pPr>
              <w:spacing w:after="0" w:line="240" w:lineRule="auto"/>
              <w:jc w:val="center"/>
              <w:rPr>
                <w:rFonts w:ascii="Calibri" w:eastAsia="Times New Roman" w:hAnsi="Calibri" w:cs="Times New Roman"/>
                <w:b/>
                <w:bCs/>
                <w:color w:val="FFFFFF"/>
                <w:sz w:val="22"/>
                <w:szCs w:val="22"/>
                <w:lang w:eastAsia="en-CA"/>
              </w:rPr>
            </w:pPr>
            <w:r w:rsidRPr="00411CBD">
              <w:rPr>
                <w:rFonts w:ascii="Calibri" w:eastAsia="Times New Roman" w:hAnsi="Calibri" w:cs="Times New Roman"/>
                <w:b/>
                <w:bCs/>
                <w:color w:val="FFFFFF"/>
                <w:sz w:val="22"/>
                <w:szCs w:val="22"/>
                <w:lang w:eastAsia="en-CA"/>
              </w:rPr>
              <w:t>Non Claimable Breakage</w:t>
            </w:r>
          </w:p>
        </w:tc>
        <w:tc>
          <w:tcPr>
            <w:tcW w:w="1040" w:type="dxa"/>
            <w:shd w:val="clear" w:color="4F81BD" w:fill="4F81BD"/>
            <w:vAlign w:val="center"/>
            <w:hideMark/>
          </w:tcPr>
          <w:p w14:paraId="2756D1FF" w14:textId="77777777" w:rsidR="00411CBD" w:rsidRPr="00411CBD" w:rsidRDefault="00411CBD" w:rsidP="00411CBD">
            <w:pPr>
              <w:spacing w:after="0" w:line="240" w:lineRule="auto"/>
              <w:jc w:val="center"/>
              <w:rPr>
                <w:rFonts w:ascii="Calibri" w:eastAsia="Times New Roman" w:hAnsi="Calibri" w:cs="Times New Roman"/>
                <w:b/>
                <w:bCs/>
                <w:color w:val="FFFFFF"/>
                <w:sz w:val="22"/>
                <w:szCs w:val="22"/>
                <w:lang w:eastAsia="en-CA"/>
              </w:rPr>
            </w:pPr>
            <w:r w:rsidRPr="00411CBD">
              <w:rPr>
                <w:rFonts w:ascii="Calibri" w:eastAsia="Times New Roman" w:hAnsi="Calibri" w:cs="Times New Roman"/>
                <w:b/>
                <w:bCs/>
                <w:color w:val="FFFFFF"/>
                <w:sz w:val="22"/>
                <w:szCs w:val="22"/>
                <w:lang w:eastAsia="en-CA"/>
              </w:rPr>
              <w:t>Write off</w:t>
            </w:r>
          </w:p>
        </w:tc>
        <w:tc>
          <w:tcPr>
            <w:tcW w:w="1040" w:type="dxa"/>
            <w:shd w:val="clear" w:color="4F81BD" w:fill="4F81BD"/>
            <w:vAlign w:val="center"/>
            <w:hideMark/>
          </w:tcPr>
          <w:p w14:paraId="48C2F8AE" w14:textId="77777777" w:rsidR="00411CBD" w:rsidRPr="00411CBD" w:rsidRDefault="00411CBD" w:rsidP="00411CBD">
            <w:pPr>
              <w:spacing w:after="0" w:line="240" w:lineRule="auto"/>
              <w:jc w:val="center"/>
              <w:rPr>
                <w:rFonts w:ascii="Calibri" w:eastAsia="Times New Roman" w:hAnsi="Calibri" w:cs="Times New Roman"/>
                <w:b/>
                <w:bCs/>
                <w:color w:val="FFFFFF"/>
                <w:sz w:val="22"/>
                <w:szCs w:val="22"/>
                <w:lang w:eastAsia="en-CA"/>
              </w:rPr>
            </w:pPr>
            <w:r w:rsidRPr="00411CBD">
              <w:rPr>
                <w:rFonts w:ascii="Calibri" w:eastAsia="Times New Roman" w:hAnsi="Calibri" w:cs="Times New Roman"/>
                <w:b/>
                <w:bCs/>
                <w:color w:val="FFFFFF"/>
                <w:sz w:val="22"/>
                <w:szCs w:val="22"/>
                <w:lang w:eastAsia="en-CA"/>
              </w:rPr>
              <w:t>RMA</w:t>
            </w:r>
          </w:p>
        </w:tc>
        <w:tc>
          <w:tcPr>
            <w:tcW w:w="1093" w:type="dxa"/>
            <w:shd w:val="clear" w:color="4F81BD" w:fill="4F81BD"/>
            <w:vAlign w:val="center"/>
            <w:hideMark/>
          </w:tcPr>
          <w:p w14:paraId="7ACB0B44" w14:textId="77777777" w:rsidR="00411CBD" w:rsidRPr="00411CBD" w:rsidRDefault="00411CBD" w:rsidP="00411CBD">
            <w:pPr>
              <w:spacing w:after="0" w:line="240" w:lineRule="auto"/>
              <w:jc w:val="center"/>
              <w:rPr>
                <w:rFonts w:ascii="Calibri" w:eastAsia="Times New Roman" w:hAnsi="Calibri" w:cs="Times New Roman"/>
                <w:b/>
                <w:bCs/>
                <w:color w:val="FFFFFF"/>
                <w:sz w:val="22"/>
                <w:szCs w:val="22"/>
                <w:lang w:eastAsia="en-CA"/>
              </w:rPr>
            </w:pPr>
            <w:r w:rsidRPr="00411CBD">
              <w:rPr>
                <w:rFonts w:ascii="Calibri" w:eastAsia="Times New Roman" w:hAnsi="Calibri" w:cs="Times New Roman"/>
                <w:b/>
                <w:bCs/>
                <w:color w:val="FFFFFF"/>
                <w:sz w:val="22"/>
                <w:szCs w:val="22"/>
                <w:lang w:eastAsia="en-CA"/>
              </w:rPr>
              <w:t>Bordeaux</w:t>
            </w:r>
          </w:p>
        </w:tc>
      </w:tr>
      <w:tr w:rsidR="00411CBD" w:rsidRPr="00411CBD" w14:paraId="109D9F1E" w14:textId="77777777" w:rsidTr="00411CBD">
        <w:trPr>
          <w:trHeight w:val="300"/>
        </w:trPr>
        <w:tc>
          <w:tcPr>
            <w:tcW w:w="3149" w:type="dxa"/>
            <w:shd w:val="clear" w:color="DCE6F1" w:fill="DCE6F1"/>
            <w:noWrap/>
            <w:vAlign w:val="bottom"/>
            <w:hideMark/>
          </w:tcPr>
          <w:p w14:paraId="687D7214"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01_INVENTORY_ADJUST</w:t>
            </w:r>
          </w:p>
        </w:tc>
        <w:tc>
          <w:tcPr>
            <w:tcW w:w="2420" w:type="dxa"/>
            <w:shd w:val="clear" w:color="DCE6F1" w:fill="DCE6F1"/>
            <w:noWrap/>
            <w:vAlign w:val="bottom"/>
            <w:hideMark/>
          </w:tcPr>
          <w:p w14:paraId="2F8E5D8E"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Inventory Adjustment</w:t>
            </w:r>
          </w:p>
        </w:tc>
        <w:tc>
          <w:tcPr>
            <w:tcW w:w="1120" w:type="dxa"/>
            <w:shd w:val="clear" w:color="DCE6F1" w:fill="DCE6F1"/>
            <w:noWrap/>
            <w:vAlign w:val="bottom"/>
            <w:hideMark/>
          </w:tcPr>
          <w:p w14:paraId="5B4F2F7A"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07DD3AB5"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120" w:type="dxa"/>
            <w:shd w:val="clear" w:color="DCE6F1" w:fill="DCE6F1"/>
            <w:noWrap/>
            <w:vAlign w:val="bottom"/>
            <w:hideMark/>
          </w:tcPr>
          <w:p w14:paraId="4D21EDFF"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29B42AFA"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7FE17C6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DCE6F1" w:fill="DCE6F1"/>
            <w:noWrap/>
            <w:vAlign w:val="bottom"/>
            <w:hideMark/>
          </w:tcPr>
          <w:p w14:paraId="086E757B"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39AE5B52" w14:textId="77777777" w:rsidTr="00411CBD">
        <w:trPr>
          <w:trHeight w:val="300"/>
        </w:trPr>
        <w:tc>
          <w:tcPr>
            <w:tcW w:w="3149" w:type="dxa"/>
            <w:shd w:val="clear" w:color="auto" w:fill="auto"/>
            <w:noWrap/>
            <w:vAlign w:val="bottom"/>
            <w:hideMark/>
          </w:tcPr>
          <w:p w14:paraId="09EDF48E"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04_LDB_DMG_NC</w:t>
            </w:r>
          </w:p>
        </w:tc>
        <w:tc>
          <w:tcPr>
            <w:tcW w:w="2420" w:type="dxa"/>
            <w:shd w:val="clear" w:color="auto" w:fill="auto"/>
            <w:noWrap/>
            <w:vAlign w:val="bottom"/>
            <w:hideMark/>
          </w:tcPr>
          <w:p w14:paraId="08CB96F9"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Warehouse Damage</w:t>
            </w:r>
          </w:p>
        </w:tc>
        <w:tc>
          <w:tcPr>
            <w:tcW w:w="1120" w:type="dxa"/>
            <w:shd w:val="clear" w:color="auto" w:fill="auto"/>
            <w:noWrap/>
            <w:vAlign w:val="bottom"/>
            <w:hideMark/>
          </w:tcPr>
          <w:p w14:paraId="095E9440"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0C6A0104"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auto" w:fill="auto"/>
            <w:noWrap/>
            <w:vAlign w:val="bottom"/>
            <w:hideMark/>
          </w:tcPr>
          <w:p w14:paraId="59B5BEE8"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auto" w:fill="auto"/>
            <w:noWrap/>
            <w:vAlign w:val="bottom"/>
            <w:hideMark/>
          </w:tcPr>
          <w:p w14:paraId="2C69BCEC"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6F818020"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auto" w:fill="auto"/>
            <w:noWrap/>
            <w:vAlign w:val="bottom"/>
            <w:hideMark/>
          </w:tcPr>
          <w:p w14:paraId="561D3606"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39A83B09" w14:textId="77777777" w:rsidTr="00411CBD">
        <w:trPr>
          <w:trHeight w:val="300"/>
        </w:trPr>
        <w:tc>
          <w:tcPr>
            <w:tcW w:w="3149" w:type="dxa"/>
            <w:shd w:val="clear" w:color="DCE6F1" w:fill="DCE6F1"/>
            <w:noWrap/>
            <w:vAlign w:val="bottom"/>
            <w:hideMark/>
          </w:tcPr>
          <w:p w14:paraId="70F23C24"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07_SUPPLIER_DMG_C</w:t>
            </w:r>
          </w:p>
        </w:tc>
        <w:tc>
          <w:tcPr>
            <w:tcW w:w="2420" w:type="dxa"/>
            <w:shd w:val="clear" w:color="DCE6F1" w:fill="DCE6F1"/>
            <w:noWrap/>
            <w:vAlign w:val="bottom"/>
            <w:hideMark/>
          </w:tcPr>
          <w:p w14:paraId="17FA2BBD"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Supplier Damage</w:t>
            </w:r>
          </w:p>
        </w:tc>
        <w:tc>
          <w:tcPr>
            <w:tcW w:w="1120" w:type="dxa"/>
            <w:shd w:val="clear" w:color="DCE6F1" w:fill="DCE6F1"/>
            <w:noWrap/>
            <w:vAlign w:val="bottom"/>
            <w:hideMark/>
          </w:tcPr>
          <w:p w14:paraId="2C07AA5E"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DCE6F1" w:fill="DCE6F1"/>
            <w:noWrap/>
            <w:vAlign w:val="bottom"/>
            <w:hideMark/>
          </w:tcPr>
          <w:p w14:paraId="3D1FACE5"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DCE6F1" w:fill="DCE6F1"/>
            <w:noWrap/>
            <w:vAlign w:val="bottom"/>
            <w:hideMark/>
          </w:tcPr>
          <w:p w14:paraId="03389161"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2C2DF4F4"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7A1B0FC1"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DCE6F1" w:fill="DCE6F1"/>
            <w:noWrap/>
            <w:vAlign w:val="bottom"/>
            <w:hideMark/>
          </w:tcPr>
          <w:p w14:paraId="7B384B28"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61815933" w14:textId="77777777" w:rsidTr="00411CBD">
        <w:trPr>
          <w:trHeight w:val="300"/>
        </w:trPr>
        <w:tc>
          <w:tcPr>
            <w:tcW w:w="3149" w:type="dxa"/>
            <w:shd w:val="clear" w:color="auto" w:fill="auto"/>
            <w:noWrap/>
            <w:vAlign w:val="bottom"/>
            <w:hideMark/>
          </w:tcPr>
          <w:p w14:paraId="05EDABB4"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10_RESOLVED</w:t>
            </w:r>
          </w:p>
        </w:tc>
        <w:tc>
          <w:tcPr>
            <w:tcW w:w="2420" w:type="dxa"/>
            <w:shd w:val="clear" w:color="auto" w:fill="auto"/>
            <w:noWrap/>
            <w:vAlign w:val="bottom"/>
            <w:hideMark/>
          </w:tcPr>
          <w:p w14:paraId="09E0CD4B"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Resolved</w:t>
            </w:r>
          </w:p>
        </w:tc>
        <w:tc>
          <w:tcPr>
            <w:tcW w:w="1120" w:type="dxa"/>
            <w:shd w:val="clear" w:color="auto" w:fill="auto"/>
            <w:noWrap/>
            <w:vAlign w:val="bottom"/>
            <w:hideMark/>
          </w:tcPr>
          <w:p w14:paraId="2DB3601A"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557A9ACA"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auto" w:fill="auto"/>
            <w:noWrap/>
            <w:vAlign w:val="bottom"/>
            <w:hideMark/>
          </w:tcPr>
          <w:p w14:paraId="5B910CF3"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66AAB0C0"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3D4B93DC"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auto" w:fill="auto"/>
            <w:noWrap/>
            <w:vAlign w:val="bottom"/>
            <w:hideMark/>
          </w:tcPr>
          <w:p w14:paraId="17743E29"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02EFCF68" w14:textId="77777777" w:rsidTr="00411CBD">
        <w:trPr>
          <w:trHeight w:val="300"/>
        </w:trPr>
        <w:tc>
          <w:tcPr>
            <w:tcW w:w="3149" w:type="dxa"/>
            <w:shd w:val="clear" w:color="DCE6F1" w:fill="DCE6F1"/>
            <w:noWrap/>
            <w:vAlign w:val="bottom"/>
            <w:hideMark/>
          </w:tcPr>
          <w:p w14:paraId="3A47DD1C"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13_DEFECTIVE_PACKAGING_C</w:t>
            </w:r>
          </w:p>
        </w:tc>
        <w:tc>
          <w:tcPr>
            <w:tcW w:w="2420" w:type="dxa"/>
            <w:shd w:val="clear" w:color="DCE6F1" w:fill="DCE6F1"/>
            <w:noWrap/>
            <w:vAlign w:val="bottom"/>
            <w:hideMark/>
          </w:tcPr>
          <w:p w14:paraId="71FA3E01"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Defective Packaging</w:t>
            </w:r>
          </w:p>
        </w:tc>
        <w:tc>
          <w:tcPr>
            <w:tcW w:w="1120" w:type="dxa"/>
            <w:shd w:val="clear" w:color="DCE6F1" w:fill="DCE6F1"/>
            <w:noWrap/>
            <w:vAlign w:val="bottom"/>
            <w:hideMark/>
          </w:tcPr>
          <w:p w14:paraId="61F086DE"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DCE6F1" w:fill="DCE6F1"/>
            <w:noWrap/>
            <w:vAlign w:val="bottom"/>
            <w:hideMark/>
          </w:tcPr>
          <w:p w14:paraId="6372EE4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DCE6F1" w:fill="DCE6F1"/>
            <w:noWrap/>
            <w:vAlign w:val="bottom"/>
            <w:hideMark/>
          </w:tcPr>
          <w:p w14:paraId="4B2C0EC1"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743EF0B4"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2DA52D7E"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DCE6F1" w:fill="DCE6F1"/>
            <w:noWrap/>
            <w:vAlign w:val="bottom"/>
            <w:hideMark/>
          </w:tcPr>
          <w:p w14:paraId="34CEF73E"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560704" w:rsidRPr="00411CBD" w14:paraId="7F1EA297" w14:textId="77777777" w:rsidTr="00411CBD">
        <w:trPr>
          <w:trHeight w:val="300"/>
        </w:trPr>
        <w:tc>
          <w:tcPr>
            <w:tcW w:w="3149" w:type="dxa"/>
            <w:shd w:val="clear" w:color="DCE6F1" w:fill="DCE6F1"/>
            <w:noWrap/>
            <w:vAlign w:val="bottom"/>
          </w:tcPr>
          <w:p w14:paraId="52EB77D3" w14:textId="2FF3B621" w:rsidR="00560704" w:rsidRPr="00560704" w:rsidRDefault="00560704" w:rsidP="00411CBD">
            <w:pPr>
              <w:spacing w:after="0" w:line="240" w:lineRule="auto"/>
              <w:rPr>
                <w:rFonts w:ascii="Calibri" w:eastAsia="Times New Roman" w:hAnsi="Calibri" w:cs="Times New Roman"/>
                <w:color w:val="000000"/>
                <w:sz w:val="22"/>
                <w:szCs w:val="22"/>
                <w:highlight w:val="green"/>
                <w:lang w:eastAsia="en-CA"/>
              </w:rPr>
            </w:pPr>
            <w:r w:rsidRPr="00560704">
              <w:rPr>
                <w:highlight w:val="green"/>
              </w:rPr>
              <w:t>14_RTV_OVERSHIP_WMS_ONLY</w:t>
            </w:r>
          </w:p>
        </w:tc>
        <w:tc>
          <w:tcPr>
            <w:tcW w:w="2420" w:type="dxa"/>
            <w:shd w:val="clear" w:color="DCE6F1" w:fill="DCE6F1"/>
            <w:noWrap/>
            <w:vAlign w:val="bottom"/>
          </w:tcPr>
          <w:p w14:paraId="2E60C33A" w14:textId="5680C87D" w:rsidR="00560704" w:rsidRPr="00560704" w:rsidRDefault="00560704" w:rsidP="00411CBD">
            <w:pPr>
              <w:spacing w:after="0" w:line="240" w:lineRule="auto"/>
              <w:rPr>
                <w:rFonts w:ascii="Calibri" w:eastAsia="Times New Roman" w:hAnsi="Calibri" w:cs="Times New Roman"/>
                <w:color w:val="000000"/>
                <w:sz w:val="22"/>
                <w:szCs w:val="22"/>
                <w:highlight w:val="green"/>
                <w:lang w:eastAsia="en-CA"/>
              </w:rPr>
            </w:pPr>
            <w:r w:rsidRPr="00560704">
              <w:rPr>
                <w:highlight w:val="green"/>
              </w:rPr>
              <w:t>RETURN TO VENDOR FOR OVERSHIP (WMS ONLY)</w:t>
            </w:r>
          </w:p>
        </w:tc>
        <w:tc>
          <w:tcPr>
            <w:tcW w:w="1120" w:type="dxa"/>
            <w:shd w:val="clear" w:color="DCE6F1" w:fill="DCE6F1"/>
            <w:noWrap/>
            <w:vAlign w:val="bottom"/>
          </w:tcPr>
          <w:p w14:paraId="512E5F49" w14:textId="77777777" w:rsidR="00560704" w:rsidRPr="00411CBD" w:rsidRDefault="00560704" w:rsidP="00411CBD">
            <w:pPr>
              <w:spacing w:after="0" w:line="240" w:lineRule="auto"/>
              <w:jc w:val="center"/>
              <w:rPr>
                <w:rFonts w:ascii="Calibri" w:eastAsia="Times New Roman" w:hAnsi="Calibri" w:cs="Times New Roman"/>
                <w:b/>
                <w:bCs/>
                <w:color w:val="FF0000"/>
                <w:sz w:val="22"/>
                <w:szCs w:val="22"/>
                <w:lang w:eastAsia="en-CA"/>
              </w:rPr>
            </w:pPr>
          </w:p>
        </w:tc>
        <w:tc>
          <w:tcPr>
            <w:tcW w:w="1040" w:type="dxa"/>
            <w:shd w:val="clear" w:color="DCE6F1" w:fill="DCE6F1"/>
            <w:noWrap/>
            <w:vAlign w:val="bottom"/>
          </w:tcPr>
          <w:p w14:paraId="7B0A5DD7"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c>
          <w:tcPr>
            <w:tcW w:w="1120" w:type="dxa"/>
            <w:shd w:val="clear" w:color="DCE6F1" w:fill="DCE6F1"/>
            <w:noWrap/>
            <w:vAlign w:val="bottom"/>
          </w:tcPr>
          <w:p w14:paraId="57BEF7A4"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542F360E"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32398B02"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c>
          <w:tcPr>
            <w:tcW w:w="1093" w:type="dxa"/>
            <w:shd w:val="clear" w:color="DCE6F1" w:fill="DCE6F1"/>
            <w:noWrap/>
            <w:vAlign w:val="bottom"/>
          </w:tcPr>
          <w:p w14:paraId="64968FFC"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r>
      <w:tr w:rsidR="00411CBD" w:rsidRPr="00411CBD" w14:paraId="19A8B0B3" w14:textId="77777777" w:rsidTr="00411CBD">
        <w:trPr>
          <w:trHeight w:val="300"/>
        </w:trPr>
        <w:tc>
          <w:tcPr>
            <w:tcW w:w="3149" w:type="dxa"/>
            <w:shd w:val="clear" w:color="auto" w:fill="auto"/>
            <w:noWrap/>
            <w:vAlign w:val="bottom"/>
            <w:hideMark/>
          </w:tcPr>
          <w:p w14:paraId="44F48001"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16_HIDDEN_DMG_C</w:t>
            </w:r>
          </w:p>
        </w:tc>
        <w:tc>
          <w:tcPr>
            <w:tcW w:w="2420" w:type="dxa"/>
            <w:shd w:val="clear" w:color="auto" w:fill="auto"/>
            <w:noWrap/>
            <w:vAlign w:val="bottom"/>
            <w:hideMark/>
          </w:tcPr>
          <w:p w14:paraId="72DF7B2F"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Hidden Damage</w:t>
            </w:r>
          </w:p>
        </w:tc>
        <w:tc>
          <w:tcPr>
            <w:tcW w:w="1120" w:type="dxa"/>
            <w:shd w:val="clear" w:color="auto" w:fill="auto"/>
            <w:noWrap/>
            <w:vAlign w:val="bottom"/>
            <w:hideMark/>
          </w:tcPr>
          <w:p w14:paraId="5AC75B79"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auto" w:fill="auto"/>
            <w:noWrap/>
            <w:vAlign w:val="bottom"/>
            <w:hideMark/>
          </w:tcPr>
          <w:p w14:paraId="2D0D1B36"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auto" w:fill="auto"/>
            <w:noWrap/>
            <w:vAlign w:val="bottom"/>
            <w:hideMark/>
          </w:tcPr>
          <w:p w14:paraId="6AD9A076"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39EDB166"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6EBB6A7F"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auto" w:fill="auto"/>
            <w:noWrap/>
            <w:vAlign w:val="bottom"/>
            <w:hideMark/>
          </w:tcPr>
          <w:p w14:paraId="26F17F2D"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4A480B7A" w14:textId="77777777" w:rsidTr="00411CBD">
        <w:trPr>
          <w:trHeight w:val="300"/>
        </w:trPr>
        <w:tc>
          <w:tcPr>
            <w:tcW w:w="3149" w:type="dxa"/>
            <w:shd w:val="clear" w:color="DCE6F1" w:fill="DCE6F1"/>
            <w:noWrap/>
            <w:vAlign w:val="bottom"/>
            <w:hideMark/>
          </w:tcPr>
          <w:p w14:paraId="778F8436"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19_RECEIPT_DMG_C</w:t>
            </w:r>
          </w:p>
        </w:tc>
        <w:tc>
          <w:tcPr>
            <w:tcW w:w="2420" w:type="dxa"/>
            <w:shd w:val="clear" w:color="DCE6F1" w:fill="DCE6F1"/>
            <w:noWrap/>
            <w:vAlign w:val="bottom"/>
            <w:hideMark/>
          </w:tcPr>
          <w:p w14:paraId="57D00CDE"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Receipt Damage</w:t>
            </w:r>
          </w:p>
        </w:tc>
        <w:tc>
          <w:tcPr>
            <w:tcW w:w="1120" w:type="dxa"/>
            <w:shd w:val="clear" w:color="DCE6F1" w:fill="DCE6F1"/>
            <w:noWrap/>
            <w:vAlign w:val="bottom"/>
            <w:hideMark/>
          </w:tcPr>
          <w:p w14:paraId="54728918"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DCE6F1" w:fill="DCE6F1"/>
            <w:noWrap/>
            <w:vAlign w:val="bottom"/>
            <w:hideMark/>
          </w:tcPr>
          <w:p w14:paraId="4902536E"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DCE6F1" w:fill="DCE6F1"/>
            <w:noWrap/>
            <w:vAlign w:val="bottom"/>
            <w:hideMark/>
          </w:tcPr>
          <w:p w14:paraId="79478A82"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48999E7A"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486194E6"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DCE6F1" w:fill="DCE6F1"/>
            <w:noWrap/>
            <w:vAlign w:val="bottom"/>
            <w:hideMark/>
          </w:tcPr>
          <w:p w14:paraId="629A0894"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243A08B3" w14:textId="77777777" w:rsidTr="00411CBD">
        <w:trPr>
          <w:trHeight w:val="300"/>
        </w:trPr>
        <w:tc>
          <w:tcPr>
            <w:tcW w:w="3149" w:type="dxa"/>
            <w:shd w:val="clear" w:color="auto" w:fill="auto"/>
            <w:noWrap/>
            <w:vAlign w:val="bottom"/>
            <w:hideMark/>
          </w:tcPr>
          <w:p w14:paraId="48ED2EDF"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22_AGENT_RTV_C</w:t>
            </w:r>
          </w:p>
        </w:tc>
        <w:tc>
          <w:tcPr>
            <w:tcW w:w="2420" w:type="dxa"/>
            <w:shd w:val="clear" w:color="auto" w:fill="auto"/>
            <w:noWrap/>
            <w:vAlign w:val="bottom"/>
            <w:hideMark/>
          </w:tcPr>
          <w:p w14:paraId="4E2BFBE6"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Agent Request</w:t>
            </w:r>
          </w:p>
        </w:tc>
        <w:tc>
          <w:tcPr>
            <w:tcW w:w="1120" w:type="dxa"/>
            <w:shd w:val="clear" w:color="auto" w:fill="auto"/>
            <w:noWrap/>
            <w:vAlign w:val="bottom"/>
            <w:hideMark/>
          </w:tcPr>
          <w:p w14:paraId="210F3E82"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auto" w:fill="auto"/>
            <w:noWrap/>
            <w:vAlign w:val="bottom"/>
            <w:hideMark/>
          </w:tcPr>
          <w:p w14:paraId="60DDD4B2"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auto" w:fill="auto"/>
            <w:noWrap/>
            <w:vAlign w:val="bottom"/>
            <w:hideMark/>
          </w:tcPr>
          <w:p w14:paraId="393597D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580EF184"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505429B2"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auto" w:fill="auto"/>
            <w:noWrap/>
            <w:vAlign w:val="bottom"/>
            <w:hideMark/>
          </w:tcPr>
          <w:p w14:paraId="47D07C36"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5C9075BF" w14:textId="77777777" w:rsidTr="00411CBD">
        <w:trPr>
          <w:trHeight w:val="300"/>
        </w:trPr>
        <w:tc>
          <w:tcPr>
            <w:tcW w:w="3149" w:type="dxa"/>
            <w:shd w:val="clear" w:color="DCE6F1" w:fill="DCE6F1"/>
            <w:noWrap/>
            <w:vAlign w:val="bottom"/>
            <w:hideMark/>
          </w:tcPr>
          <w:p w14:paraId="616C6FC6"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25_LDB_RTV_C</w:t>
            </w:r>
          </w:p>
        </w:tc>
        <w:tc>
          <w:tcPr>
            <w:tcW w:w="2420" w:type="dxa"/>
            <w:shd w:val="clear" w:color="DCE6F1" w:fill="DCE6F1"/>
            <w:noWrap/>
            <w:vAlign w:val="bottom"/>
            <w:hideMark/>
          </w:tcPr>
          <w:p w14:paraId="1808FA57"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LDB Request</w:t>
            </w:r>
          </w:p>
        </w:tc>
        <w:tc>
          <w:tcPr>
            <w:tcW w:w="1120" w:type="dxa"/>
            <w:shd w:val="clear" w:color="DCE6F1" w:fill="DCE6F1"/>
            <w:noWrap/>
            <w:vAlign w:val="bottom"/>
            <w:hideMark/>
          </w:tcPr>
          <w:p w14:paraId="4C047F91"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DCE6F1" w:fill="DCE6F1"/>
            <w:noWrap/>
            <w:vAlign w:val="bottom"/>
            <w:hideMark/>
          </w:tcPr>
          <w:p w14:paraId="639EBA49"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DCE6F1" w:fill="DCE6F1"/>
            <w:noWrap/>
            <w:vAlign w:val="bottom"/>
            <w:hideMark/>
          </w:tcPr>
          <w:p w14:paraId="5B5D6FD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2A986578"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337988AF"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DCE6F1" w:fill="DCE6F1"/>
            <w:noWrap/>
            <w:vAlign w:val="bottom"/>
            <w:hideMark/>
          </w:tcPr>
          <w:p w14:paraId="587D5E1D"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775DD47D" w14:textId="77777777" w:rsidTr="00411CBD">
        <w:trPr>
          <w:trHeight w:val="300"/>
        </w:trPr>
        <w:tc>
          <w:tcPr>
            <w:tcW w:w="3149" w:type="dxa"/>
            <w:shd w:val="clear" w:color="auto" w:fill="auto"/>
            <w:noWrap/>
            <w:vAlign w:val="bottom"/>
            <w:hideMark/>
          </w:tcPr>
          <w:p w14:paraId="2D01F9DA" w14:textId="77777777" w:rsidR="00411CBD" w:rsidRPr="00560704" w:rsidRDefault="00411CBD" w:rsidP="00411CBD">
            <w:pPr>
              <w:spacing w:after="0" w:line="240" w:lineRule="auto"/>
              <w:rPr>
                <w:rFonts w:ascii="Calibri" w:eastAsia="Times New Roman" w:hAnsi="Calibri" w:cs="Times New Roman"/>
                <w:color w:val="000000"/>
                <w:sz w:val="22"/>
                <w:szCs w:val="22"/>
                <w:highlight w:val="darkCyan"/>
                <w:lang w:eastAsia="en-CA"/>
              </w:rPr>
            </w:pPr>
            <w:r w:rsidRPr="00560704">
              <w:rPr>
                <w:rFonts w:ascii="Calibri" w:eastAsia="Times New Roman" w:hAnsi="Calibri" w:cs="Times New Roman"/>
                <w:color w:val="000000"/>
                <w:sz w:val="22"/>
                <w:szCs w:val="22"/>
                <w:highlight w:val="darkCyan"/>
                <w:lang w:eastAsia="en-CA"/>
              </w:rPr>
              <w:t>28_AGENT_EXPIRED_C</w:t>
            </w:r>
          </w:p>
        </w:tc>
        <w:tc>
          <w:tcPr>
            <w:tcW w:w="2420" w:type="dxa"/>
            <w:shd w:val="clear" w:color="auto" w:fill="auto"/>
            <w:noWrap/>
            <w:vAlign w:val="bottom"/>
            <w:hideMark/>
          </w:tcPr>
          <w:p w14:paraId="3FDAF564" w14:textId="77777777" w:rsidR="00411CBD" w:rsidRPr="00560704" w:rsidRDefault="00411CBD" w:rsidP="00411CBD">
            <w:pPr>
              <w:spacing w:after="0" w:line="240" w:lineRule="auto"/>
              <w:rPr>
                <w:rFonts w:ascii="Calibri" w:eastAsia="Times New Roman" w:hAnsi="Calibri" w:cs="Times New Roman"/>
                <w:color w:val="000000"/>
                <w:sz w:val="22"/>
                <w:szCs w:val="22"/>
                <w:highlight w:val="darkCyan"/>
                <w:lang w:eastAsia="en-CA"/>
              </w:rPr>
            </w:pPr>
            <w:r w:rsidRPr="00560704">
              <w:rPr>
                <w:rFonts w:ascii="Calibri" w:eastAsia="Times New Roman" w:hAnsi="Calibri" w:cs="Times New Roman"/>
                <w:color w:val="000000"/>
                <w:sz w:val="22"/>
                <w:szCs w:val="22"/>
                <w:highlight w:val="darkCyan"/>
                <w:lang w:eastAsia="en-CA"/>
              </w:rPr>
              <w:t>Defective Product</w:t>
            </w:r>
          </w:p>
        </w:tc>
        <w:tc>
          <w:tcPr>
            <w:tcW w:w="1120" w:type="dxa"/>
            <w:shd w:val="clear" w:color="auto" w:fill="auto"/>
            <w:noWrap/>
            <w:vAlign w:val="bottom"/>
            <w:hideMark/>
          </w:tcPr>
          <w:p w14:paraId="2804DDB9"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auto" w:fill="auto"/>
            <w:noWrap/>
            <w:vAlign w:val="bottom"/>
            <w:hideMark/>
          </w:tcPr>
          <w:p w14:paraId="5DBAB934"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auto" w:fill="auto"/>
            <w:noWrap/>
            <w:vAlign w:val="bottom"/>
            <w:hideMark/>
          </w:tcPr>
          <w:p w14:paraId="5F5FE62B"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7D0DD722"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1703398D"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auto" w:fill="auto"/>
            <w:noWrap/>
            <w:vAlign w:val="bottom"/>
            <w:hideMark/>
          </w:tcPr>
          <w:p w14:paraId="71C395FC"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29D66A01" w14:textId="77777777" w:rsidTr="00411CBD">
        <w:trPr>
          <w:trHeight w:val="300"/>
        </w:trPr>
        <w:tc>
          <w:tcPr>
            <w:tcW w:w="3149" w:type="dxa"/>
            <w:shd w:val="clear" w:color="DCE6F1" w:fill="DCE6F1"/>
            <w:noWrap/>
            <w:vAlign w:val="bottom"/>
            <w:hideMark/>
          </w:tcPr>
          <w:p w14:paraId="65ADA7A2" w14:textId="77777777" w:rsidR="00411CBD" w:rsidRPr="00560704" w:rsidRDefault="00411CBD" w:rsidP="00411CBD">
            <w:pPr>
              <w:spacing w:after="0" w:line="240" w:lineRule="auto"/>
              <w:rPr>
                <w:rFonts w:ascii="Calibri" w:eastAsia="Times New Roman" w:hAnsi="Calibri" w:cs="Times New Roman"/>
                <w:color w:val="000000"/>
                <w:sz w:val="22"/>
                <w:szCs w:val="22"/>
                <w:highlight w:val="darkCyan"/>
                <w:lang w:eastAsia="en-CA"/>
              </w:rPr>
            </w:pPr>
            <w:r w:rsidRPr="00560704">
              <w:rPr>
                <w:rFonts w:ascii="Calibri" w:eastAsia="Times New Roman" w:hAnsi="Calibri" w:cs="Times New Roman"/>
                <w:color w:val="000000"/>
                <w:sz w:val="22"/>
                <w:szCs w:val="22"/>
                <w:highlight w:val="darkCyan"/>
                <w:lang w:eastAsia="en-CA"/>
              </w:rPr>
              <w:t>28_LDB_EXPIRED_NC</w:t>
            </w:r>
          </w:p>
        </w:tc>
        <w:tc>
          <w:tcPr>
            <w:tcW w:w="2420" w:type="dxa"/>
            <w:shd w:val="clear" w:color="DCE6F1" w:fill="DCE6F1"/>
            <w:noWrap/>
            <w:vAlign w:val="bottom"/>
            <w:hideMark/>
          </w:tcPr>
          <w:p w14:paraId="5204E52A" w14:textId="77777777" w:rsidR="00411CBD" w:rsidRPr="00560704" w:rsidRDefault="00411CBD" w:rsidP="00411CBD">
            <w:pPr>
              <w:spacing w:after="0" w:line="240" w:lineRule="auto"/>
              <w:rPr>
                <w:rFonts w:ascii="Calibri" w:eastAsia="Times New Roman" w:hAnsi="Calibri" w:cs="Times New Roman"/>
                <w:color w:val="000000"/>
                <w:sz w:val="22"/>
                <w:szCs w:val="22"/>
                <w:highlight w:val="darkCyan"/>
                <w:lang w:eastAsia="en-CA"/>
              </w:rPr>
            </w:pPr>
            <w:r w:rsidRPr="00560704">
              <w:rPr>
                <w:rFonts w:ascii="Calibri" w:eastAsia="Times New Roman" w:hAnsi="Calibri" w:cs="Times New Roman"/>
                <w:color w:val="000000"/>
                <w:sz w:val="22"/>
                <w:szCs w:val="22"/>
                <w:highlight w:val="darkCyan"/>
                <w:lang w:eastAsia="en-CA"/>
              </w:rPr>
              <w:t>Defective Product</w:t>
            </w:r>
          </w:p>
        </w:tc>
        <w:tc>
          <w:tcPr>
            <w:tcW w:w="1120" w:type="dxa"/>
            <w:shd w:val="clear" w:color="DCE6F1" w:fill="DCE6F1"/>
            <w:noWrap/>
            <w:vAlign w:val="bottom"/>
            <w:hideMark/>
          </w:tcPr>
          <w:p w14:paraId="298DCAAC"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3FA50300"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DCE6F1" w:fill="DCE6F1"/>
            <w:noWrap/>
            <w:vAlign w:val="bottom"/>
            <w:hideMark/>
          </w:tcPr>
          <w:p w14:paraId="3870DAA9"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5C81600E"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DCE6F1" w:fill="DCE6F1"/>
            <w:noWrap/>
            <w:vAlign w:val="bottom"/>
            <w:hideMark/>
          </w:tcPr>
          <w:p w14:paraId="6A4EF10B"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DCE6F1" w:fill="DCE6F1"/>
            <w:noWrap/>
            <w:vAlign w:val="bottom"/>
            <w:hideMark/>
          </w:tcPr>
          <w:p w14:paraId="71822BC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560704" w:rsidRPr="00411CBD" w14:paraId="6B40F0FE" w14:textId="77777777" w:rsidTr="00411CBD">
        <w:trPr>
          <w:trHeight w:val="300"/>
        </w:trPr>
        <w:tc>
          <w:tcPr>
            <w:tcW w:w="3149" w:type="dxa"/>
            <w:shd w:val="clear" w:color="DCE6F1" w:fill="DCE6F1"/>
            <w:noWrap/>
            <w:vAlign w:val="bottom"/>
          </w:tcPr>
          <w:p w14:paraId="0DCD80F2" w14:textId="49910D8E" w:rsidR="00560704" w:rsidRPr="00560704" w:rsidRDefault="00560704" w:rsidP="00411CBD">
            <w:pPr>
              <w:spacing w:after="0" w:line="240" w:lineRule="auto"/>
              <w:rPr>
                <w:rFonts w:ascii="Calibri" w:eastAsia="Times New Roman" w:hAnsi="Calibri" w:cs="Times New Roman"/>
                <w:color w:val="000000"/>
                <w:sz w:val="22"/>
                <w:szCs w:val="22"/>
                <w:highlight w:val="green"/>
                <w:lang w:eastAsia="en-CA"/>
              </w:rPr>
            </w:pPr>
            <w:r w:rsidRPr="00560704">
              <w:rPr>
                <w:highlight w:val="green"/>
              </w:rPr>
              <w:t>29_PENDING_RESOLUTION</w:t>
            </w:r>
          </w:p>
        </w:tc>
        <w:tc>
          <w:tcPr>
            <w:tcW w:w="2420" w:type="dxa"/>
            <w:shd w:val="clear" w:color="DCE6F1" w:fill="DCE6F1"/>
            <w:noWrap/>
            <w:vAlign w:val="bottom"/>
          </w:tcPr>
          <w:p w14:paraId="1FD880D5" w14:textId="7C702E9D" w:rsidR="00560704" w:rsidRPr="00560704" w:rsidRDefault="00560704" w:rsidP="00411CBD">
            <w:pPr>
              <w:spacing w:after="0" w:line="240" w:lineRule="auto"/>
              <w:rPr>
                <w:rFonts w:ascii="Calibri" w:eastAsia="Times New Roman" w:hAnsi="Calibri" w:cs="Times New Roman"/>
                <w:color w:val="000000"/>
                <w:sz w:val="22"/>
                <w:szCs w:val="22"/>
                <w:highlight w:val="green"/>
                <w:lang w:eastAsia="en-CA"/>
              </w:rPr>
            </w:pPr>
            <w:r w:rsidRPr="00560704">
              <w:rPr>
                <w:highlight w:val="green"/>
              </w:rPr>
              <w:t>PENDING RESOLUTION</w:t>
            </w:r>
          </w:p>
        </w:tc>
        <w:tc>
          <w:tcPr>
            <w:tcW w:w="1120" w:type="dxa"/>
            <w:shd w:val="clear" w:color="DCE6F1" w:fill="DCE6F1"/>
            <w:noWrap/>
            <w:vAlign w:val="bottom"/>
          </w:tcPr>
          <w:p w14:paraId="4FD338B4"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75333C9C"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c>
          <w:tcPr>
            <w:tcW w:w="1120" w:type="dxa"/>
            <w:shd w:val="clear" w:color="DCE6F1" w:fill="DCE6F1"/>
            <w:noWrap/>
            <w:vAlign w:val="bottom"/>
          </w:tcPr>
          <w:p w14:paraId="49A92A1A"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79C103D4" w14:textId="77777777" w:rsidR="00560704" w:rsidRPr="00411CBD" w:rsidRDefault="00560704" w:rsidP="00411CBD">
            <w:pPr>
              <w:spacing w:after="0" w:line="240" w:lineRule="auto"/>
              <w:jc w:val="center"/>
              <w:rPr>
                <w:rFonts w:ascii="Calibri" w:eastAsia="Times New Roman" w:hAnsi="Calibri" w:cs="Times New Roman"/>
                <w:b/>
                <w:bCs/>
                <w:color w:val="FF0000"/>
                <w:sz w:val="22"/>
                <w:szCs w:val="22"/>
                <w:lang w:eastAsia="en-CA"/>
              </w:rPr>
            </w:pPr>
          </w:p>
        </w:tc>
        <w:tc>
          <w:tcPr>
            <w:tcW w:w="1040" w:type="dxa"/>
            <w:shd w:val="clear" w:color="DCE6F1" w:fill="DCE6F1"/>
            <w:noWrap/>
            <w:vAlign w:val="bottom"/>
          </w:tcPr>
          <w:p w14:paraId="7CBCDACA"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c>
          <w:tcPr>
            <w:tcW w:w="1093" w:type="dxa"/>
            <w:shd w:val="clear" w:color="DCE6F1" w:fill="DCE6F1"/>
            <w:noWrap/>
            <w:vAlign w:val="bottom"/>
          </w:tcPr>
          <w:p w14:paraId="74228478"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r>
      <w:tr w:rsidR="00560704" w:rsidRPr="00411CBD" w14:paraId="5CD30BBF" w14:textId="77777777" w:rsidTr="00411CBD">
        <w:trPr>
          <w:trHeight w:val="300"/>
        </w:trPr>
        <w:tc>
          <w:tcPr>
            <w:tcW w:w="3149" w:type="dxa"/>
            <w:shd w:val="clear" w:color="DCE6F1" w:fill="DCE6F1"/>
            <w:noWrap/>
            <w:vAlign w:val="bottom"/>
          </w:tcPr>
          <w:p w14:paraId="299D2525" w14:textId="2F4199F0" w:rsidR="00560704" w:rsidRPr="00560704" w:rsidRDefault="00560704" w:rsidP="00411CBD">
            <w:pPr>
              <w:spacing w:after="0" w:line="240" w:lineRule="auto"/>
              <w:rPr>
                <w:highlight w:val="green"/>
              </w:rPr>
            </w:pPr>
            <w:r w:rsidRPr="00560704">
              <w:rPr>
                <w:highlight w:val="green"/>
              </w:rPr>
              <w:t>30_DATA_ENTRY_ERROR</w:t>
            </w:r>
          </w:p>
        </w:tc>
        <w:tc>
          <w:tcPr>
            <w:tcW w:w="2420" w:type="dxa"/>
            <w:shd w:val="clear" w:color="DCE6F1" w:fill="DCE6F1"/>
            <w:noWrap/>
            <w:vAlign w:val="bottom"/>
          </w:tcPr>
          <w:p w14:paraId="0CA6BBE9" w14:textId="584F6401" w:rsidR="00560704" w:rsidRPr="00560704" w:rsidRDefault="00560704" w:rsidP="00411CBD">
            <w:pPr>
              <w:spacing w:after="0" w:line="240" w:lineRule="auto"/>
              <w:rPr>
                <w:rFonts w:ascii="Calibri" w:eastAsia="Times New Roman" w:hAnsi="Calibri" w:cs="Times New Roman"/>
                <w:color w:val="000000"/>
                <w:sz w:val="22"/>
                <w:szCs w:val="22"/>
                <w:highlight w:val="green"/>
                <w:lang w:eastAsia="en-CA"/>
              </w:rPr>
            </w:pPr>
            <w:r w:rsidRPr="00560704">
              <w:rPr>
                <w:highlight w:val="green"/>
              </w:rPr>
              <w:t>DATA ENTRY ERROR</w:t>
            </w:r>
          </w:p>
        </w:tc>
        <w:tc>
          <w:tcPr>
            <w:tcW w:w="1120" w:type="dxa"/>
            <w:shd w:val="clear" w:color="DCE6F1" w:fill="DCE6F1"/>
            <w:noWrap/>
            <w:vAlign w:val="bottom"/>
          </w:tcPr>
          <w:p w14:paraId="73838759"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17EC59E5"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c>
          <w:tcPr>
            <w:tcW w:w="1120" w:type="dxa"/>
            <w:shd w:val="clear" w:color="DCE6F1" w:fill="DCE6F1"/>
            <w:noWrap/>
            <w:vAlign w:val="bottom"/>
          </w:tcPr>
          <w:p w14:paraId="614163B5"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249AF577" w14:textId="77777777" w:rsidR="00560704" w:rsidRPr="00411CBD" w:rsidRDefault="00560704" w:rsidP="00411CBD">
            <w:pPr>
              <w:spacing w:after="0" w:line="240" w:lineRule="auto"/>
              <w:jc w:val="center"/>
              <w:rPr>
                <w:rFonts w:ascii="Calibri" w:eastAsia="Times New Roman" w:hAnsi="Calibri" w:cs="Times New Roman"/>
                <w:b/>
                <w:bCs/>
                <w:color w:val="FF0000"/>
                <w:sz w:val="22"/>
                <w:szCs w:val="22"/>
                <w:lang w:eastAsia="en-CA"/>
              </w:rPr>
            </w:pPr>
          </w:p>
        </w:tc>
        <w:tc>
          <w:tcPr>
            <w:tcW w:w="1040" w:type="dxa"/>
            <w:shd w:val="clear" w:color="DCE6F1" w:fill="DCE6F1"/>
            <w:noWrap/>
            <w:vAlign w:val="bottom"/>
          </w:tcPr>
          <w:p w14:paraId="67C7A07B"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c>
          <w:tcPr>
            <w:tcW w:w="1093" w:type="dxa"/>
            <w:shd w:val="clear" w:color="DCE6F1" w:fill="DCE6F1"/>
            <w:noWrap/>
            <w:vAlign w:val="bottom"/>
          </w:tcPr>
          <w:p w14:paraId="70648F1C" w14:textId="77777777" w:rsidR="00560704" w:rsidRPr="00411CBD" w:rsidRDefault="00560704" w:rsidP="00411CBD">
            <w:pPr>
              <w:spacing w:after="0" w:line="240" w:lineRule="auto"/>
              <w:jc w:val="center"/>
              <w:rPr>
                <w:rFonts w:ascii="Calibri" w:eastAsia="Times New Roman" w:hAnsi="Calibri" w:cs="Times New Roman"/>
                <w:color w:val="000000"/>
                <w:sz w:val="22"/>
                <w:szCs w:val="22"/>
                <w:lang w:eastAsia="en-CA"/>
              </w:rPr>
            </w:pPr>
          </w:p>
        </w:tc>
      </w:tr>
      <w:tr w:rsidR="00411CBD" w:rsidRPr="00411CBD" w14:paraId="13886CCA" w14:textId="77777777" w:rsidTr="00411CBD">
        <w:trPr>
          <w:trHeight w:val="300"/>
        </w:trPr>
        <w:tc>
          <w:tcPr>
            <w:tcW w:w="3149" w:type="dxa"/>
            <w:shd w:val="clear" w:color="auto" w:fill="auto"/>
            <w:noWrap/>
            <w:vAlign w:val="bottom"/>
            <w:hideMark/>
          </w:tcPr>
          <w:p w14:paraId="21AD73D1"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31_PRODUCT_RECALL_C</w:t>
            </w:r>
          </w:p>
        </w:tc>
        <w:tc>
          <w:tcPr>
            <w:tcW w:w="2420" w:type="dxa"/>
            <w:shd w:val="clear" w:color="auto" w:fill="auto"/>
            <w:noWrap/>
            <w:vAlign w:val="bottom"/>
            <w:hideMark/>
          </w:tcPr>
          <w:p w14:paraId="1640EF65"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Recall</w:t>
            </w:r>
          </w:p>
        </w:tc>
        <w:tc>
          <w:tcPr>
            <w:tcW w:w="1120" w:type="dxa"/>
            <w:shd w:val="clear" w:color="auto" w:fill="auto"/>
            <w:noWrap/>
            <w:vAlign w:val="bottom"/>
            <w:hideMark/>
          </w:tcPr>
          <w:p w14:paraId="53E93FAF"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auto" w:fill="auto"/>
            <w:noWrap/>
            <w:vAlign w:val="bottom"/>
            <w:hideMark/>
          </w:tcPr>
          <w:p w14:paraId="363D004E"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auto" w:fill="auto"/>
            <w:noWrap/>
            <w:vAlign w:val="bottom"/>
            <w:hideMark/>
          </w:tcPr>
          <w:p w14:paraId="5D41811B"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3502E1AB"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4A98366F"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auto" w:fill="auto"/>
            <w:noWrap/>
            <w:vAlign w:val="bottom"/>
            <w:hideMark/>
          </w:tcPr>
          <w:p w14:paraId="4C6D2DF2"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10D75956" w14:textId="77777777" w:rsidTr="00411CBD">
        <w:trPr>
          <w:trHeight w:val="300"/>
        </w:trPr>
        <w:tc>
          <w:tcPr>
            <w:tcW w:w="3149" w:type="dxa"/>
            <w:shd w:val="clear" w:color="DCE6F1" w:fill="DCE6F1"/>
            <w:noWrap/>
            <w:vAlign w:val="bottom"/>
            <w:hideMark/>
          </w:tcPr>
          <w:p w14:paraId="73C24CFC"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34_AGENT_DMG</w:t>
            </w:r>
          </w:p>
        </w:tc>
        <w:tc>
          <w:tcPr>
            <w:tcW w:w="2420" w:type="dxa"/>
            <w:shd w:val="clear" w:color="DCE6F1" w:fill="DCE6F1"/>
            <w:noWrap/>
            <w:vAlign w:val="bottom"/>
            <w:hideMark/>
          </w:tcPr>
          <w:p w14:paraId="001043F4"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Agent Damage</w:t>
            </w:r>
          </w:p>
        </w:tc>
        <w:tc>
          <w:tcPr>
            <w:tcW w:w="1120" w:type="dxa"/>
            <w:shd w:val="clear" w:color="DCE6F1" w:fill="DCE6F1"/>
            <w:noWrap/>
            <w:vAlign w:val="bottom"/>
            <w:hideMark/>
          </w:tcPr>
          <w:p w14:paraId="59950530"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DCE6F1" w:fill="DCE6F1"/>
            <w:noWrap/>
            <w:vAlign w:val="bottom"/>
            <w:hideMark/>
          </w:tcPr>
          <w:p w14:paraId="44F4ECC8"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DCE6F1" w:fill="DCE6F1"/>
            <w:noWrap/>
            <w:vAlign w:val="bottom"/>
            <w:hideMark/>
          </w:tcPr>
          <w:p w14:paraId="032C7CF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5CC2CE12"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3868672D"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DCE6F1" w:fill="DCE6F1"/>
            <w:noWrap/>
            <w:vAlign w:val="bottom"/>
            <w:hideMark/>
          </w:tcPr>
          <w:p w14:paraId="184B03A4"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6E90F86E" w14:textId="77777777" w:rsidTr="00411CBD">
        <w:trPr>
          <w:trHeight w:val="300"/>
        </w:trPr>
        <w:tc>
          <w:tcPr>
            <w:tcW w:w="3149" w:type="dxa"/>
            <w:shd w:val="clear" w:color="auto" w:fill="auto"/>
            <w:noWrap/>
            <w:vAlign w:val="bottom"/>
            <w:hideMark/>
          </w:tcPr>
          <w:p w14:paraId="308AF8E8"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43_GLS_GENERAL_RTN</w:t>
            </w:r>
          </w:p>
        </w:tc>
        <w:tc>
          <w:tcPr>
            <w:tcW w:w="2420" w:type="dxa"/>
            <w:shd w:val="clear" w:color="auto" w:fill="auto"/>
            <w:noWrap/>
            <w:vAlign w:val="bottom"/>
            <w:hideMark/>
          </w:tcPr>
          <w:p w14:paraId="5E7BACC1"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GLS General Return</w:t>
            </w:r>
          </w:p>
        </w:tc>
        <w:tc>
          <w:tcPr>
            <w:tcW w:w="1120" w:type="dxa"/>
            <w:shd w:val="clear" w:color="auto" w:fill="auto"/>
            <w:noWrap/>
            <w:vAlign w:val="bottom"/>
            <w:hideMark/>
          </w:tcPr>
          <w:p w14:paraId="7E2AB9E1"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4829D8DC"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auto" w:fill="auto"/>
            <w:noWrap/>
            <w:vAlign w:val="bottom"/>
            <w:hideMark/>
          </w:tcPr>
          <w:p w14:paraId="08714DF6"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7DC88844"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112097DC"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93" w:type="dxa"/>
            <w:shd w:val="clear" w:color="auto" w:fill="auto"/>
            <w:noWrap/>
            <w:vAlign w:val="bottom"/>
            <w:hideMark/>
          </w:tcPr>
          <w:p w14:paraId="2A6E8FD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2DEAB1CD" w14:textId="77777777" w:rsidTr="00411CBD">
        <w:trPr>
          <w:trHeight w:val="300"/>
        </w:trPr>
        <w:tc>
          <w:tcPr>
            <w:tcW w:w="3149" w:type="dxa"/>
            <w:shd w:val="clear" w:color="DCE6F1" w:fill="DCE6F1"/>
            <w:noWrap/>
            <w:vAlign w:val="bottom"/>
            <w:hideMark/>
          </w:tcPr>
          <w:p w14:paraId="4A977F2F"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46_GLS_IMPORT_BEER_RTN</w:t>
            </w:r>
          </w:p>
        </w:tc>
        <w:tc>
          <w:tcPr>
            <w:tcW w:w="2420" w:type="dxa"/>
            <w:shd w:val="clear" w:color="DCE6F1" w:fill="DCE6F1"/>
            <w:noWrap/>
            <w:vAlign w:val="bottom"/>
            <w:hideMark/>
          </w:tcPr>
          <w:p w14:paraId="30F70538"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GLS Import Beer Return</w:t>
            </w:r>
          </w:p>
        </w:tc>
        <w:tc>
          <w:tcPr>
            <w:tcW w:w="1120" w:type="dxa"/>
            <w:shd w:val="clear" w:color="DCE6F1" w:fill="DCE6F1"/>
            <w:noWrap/>
            <w:vAlign w:val="bottom"/>
            <w:hideMark/>
          </w:tcPr>
          <w:p w14:paraId="2050A18A"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5051EBDF"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DCE6F1" w:fill="DCE6F1"/>
            <w:noWrap/>
            <w:vAlign w:val="bottom"/>
            <w:hideMark/>
          </w:tcPr>
          <w:p w14:paraId="71D2A173"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3888B802"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7007E8AF"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93" w:type="dxa"/>
            <w:shd w:val="clear" w:color="DCE6F1" w:fill="DCE6F1"/>
            <w:noWrap/>
            <w:vAlign w:val="bottom"/>
            <w:hideMark/>
          </w:tcPr>
          <w:p w14:paraId="7A76781C"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49B98EE5" w14:textId="77777777" w:rsidTr="00411CBD">
        <w:trPr>
          <w:trHeight w:val="300"/>
        </w:trPr>
        <w:tc>
          <w:tcPr>
            <w:tcW w:w="3149" w:type="dxa"/>
            <w:shd w:val="clear" w:color="auto" w:fill="auto"/>
            <w:noWrap/>
            <w:vAlign w:val="bottom"/>
            <w:hideMark/>
          </w:tcPr>
          <w:p w14:paraId="1FB3C10B"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lastRenderedPageBreak/>
              <w:t>49_WCC_GENERAL_RTN</w:t>
            </w:r>
          </w:p>
        </w:tc>
        <w:tc>
          <w:tcPr>
            <w:tcW w:w="2420" w:type="dxa"/>
            <w:shd w:val="clear" w:color="auto" w:fill="auto"/>
            <w:noWrap/>
            <w:vAlign w:val="bottom"/>
            <w:hideMark/>
          </w:tcPr>
          <w:p w14:paraId="4E0185FB"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WCC General Return</w:t>
            </w:r>
          </w:p>
        </w:tc>
        <w:tc>
          <w:tcPr>
            <w:tcW w:w="1120" w:type="dxa"/>
            <w:shd w:val="clear" w:color="auto" w:fill="auto"/>
            <w:noWrap/>
            <w:vAlign w:val="bottom"/>
            <w:hideMark/>
          </w:tcPr>
          <w:p w14:paraId="15A8863F"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7D32EDEF"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auto" w:fill="auto"/>
            <w:noWrap/>
            <w:vAlign w:val="bottom"/>
            <w:hideMark/>
          </w:tcPr>
          <w:p w14:paraId="25DEDBDE"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71A598CE"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78E409C6"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93" w:type="dxa"/>
            <w:shd w:val="clear" w:color="auto" w:fill="auto"/>
            <w:noWrap/>
            <w:vAlign w:val="bottom"/>
            <w:hideMark/>
          </w:tcPr>
          <w:p w14:paraId="5F57E358"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37AAA6D1" w14:textId="77777777" w:rsidTr="00411CBD">
        <w:trPr>
          <w:trHeight w:val="300"/>
        </w:trPr>
        <w:tc>
          <w:tcPr>
            <w:tcW w:w="3149" w:type="dxa"/>
            <w:shd w:val="clear" w:color="DCE6F1" w:fill="DCE6F1"/>
            <w:noWrap/>
            <w:vAlign w:val="bottom"/>
            <w:hideMark/>
          </w:tcPr>
          <w:p w14:paraId="6EABBE8E"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52_WCC_IMPORT_BEER_RTN</w:t>
            </w:r>
          </w:p>
        </w:tc>
        <w:tc>
          <w:tcPr>
            <w:tcW w:w="2420" w:type="dxa"/>
            <w:shd w:val="clear" w:color="DCE6F1" w:fill="DCE6F1"/>
            <w:noWrap/>
            <w:vAlign w:val="bottom"/>
            <w:hideMark/>
          </w:tcPr>
          <w:p w14:paraId="4DBA45D8"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WCC Import Beer Return</w:t>
            </w:r>
          </w:p>
        </w:tc>
        <w:tc>
          <w:tcPr>
            <w:tcW w:w="1120" w:type="dxa"/>
            <w:shd w:val="clear" w:color="DCE6F1" w:fill="DCE6F1"/>
            <w:noWrap/>
            <w:vAlign w:val="bottom"/>
            <w:hideMark/>
          </w:tcPr>
          <w:p w14:paraId="3B1AC9F0"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0DC1C4F2"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DCE6F1" w:fill="DCE6F1"/>
            <w:noWrap/>
            <w:vAlign w:val="bottom"/>
            <w:hideMark/>
          </w:tcPr>
          <w:p w14:paraId="5DAD39B3"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598B744C"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55F97381"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93" w:type="dxa"/>
            <w:shd w:val="clear" w:color="DCE6F1" w:fill="DCE6F1"/>
            <w:noWrap/>
            <w:vAlign w:val="bottom"/>
            <w:hideMark/>
          </w:tcPr>
          <w:p w14:paraId="5DD10B48"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09FAEDBE" w14:textId="77777777" w:rsidTr="00411CBD">
        <w:trPr>
          <w:trHeight w:val="300"/>
        </w:trPr>
        <w:tc>
          <w:tcPr>
            <w:tcW w:w="3149" w:type="dxa"/>
            <w:shd w:val="clear" w:color="auto" w:fill="auto"/>
            <w:noWrap/>
            <w:vAlign w:val="bottom"/>
            <w:hideMark/>
          </w:tcPr>
          <w:p w14:paraId="28CE7BB7"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55_WCC_DUTY_FREE_RTN</w:t>
            </w:r>
          </w:p>
        </w:tc>
        <w:tc>
          <w:tcPr>
            <w:tcW w:w="2420" w:type="dxa"/>
            <w:shd w:val="clear" w:color="auto" w:fill="auto"/>
            <w:noWrap/>
            <w:vAlign w:val="bottom"/>
            <w:hideMark/>
          </w:tcPr>
          <w:p w14:paraId="146CE284"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WCC Duty Free Return</w:t>
            </w:r>
          </w:p>
        </w:tc>
        <w:tc>
          <w:tcPr>
            <w:tcW w:w="1120" w:type="dxa"/>
            <w:shd w:val="clear" w:color="auto" w:fill="auto"/>
            <w:noWrap/>
            <w:vAlign w:val="bottom"/>
            <w:hideMark/>
          </w:tcPr>
          <w:p w14:paraId="53A2E1B3"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2AB9734F"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auto" w:fill="auto"/>
            <w:noWrap/>
            <w:vAlign w:val="bottom"/>
            <w:hideMark/>
          </w:tcPr>
          <w:p w14:paraId="27896B0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5DDBB06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500B367C"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93" w:type="dxa"/>
            <w:shd w:val="clear" w:color="auto" w:fill="auto"/>
            <w:noWrap/>
            <w:vAlign w:val="bottom"/>
            <w:hideMark/>
          </w:tcPr>
          <w:p w14:paraId="59360F6F"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67583F62" w14:textId="77777777" w:rsidTr="00411CBD">
        <w:trPr>
          <w:trHeight w:val="300"/>
        </w:trPr>
        <w:tc>
          <w:tcPr>
            <w:tcW w:w="3149" w:type="dxa"/>
            <w:shd w:val="clear" w:color="DCE6F1" w:fill="DCE6F1"/>
            <w:noWrap/>
            <w:vAlign w:val="bottom"/>
            <w:hideMark/>
          </w:tcPr>
          <w:p w14:paraId="7A7F5262" w14:textId="77777777" w:rsidR="00411CBD" w:rsidRPr="00F93639" w:rsidRDefault="00411CBD" w:rsidP="00411CBD">
            <w:pPr>
              <w:spacing w:after="0" w:line="240" w:lineRule="auto"/>
              <w:rPr>
                <w:rFonts w:ascii="Calibri" w:eastAsia="Times New Roman" w:hAnsi="Calibri" w:cs="Times New Roman"/>
                <w:color w:val="000000"/>
                <w:sz w:val="22"/>
                <w:szCs w:val="22"/>
                <w:highlight w:val="darkCyan"/>
                <w:lang w:eastAsia="en-CA"/>
              </w:rPr>
            </w:pPr>
            <w:r w:rsidRPr="00F93639">
              <w:rPr>
                <w:rFonts w:ascii="Calibri" w:eastAsia="Times New Roman" w:hAnsi="Calibri" w:cs="Times New Roman"/>
                <w:color w:val="000000"/>
                <w:sz w:val="22"/>
                <w:szCs w:val="22"/>
                <w:highlight w:val="darkCyan"/>
                <w:lang w:eastAsia="en-CA"/>
              </w:rPr>
              <w:t>58_CARRIER_DMG_C</w:t>
            </w:r>
          </w:p>
        </w:tc>
        <w:tc>
          <w:tcPr>
            <w:tcW w:w="2420" w:type="dxa"/>
            <w:shd w:val="clear" w:color="DCE6F1" w:fill="DCE6F1"/>
            <w:noWrap/>
            <w:vAlign w:val="bottom"/>
            <w:hideMark/>
          </w:tcPr>
          <w:p w14:paraId="01887AEF" w14:textId="77777777" w:rsidR="00411CBD" w:rsidRPr="00F93639" w:rsidRDefault="00411CBD" w:rsidP="00411CBD">
            <w:pPr>
              <w:spacing w:after="0" w:line="240" w:lineRule="auto"/>
              <w:rPr>
                <w:rFonts w:ascii="Calibri" w:eastAsia="Times New Roman" w:hAnsi="Calibri" w:cs="Times New Roman"/>
                <w:color w:val="000000"/>
                <w:sz w:val="22"/>
                <w:szCs w:val="22"/>
                <w:highlight w:val="darkCyan"/>
                <w:lang w:eastAsia="en-CA"/>
              </w:rPr>
            </w:pPr>
            <w:r w:rsidRPr="00F93639">
              <w:rPr>
                <w:rFonts w:ascii="Calibri" w:eastAsia="Times New Roman" w:hAnsi="Calibri" w:cs="Times New Roman"/>
                <w:color w:val="000000"/>
                <w:sz w:val="22"/>
                <w:szCs w:val="22"/>
                <w:highlight w:val="darkCyan"/>
                <w:lang w:eastAsia="en-CA"/>
              </w:rPr>
              <w:t>Carrier Damage</w:t>
            </w:r>
          </w:p>
        </w:tc>
        <w:tc>
          <w:tcPr>
            <w:tcW w:w="1120" w:type="dxa"/>
            <w:shd w:val="clear" w:color="DCE6F1" w:fill="DCE6F1"/>
            <w:noWrap/>
            <w:vAlign w:val="bottom"/>
            <w:hideMark/>
          </w:tcPr>
          <w:p w14:paraId="28C139B8"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DCE6F1" w:fill="DCE6F1"/>
            <w:noWrap/>
            <w:vAlign w:val="bottom"/>
            <w:hideMark/>
          </w:tcPr>
          <w:p w14:paraId="17D01EFD"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DCE6F1" w:fill="DCE6F1"/>
            <w:noWrap/>
            <w:vAlign w:val="bottom"/>
            <w:hideMark/>
          </w:tcPr>
          <w:p w14:paraId="26418CE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3BC74E36"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681054B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DCE6F1" w:fill="DCE6F1"/>
            <w:noWrap/>
            <w:vAlign w:val="bottom"/>
            <w:hideMark/>
          </w:tcPr>
          <w:p w14:paraId="558EEE49"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411CBD" w:rsidRPr="00411CBD" w14:paraId="01046F33" w14:textId="77777777" w:rsidTr="00411CBD">
        <w:trPr>
          <w:trHeight w:val="300"/>
        </w:trPr>
        <w:tc>
          <w:tcPr>
            <w:tcW w:w="3149" w:type="dxa"/>
            <w:shd w:val="clear" w:color="auto" w:fill="auto"/>
            <w:noWrap/>
            <w:vAlign w:val="bottom"/>
            <w:hideMark/>
          </w:tcPr>
          <w:p w14:paraId="3F847CC6" w14:textId="77777777" w:rsidR="00411CBD" w:rsidRPr="00F93639" w:rsidRDefault="00411CBD" w:rsidP="00411CBD">
            <w:pPr>
              <w:spacing w:after="0" w:line="240" w:lineRule="auto"/>
              <w:rPr>
                <w:rFonts w:ascii="Calibri" w:eastAsia="Times New Roman" w:hAnsi="Calibri" w:cs="Times New Roman"/>
                <w:color w:val="000000"/>
                <w:sz w:val="22"/>
                <w:szCs w:val="22"/>
                <w:highlight w:val="darkCyan"/>
                <w:lang w:eastAsia="en-CA"/>
              </w:rPr>
            </w:pPr>
            <w:r w:rsidRPr="00F93639">
              <w:rPr>
                <w:rFonts w:ascii="Calibri" w:eastAsia="Times New Roman" w:hAnsi="Calibri" w:cs="Times New Roman"/>
                <w:color w:val="000000"/>
                <w:sz w:val="22"/>
                <w:szCs w:val="22"/>
                <w:highlight w:val="darkCyan"/>
                <w:lang w:eastAsia="en-CA"/>
              </w:rPr>
              <w:t>58_LDB_CARRIER_DMG_NC</w:t>
            </w:r>
          </w:p>
        </w:tc>
        <w:tc>
          <w:tcPr>
            <w:tcW w:w="2420" w:type="dxa"/>
            <w:shd w:val="clear" w:color="auto" w:fill="auto"/>
            <w:noWrap/>
            <w:vAlign w:val="bottom"/>
            <w:hideMark/>
          </w:tcPr>
          <w:p w14:paraId="58B3A087" w14:textId="77777777" w:rsidR="00411CBD" w:rsidRPr="00F93639" w:rsidRDefault="00411CBD" w:rsidP="00411CBD">
            <w:pPr>
              <w:spacing w:after="0" w:line="240" w:lineRule="auto"/>
              <w:rPr>
                <w:rFonts w:ascii="Calibri" w:eastAsia="Times New Roman" w:hAnsi="Calibri" w:cs="Times New Roman"/>
                <w:color w:val="000000"/>
                <w:sz w:val="22"/>
                <w:szCs w:val="22"/>
                <w:highlight w:val="darkCyan"/>
                <w:lang w:eastAsia="en-CA"/>
              </w:rPr>
            </w:pPr>
            <w:r w:rsidRPr="00F93639">
              <w:rPr>
                <w:rFonts w:ascii="Calibri" w:eastAsia="Times New Roman" w:hAnsi="Calibri" w:cs="Times New Roman"/>
                <w:color w:val="000000"/>
                <w:sz w:val="22"/>
                <w:szCs w:val="22"/>
                <w:highlight w:val="darkCyan"/>
                <w:lang w:eastAsia="en-CA"/>
              </w:rPr>
              <w:t>Carrier Damage</w:t>
            </w:r>
          </w:p>
        </w:tc>
        <w:tc>
          <w:tcPr>
            <w:tcW w:w="1120" w:type="dxa"/>
            <w:shd w:val="clear" w:color="auto" w:fill="auto"/>
            <w:noWrap/>
            <w:vAlign w:val="bottom"/>
            <w:hideMark/>
          </w:tcPr>
          <w:p w14:paraId="049AEE04"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46A9B48B"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auto" w:fill="auto"/>
            <w:noWrap/>
            <w:vAlign w:val="bottom"/>
            <w:hideMark/>
          </w:tcPr>
          <w:p w14:paraId="77800EF6"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c>
          <w:tcPr>
            <w:tcW w:w="1040" w:type="dxa"/>
            <w:shd w:val="clear" w:color="auto" w:fill="auto"/>
            <w:noWrap/>
            <w:vAlign w:val="bottom"/>
            <w:hideMark/>
          </w:tcPr>
          <w:p w14:paraId="06CAE4BD"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30B5D365"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auto" w:fill="auto"/>
            <w:noWrap/>
            <w:vAlign w:val="bottom"/>
            <w:hideMark/>
          </w:tcPr>
          <w:p w14:paraId="4A7B8E0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F93639" w:rsidRPr="00411CBD" w14:paraId="73425FCE" w14:textId="77777777" w:rsidTr="00411CBD">
        <w:trPr>
          <w:trHeight w:val="300"/>
        </w:trPr>
        <w:tc>
          <w:tcPr>
            <w:tcW w:w="3149" w:type="dxa"/>
            <w:shd w:val="clear" w:color="auto" w:fill="auto"/>
            <w:noWrap/>
            <w:vAlign w:val="bottom"/>
          </w:tcPr>
          <w:p w14:paraId="4C5EB6A7" w14:textId="16DE3927" w:rsidR="00F93639" w:rsidRPr="00F93639" w:rsidRDefault="00F93639" w:rsidP="00411CBD">
            <w:pPr>
              <w:spacing w:after="0" w:line="240" w:lineRule="auto"/>
              <w:rPr>
                <w:rFonts w:ascii="Calibri" w:eastAsia="Times New Roman" w:hAnsi="Calibri" w:cs="Times New Roman"/>
                <w:color w:val="000000"/>
                <w:sz w:val="22"/>
                <w:szCs w:val="22"/>
                <w:highlight w:val="green"/>
                <w:lang w:eastAsia="en-CA"/>
              </w:rPr>
            </w:pPr>
            <w:r w:rsidRPr="00F93639">
              <w:rPr>
                <w:highlight w:val="green"/>
              </w:rPr>
              <w:t>60_RECEIPT_DATE_CHANGE</w:t>
            </w:r>
          </w:p>
        </w:tc>
        <w:tc>
          <w:tcPr>
            <w:tcW w:w="2420" w:type="dxa"/>
            <w:shd w:val="clear" w:color="auto" w:fill="auto"/>
            <w:noWrap/>
            <w:vAlign w:val="bottom"/>
          </w:tcPr>
          <w:p w14:paraId="6891FCB5" w14:textId="51202D31" w:rsidR="00F93639" w:rsidRPr="00F93639" w:rsidRDefault="00F93639" w:rsidP="00411CBD">
            <w:pPr>
              <w:spacing w:after="0" w:line="240" w:lineRule="auto"/>
              <w:rPr>
                <w:rFonts w:ascii="Calibri" w:eastAsia="Times New Roman" w:hAnsi="Calibri" w:cs="Times New Roman"/>
                <w:color w:val="000000"/>
                <w:sz w:val="22"/>
                <w:szCs w:val="22"/>
                <w:highlight w:val="green"/>
                <w:lang w:eastAsia="en-CA"/>
              </w:rPr>
            </w:pPr>
            <w:r w:rsidRPr="00F93639">
              <w:rPr>
                <w:highlight w:val="green"/>
              </w:rPr>
              <w:t>RECEIPT DATE CHANGE</w:t>
            </w:r>
          </w:p>
        </w:tc>
        <w:tc>
          <w:tcPr>
            <w:tcW w:w="1120" w:type="dxa"/>
            <w:shd w:val="clear" w:color="auto" w:fill="auto"/>
            <w:noWrap/>
            <w:vAlign w:val="bottom"/>
          </w:tcPr>
          <w:p w14:paraId="43989601" w14:textId="77777777" w:rsidR="00F93639" w:rsidRPr="00411CBD" w:rsidRDefault="00F93639"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auto" w:fill="auto"/>
            <w:noWrap/>
            <w:vAlign w:val="bottom"/>
          </w:tcPr>
          <w:p w14:paraId="4FBF6D91" w14:textId="77777777" w:rsidR="00F93639" w:rsidRPr="00411CBD" w:rsidRDefault="00F93639" w:rsidP="00411CBD">
            <w:pPr>
              <w:spacing w:after="0" w:line="240" w:lineRule="auto"/>
              <w:jc w:val="center"/>
              <w:rPr>
                <w:rFonts w:ascii="Calibri" w:eastAsia="Times New Roman" w:hAnsi="Calibri" w:cs="Times New Roman"/>
                <w:color w:val="000000"/>
                <w:sz w:val="22"/>
                <w:szCs w:val="22"/>
                <w:lang w:eastAsia="en-CA"/>
              </w:rPr>
            </w:pPr>
          </w:p>
        </w:tc>
        <w:tc>
          <w:tcPr>
            <w:tcW w:w="1120" w:type="dxa"/>
            <w:shd w:val="clear" w:color="auto" w:fill="auto"/>
            <w:noWrap/>
            <w:vAlign w:val="bottom"/>
          </w:tcPr>
          <w:p w14:paraId="7DDB3F45" w14:textId="77777777" w:rsidR="00F93639" w:rsidRPr="00411CBD" w:rsidRDefault="00F93639" w:rsidP="00411CBD">
            <w:pPr>
              <w:spacing w:after="0" w:line="240" w:lineRule="auto"/>
              <w:jc w:val="center"/>
              <w:rPr>
                <w:rFonts w:ascii="Calibri" w:eastAsia="Times New Roman" w:hAnsi="Calibri" w:cs="Times New Roman"/>
                <w:b/>
                <w:bCs/>
                <w:color w:val="FF0000"/>
                <w:sz w:val="22"/>
                <w:szCs w:val="22"/>
                <w:lang w:eastAsia="en-CA"/>
              </w:rPr>
            </w:pPr>
          </w:p>
        </w:tc>
        <w:tc>
          <w:tcPr>
            <w:tcW w:w="1040" w:type="dxa"/>
            <w:shd w:val="clear" w:color="auto" w:fill="auto"/>
            <w:noWrap/>
            <w:vAlign w:val="bottom"/>
          </w:tcPr>
          <w:p w14:paraId="5F1733F9" w14:textId="77777777" w:rsidR="00F93639" w:rsidRPr="00411CBD" w:rsidRDefault="00F93639"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auto" w:fill="auto"/>
            <w:noWrap/>
            <w:vAlign w:val="bottom"/>
          </w:tcPr>
          <w:p w14:paraId="1831C5AE" w14:textId="77777777" w:rsidR="00F93639" w:rsidRPr="00411CBD" w:rsidRDefault="00F93639" w:rsidP="00411CBD">
            <w:pPr>
              <w:spacing w:after="0" w:line="240" w:lineRule="auto"/>
              <w:jc w:val="center"/>
              <w:rPr>
                <w:rFonts w:ascii="Calibri" w:eastAsia="Times New Roman" w:hAnsi="Calibri" w:cs="Times New Roman"/>
                <w:color w:val="000000"/>
                <w:sz w:val="22"/>
                <w:szCs w:val="22"/>
                <w:lang w:eastAsia="en-CA"/>
              </w:rPr>
            </w:pPr>
          </w:p>
        </w:tc>
        <w:tc>
          <w:tcPr>
            <w:tcW w:w="1093" w:type="dxa"/>
            <w:shd w:val="clear" w:color="auto" w:fill="auto"/>
            <w:noWrap/>
            <w:vAlign w:val="bottom"/>
          </w:tcPr>
          <w:p w14:paraId="48795F1B" w14:textId="77777777" w:rsidR="00F93639" w:rsidRPr="00411CBD" w:rsidRDefault="00F93639" w:rsidP="00411CBD">
            <w:pPr>
              <w:spacing w:after="0" w:line="240" w:lineRule="auto"/>
              <w:jc w:val="center"/>
              <w:rPr>
                <w:rFonts w:ascii="Calibri" w:eastAsia="Times New Roman" w:hAnsi="Calibri" w:cs="Times New Roman"/>
                <w:color w:val="000000"/>
                <w:sz w:val="22"/>
                <w:szCs w:val="22"/>
                <w:lang w:eastAsia="en-CA"/>
              </w:rPr>
            </w:pPr>
          </w:p>
        </w:tc>
      </w:tr>
      <w:tr w:rsidR="00411CBD" w:rsidRPr="00411CBD" w14:paraId="02C9F393" w14:textId="77777777" w:rsidTr="00411CBD">
        <w:trPr>
          <w:trHeight w:val="300"/>
        </w:trPr>
        <w:tc>
          <w:tcPr>
            <w:tcW w:w="3149" w:type="dxa"/>
            <w:shd w:val="clear" w:color="DCE6F1" w:fill="DCE6F1"/>
            <w:noWrap/>
            <w:vAlign w:val="bottom"/>
            <w:hideMark/>
          </w:tcPr>
          <w:p w14:paraId="222AA409"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61_BORD_CHILD_TO_MUM</w:t>
            </w:r>
          </w:p>
        </w:tc>
        <w:tc>
          <w:tcPr>
            <w:tcW w:w="2420" w:type="dxa"/>
            <w:shd w:val="clear" w:color="DCE6F1" w:fill="DCE6F1"/>
            <w:noWrap/>
            <w:vAlign w:val="bottom"/>
            <w:hideMark/>
          </w:tcPr>
          <w:p w14:paraId="58E3C310"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Bordeaux</w:t>
            </w:r>
          </w:p>
        </w:tc>
        <w:tc>
          <w:tcPr>
            <w:tcW w:w="1120" w:type="dxa"/>
            <w:shd w:val="clear" w:color="DCE6F1" w:fill="DCE6F1"/>
            <w:noWrap/>
            <w:vAlign w:val="bottom"/>
            <w:hideMark/>
          </w:tcPr>
          <w:p w14:paraId="236E73E0"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5F60227A"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DCE6F1" w:fill="DCE6F1"/>
            <w:noWrap/>
            <w:vAlign w:val="bottom"/>
            <w:hideMark/>
          </w:tcPr>
          <w:p w14:paraId="061794D1"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51B4B804"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1D046419"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DCE6F1" w:fill="DCE6F1"/>
            <w:noWrap/>
            <w:vAlign w:val="bottom"/>
            <w:hideMark/>
          </w:tcPr>
          <w:p w14:paraId="4C80C31C"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r>
      <w:tr w:rsidR="00411CBD" w:rsidRPr="00411CBD" w14:paraId="1E7E0100" w14:textId="77777777" w:rsidTr="00411CBD">
        <w:trPr>
          <w:trHeight w:val="300"/>
        </w:trPr>
        <w:tc>
          <w:tcPr>
            <w:tcW w:w="3149" w:type="dxa"/>
            <w:shd w:val="clear" w:color="auto" w:fill="auto"/>
            <w:noWrap/>
            <w:vAlign w:val="bottom"/>
            <w:hideMark/>
          </w:tcPr>
          <w:p w14:paraId="1891FF2F" w14:textId="77777777" w:rsidR="00411CBD" w:rsidRPr="0060053F" w:rsidRDefault="00411CBD" w:rsidP="00411CBD">
            <w:pPr>
              <w:spacing w:after="0" w:line="240" w:lineRule="auto"/>
              <w:rPr>
                <w:rFonts w:ascii="Calibri" w:eastAsia="Times New Roman" w:hAnsi="Calibri" w:cs="Times New Roman"/>
                <w:color w:val="000000"/>
                <w:sz w:val="22"/>
                <w:szCs w:val="22"/>
                <w:highlight w:val="red"/>
                <w:lang w:eastAsia="en-CA"/>
              </w:rPr>
            </w:pPr>
            <w:r w:rsidRPr="0060053F">
              <w:rPr>
                <w:rFonts w:ascii="Calibri" w:eastAsia="Times New Roman" w:hAnsi="Calibri" w:cs="Times New Roman"/>
                <w:color w:val="000000"/>
                <w:sz w:val="22"/>
                <w:szCs w:val="22"/>
                <w:highlight w:val="red"/>
                <w:lang w:eastAsia="en-CA"/>
              </w:rPr>
              <w:t>64_BORD_INCREASE_MUM_SKU</w:t>
            </w:r>
          </w:p>
        </w:tc>
        <w:tc>
          <w:tcPr>
            <w:tcW w:w="2420" w:type="dxa"/>
            <w:shd w:val="clear" w:color="auto" w:fill="auto"/>
            <w:noWrap/>
            <w:vAlign w:val="bottom"/>
            <w:hideMark/>
          </w:tcPr>
          <w:p w14:paraId="33F76B12" w14:textId="77777777" w:rsidR="00411CBD" w:rsidRPr="0060053F" w:rsidRDefault="00411CBD" w:rsidP="00411CBD">
            <w:pPr>
              <w:spacing w:after="0" w:line="240" w:lineRule="auto"/>
              <w:rPr>
                <w:rFonts w:ascii="Calibri" w:eastAsia="Times New Roman" w:hAnsi="Calibri" w:cs="Times New Roman"/>
                <w:color w:val="000000"/>
                <w:sz w:val="22"/>
                <w:szCs w:val="22"/>
                <w:highlight w:val="red"/>
                <w:lang w:eastAsia="en-CA"/>
              </w:rPr>
            </w:pPr>
            <w:r w:rsidRPr="0060053F">
              <w:rPr>
                <w:rFonts w:ascii="Calibri" w:eastAsia="Times New Roman" w:hAnsi="Calibri" w:cs="Times New Roman"/>
                <w:color w:val="000000"/>
                <w:sz w:val="22"/>
                <w:szCs w:val="22"/>
                <w:highlight w:val="red"/>
                <w:lang w:eastAsia="en-CA"/>
              </w:rPr>
              <w:t>Bordeaux</w:t>
            </w:r>
          </w:p>
        </w:tc>
        <w:tc>
          <w:tcPr>
            <w:tcW w:w="1120" w:type="dxa"/>
            <w:shd w:val="clear" w:color="auto" w:fill="auto"/>
            <w:noWrap/>
            <w:vAlign w:val="bottom"/>
            <w:hideMark/>
          </w:tcPr>
          <w:p w14:paraId="07A93DFF"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02BC118B"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auto" w:fill="auto"/>
            <w:noWrap/>
            <w:vAlign w:val="bottom"/>
            <w:hideMark/>
          </w:tcPr>
          <w:p w14:paraId="03F9B3ED"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1D7847F2"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auto" w:fill="auto"/>
            <w:noWrap/>
            <w:vAlign w:val="bottom"/>
            <w:hideMark/>
          </w:tcPr>
          <w:p w14:paraId="2A6CC5E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auto" w:fill="auto"/>
            <w:noWrap/>
            <w:vAlign w:val="bottom"/>
            <w:hideMark/>
          </w:tcPr>
          <w:p w14:paraId="29F105F3" w14:textId="77777777" w:rsidR="00411CBD" w:rsidRPr="00411CBD" w:rsidRDefault="00411CBD" w:rsidP="00411CBD">
            <w:pPr>
              <w:spacing w:after="0" w:line="240" w:lineRule="auto"/>
              <w:jc w:val="center"/>
              <w:rPr>
                <w:rFonts w:ascii="Calibri" w:eastAsia="Times New Roman" w:hAnsi="Calibri" w:cs="Times New Roman"/>
                <w:b/>
                <w:bCs/>
                <w:color w:val="FF0000"/>
                <w:sz w:val="22"/>
                <w:szCs w:val="22"/>
                <w:lang w:eastAsia="en-CA"/>
              </w:rPr>
            </w:pPr>
            <w:r w:rsidRPr="00411CBD">
              <w:rPr>
                <w:rFonts w:ascii="Calibri" w:eastAsia="Times New Roman" w:hAnsi="Calibri" w:cs="Times New Roman"/>
                <w:b/>
                <w:bCs/>
                <w:color w:val="FF0000"/>
                <w:sz w:val="22"/>
                <w:szCs w:val="22"/>
                <w:lang w:eastAsia="en-CA"/>
              </w:rPr>
              <w:t>X</w:t>
            </w:r>
          </w:p>
        </w:tc>
      </w:tr>
      <w:tr w:rsidR="00411CBD" w:rsidRPr="00411CBD" w14:paraId="53AEBAA8" w14:textId="77777777" w:rsidTr="00411CBD">
        <w:trPr>
          <w:trHeight w:val="300"/>
        </w:trPr>
        <w:tc>
          <w:tcPr>
            <w:tcW w:w="3149" w:type="dxa"/>
            <w:shd w:val="clear" w:color="DCE6F1" w:fill="DCE6F1"/>
            <w:hideMark/>
          </w:tcPr>
          <w:p w14:paraId="62F9244B"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CCYC</w:t>
            </w:r>
          </w:p>
        </w:tc>
        <w:tc>
          <w:tcPr>
            <w:tcW w:w="2420" w:type="dxa"/>
            <w:shd w:val="clear" w:color="DCE6F1" w:fill="DCE6F1"/>
            <w:hideMark/>
          </w:tcPr>
          <w:p w14:paraId="0AF237CA" w14:textId="77777777" w:rsidR="00411CBD" w:rsidRPr="00411CBD" w:rsidRDefault="00411CBD" w:rsidP="00411CBD">
            <w:pPr>
              <w:spacing w:after="0" w:line="240" w:lineRule="auto"/>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xml:space="preserve">Cycle Count </w:t>
            </w:r>
          </w:p>
        </w:tc>
        <w:tc>
          <w:tcPr>
            <w:tcW w:w="1120" w:type="dxa"/>
            <w:shd w:val="clear" w:color="DCE6F1" w:fill="DCE6F1"/>
            <w:noWrap/>
            <w:vAlign w:val="bottom"/>
            <w:hideMark/>
          </w:tcPr>
          <w:p w14:paraId="4ED22B8D"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6FDD925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120" w:type="dxa"/>
            <w:shd w:val="clear" w:color="DCE6F1" w:fill="DCE6F1"/>
            <w:noWrap/>
            <w:vAlign w:val="bottom"/>
            <w:hideMark/>
          </w:tcPr>
          <w:p w14:paraId="224416CF"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292BB8C6"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40" w:type="dxa"/>
            <w:shd w:val="clear" w:color="DCE6F1" w:fill="DCE6F1"/>
            <w:noWrap/>
            <w:vAlign w:val="bottom"/>
            <w:hideMark/>
          </w:tcPr>
          <w:p w14:paraId="0D5C58E7"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c>
          <w:tcPr>
            <w:tcW w:w="1093" w:type="dxa"/>
            <w:shd w:val="clear" w:color="DCE6F1" w:fill="DCE6F1"/>
            <w:noWrap/>
            <w:vAlign w:val="bottom"/>
            <w:hideMark/>
          </w:tcPr>
          <w:p w14:paraId="2ACB48A5" w14:textId="77777777" w:rsidR="00411CBD" w:rsidRPr="00411CBD" w:rsidRDefault="00411CBD" w:rsidP="00411CBD">
            <w:pPr>
              <w:spacing w:after="0" w:line="240" w:lineRule="auto"/>
              <w:jc w:val="center"/>
              <w:rPr>
                <w:rFonts w:ascii="Calibri" w:eastAsia="Times New Roman" w:hAnsi="Calibri" w:cs="Times New Roman"/>
                <w:color w:val="000000"/>
                <w:sz w:val="22"/>
                <w:szCs w:val="22"/>
                <w:lang w:eastAsia="en-CA"/>
              </w:rPr>
            </w:pPr>
            <w:r w:rsidRPr="00411CBD">
              <w:rPr>
                <w:rFonts w:ascii="Calibri" w:eastAsia="Times New Roman" w:hAnsi="Calibri" w:cs="Times New Roman"/>
                <w:color w:val="000000"/>
                <w:sz w:val="22"/>
                <w:szCs w:val="22"/>
                <w:lang w:eastAsia="en-CA"/>
              </w:rPr>
              <w:t> </w:t>
            </w:r>
          </w:p>
        </w:tc>
      </w:tr>
      <w:tr w:rsidR="00FA2DE3" w:rsidRPr="00411CBD" w14:paraId="11A1BFE4" w14:textId="77777777" w:rsidTr="00411CBD">
        <w:trPr>
          <w:trHeight w:val="300"/>
        </w:trPr>
        <w:tc>
          <w:tcPr>
            <w:tcW w:w="3149" w:type="dxa"/>
            <w:shd w:val="clear" w:color="DCE6F1" w:fill="DCE6F1"/>
          </w:tcPr>
          <w:p w14:paraId="14AB9767" w14:textId="6BAA6F83" w:rsidR="00FA2DE3" w:rsidRPr="00FA2DE3" w:rsidRDefault="00FA2DE3" w:rsidP="00FA2DE3">
            <w:pPr>
              <w:spacing w:after="0" w:line="240" w:lineRule="auto"/>
              <w:rPr>
                <w:rFonts w:ascii="Calibri" w:eastAsia="Times New Roman" w:hAnsi="Calibri" w:cs="Times New Roman"/>
                <w:color w:val="000000"/>
                <w:sz w:val="22"/>
                <w:szCs w:val="22"/>
                <w:highlight w:val="green"/>
                <w:lang w:eastAsia="en-CA"/>
              </w:rPr>
            </w:pPr>
            <w:r w:rsidRPr="00FA2DE3">
              <w:rPr>
                <w:highlight w:val="green"/>
              </w:rPr>
              <w:t xml:space="preserve">70_WAREHOUSE_TRANSFER </w:t>
            </w:r>
          </w:p>
        </w:tc>
        <w:tc>
          <w:tcPr>
            <w:tcW w:w="2420" w:type="dxa"/>
            <w:shd w:val="clear" w:color="DCE6F1" w:fill="DCE6F1"/>
          </w:tcPr>
          <w:p w14:paraId="15DC09E3" w14:textId="28F68669" w:rsidR="00FA2DE3" w:rsidRPr="00FA2DE3" w:rsidRDefault="00FA2DE3" w:rsidP="00411CBD">
            <w:pPr>
              <w:spacing w:after="0" w:line="240" w:lineRule="auto"/>
              <w:rPr>
                <w:rFonts w:ascii="Calibri" w:eastAsia="Times New Roman" w:hAnsi="Calibri" w:cs="Times New Roman"/>
                <w:color w:val="000000"/>
                <w:sz w:val="22"/>
                <w:szCs w:val="22"/>
                <w:highlight w:val="green"/>
                <w:lang w:eastAsia="en-CA"/>
              </w:rPr>
            </w:pPr>
            <w:r w:rsidRPr="00FA2DE3">
              <w:rPr>
                <w:highlight w:val="green"/>
              </w:rPr>
              <w:t>DC2DC DDC RECEIVING</w:t>
            </w:r>
          </w:p>
        </w:tc>
        <w:tc>
          <w:tcPr>
            <w:tcW w:w="1120" w:type="dxa"/>
            <w:shd w:val="clear" w:color="DCE6F1" w:fill="DCE6F1"/>
            <w:noWrap/>
            <w:vAlign w:val="bottom"/>
          </w:tcPr>
          <w:p w14:paraId="3573F72C"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3CDE252E"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120" w:type="dxa"/>
            <w:shd w:val="clear" w:color="DCE6F1" w:fill="DCE6F1"/>
            <w:noWrap/>
            <w:vAlign w:val="bottom"/>
          </w:tcPr>
          <w:p w14:paraId="31453984"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47BC54B2"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1F09FF0B"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093" w:type="dxa"/>
            <w:shd w:val="clear" w:color="DCE6F1" w:fill="DCE6F1"/>
            <w:noWrap/>
            <w:vAlign w:val="bottom"/>
          </w:tcPr>
          <w:p w14:paraId="5D89FC52"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r>
      <w:tr w:rsidR="00FA2DE3" w:rsidRPr="00411CBD" w14:paraId="554C15A2" w14:textId="77777777" w:rsidTr="00411CBD">
        <w:trPr>
          <w:trHeight w:val="300"/>
        </w:trPr>
        <w:tc>
          <w:tcPr>
            <w:tcW w:w="3149" w:type="dxa"/>
            <w:shd w:val="clear" w:color="DCE6F1" w:fill="DCE6F1"/>
          </w:tcPr>
          <w:p w14:paraId="4D540174" w14:textId="7AFAC990" w:rsidR="00FA2DE3" w:rsidRPr="00FA2DE3" w:rsidRDefault="00FA2DE3" w:rsidP="00FA2DE3">
            <w:pPr>
              <w:spacing w:after="0" w:line="240" w:lineRule="auto"/>
              <w:rPr>
                <w:rFonts w:ascii="Calibri" w:eastAsia="Times New Roman" w:hAnsi="Calibri" w:cs="Times New Roman"/>
                <w:color w:val="000000"/>
                <w:sz w:val="22"/>
                <w:szCs w:val="22"/>
                <w:highlight w:val="green"/>
                <w:lang w:eastAsia="en-CA"/>
              </w:rPr>
            </w:pPr>
            <w:r w:rsidRPr="00FA2DE3">
              <w:rPr>
                <w:highlight w:val="green"/>
              </w:rPr>
              <w:t>71_VDC_DDC_TRANSFER VDC TO</w:t>
            </w:r>
          </w:p>
        </w:tc>
        <w:tc>
          <w:tcPr>
            <w:tcW w:w="2420" w:type="dxa"/>
            <w:shd w:val="clear" w:color="DCE6F1" w:fill="DCE6F1"/>
          </w:tcPr>
          <w:p w14:paraId="2AC89935" w14:textId="148F335A" w:rsidR="00FA2DE3" w:rsidRPr="00FA2DE3" w:rsidRDefault="00FA2DE3" w:rsidP="00411CBD">
            <w:pPr>
              <w:spacing w:after="0" w:line="240" w:lineRule="auto"/>
              <w:rPr>
                <w:rFonts w:ascii="Calibri" w:eastAsia="Times New Roman" w:hAnsi="Calibri" w:cs="Times New Roman"/>
                <w:color w:val="000000"/>
                <w:sz w:val="22"/>
                <w:szCs w:val="22"/>
                <w:highlight w:val="green"/>
                <w:lang w:eastAsia="en-CA"/>
              </w:rPr>
            </w:pPr>
            <w:r w:rsidRPr="00FA2DE3">
              <w:rPr>
                <w:highlight w:val="green"/>
              </w:rPr>
              <w:t>VDC TO DDC OR DDC TO VDC TRANSFER</w:t>
            </w:r>
          </w:p>
        </w:tc>
        <w:tc>
          <w:tcPr>
            <w:tcW w:w="1120" w:type="dxa"/>
            <w:shd w:val="clear" w:color="DCE6F1" w:fill="DCE6F1"/>
            <w:noWrap/>
            <w:vAlign w:val="bottom"/>
          </w:tcPr>
          <w:p w14:paraId="6CAA4677"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5B5E369E"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120" w:type="dxa"/>
            <w:shd w:val="clear" w:color="DCE6F1" w:fill="DCE6F1"/>
            <w:noWrap/>
            <w:vAlign w:val="bottom"/>
          </w:tcPr>
          <w:p w14:paraId="4862411C"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7C68B6B8"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5836B218"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093" w:type="dxa"/>
            <w:shd w:val="clear" w:color="DCE6F1" w:fill="DCE6F1"/>
            <w:noWrap/>
            <w:vAlign w:val="bottom"/>
          </w:tcPr>
          <w:p w14:paraId="455B294C"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r>
      <w:tr w:rsidR="00FA2DE3" w:rsidRPr="00411CBD" w14:paraId="4BA8F4CD" w14:textId="77777777" w:rsidTr="00411CBD">
        <w:trPr>
          <w:trHeight w:val="300"/>
        </w:trPr>
        <w:tc>
          <w:tcPr>
            <w:tcW w:w="3149" w:type="dxa"/>
            <w:shd w:val="clear" w:color="DCE6F1" w:fill="DCE6F1"/>
          </w:tcPr>
          <w:p w14:paraId="011ED98A" w14:textId="43762602" w:rsidR="00FA2DE3" w:rsidRPr="00FA2DE3" w:rsidRDefault="00FA2DE3" w:rsidP="00FA2DE3">
            <w:pPr>
              <w:spacing w:after="0" w:line="240" w:lineRule="auto"/>
              <w:rPr>
                <w:rFonts w:ascii="Calibri" w:eastAsia="Times New Roman" w:hAnsi="Calibri" w:cs="Times New Roman"/>
                <w:color w:val="000000"/>
                <w:sz w:val="22"/>
                <w:szCs w:val="22"/>
                <w:highlight w:val="green"/>
                <w:lang w:eastAsia="en-CA"/>
              </w:rPr>
            </w:pPr>
            <w:r w:rsidRPr="00FA2DE3">
              <w:rPr>
                <w:highlight w:val="green"/>
              </w:rPr>
              <w:t xml:space="preserve">80_DRY_GOODS_RECEIVING DRY </w:t>
            </w:r>
          </w:p>
        </w:tc>
        <w:tc>
          <w:tcPr>
            <w:tcW w:w="2420" w:type="dxa"/>
            <w:shd w:val="clear" w:color="DCE6F1" w:fill="DCE6F1"/>
          </w:tcPr>
          <w:p w14:paraId="178C2108" w14:textId="54B1C8EE" w:rsidR="00FA2DE3" w:rsidRPr="00FA2DE3" w:rsidRDefault="00FA2DE3" w:rsidP="00411CBD">
            <w:pPr>
              <w:spacing w:after="0" w:line="240" w:lineRule="auto"/>
              <w:rPr>
                <w:rFonts w:ascii="Calibri" w:eastAsia="Times New Roman" w:hAnsi="Calibri" w:cs="Times New Roman"/>
                <w:color w:val="000000"/>
                <w:sz w:val="22"/>
                <w:szCs w:val="22"/>
                <w:highlight w:val="green"/>
                <w:lang w:eastAsia="en-CA"/>
              </w:rPr>
            </w:pPr>
            <w:r w:rsidRPr="00FA2DE3">
              <w:rPr>
                <w:highlight w:val="green"/>
              </w:rPr>
              <w:t>DRY GOODS RECEIVING</w:t>
            </w:r>
          </w:p>
        </w:tc>
        <w:tc>
          <w:tcPr>
            <w:tcW w:w="1120" w:type="dxa"/>
            <w:shd w:val="clear" w:color="DCE6F1" w:fill="DCE6F1"/>
            <w:noWrap/>
            <w:vAlign w:val="bottom"/>
          </w:tcPr>
          <w:p w14:paraId="75DBF596"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1269845A"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120" w:type="dxa"/>
            <w:shd w:val="clear" w:color="DCE6F1" w:fill="DCE6F1"/>
            <w:noWrap/>
            <w:vAlign w:val="bottom"/>
          </w:tcPr>
          <w:p w14:paraId="75072E5C"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2F8A6C12"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040" w:type="dxa"/>
            <w:shd w:val="clear" w:color="DCE6F1" w:fill="DCE6F1"/>
            <w:noWrap/>
            <w:vAlign w:val="bottom"/>
          </w:tcPr>
          <w:p w14:paraId="6C60B08C"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c>
          <w:tcPr>
            <w:tcW w:w="1093" w:type="dxa"/>
            <w:shd w:val="clear" w:color="DCE6F1" w:fill="DCE6F1"/>
            <w:noWrap/>
            <w:vAlign w:val="bottom"/>
          </w:tcPr>
          <w:p w14:paraId="5461EC09" w14:textId="77777777" w:rsidR="00FA2DE3" w:rsidRPr="00411CBD" w:rsidRDefault="00FA2DE3" w:rsidP="00411CBD">
            <w:pPr>
              <w:spacing w:after="0" w:line="240" w:lineRule="auto"/>
              <w:jc w:val="center"/>
              <w:rPr>
                <w:rFonts w:ascii="Calibri" w:eastAsia="Times New Roman" w:hAnsi="Calibri" w:cs="Times New Roman"/>
                <w:color w:val="000000"/>
                <w:sz w:val="22"/>
                <w:szCs w:val="22"/>
                <w:lang w:eastAsia="en-CA"/>
              </w:rPr>
            </w:pPr>
          </w:p>
        </w:tc>
      </w:tr>
    </w:tbl>
    <w:p w14:paraId="1621B65A" w14:textId="77777777" w:rsidR="00411CBD" w:rsidRDefault="00411CBD" w:rsidP="00555019">
      <w:pPr>
        <w:sectPr w:rsidR="00411CBD" w:rsidSect="00411CBD">
          <w:pgSz w:w="15840" w:h="12240" w:orient="landscape"/>
          <w:pgMar w:top="720" w:right="720" w:bottom="720" w:left="720" w:header="720" w:footer="720" w:gutter="0"/>
          <w:cols w:space="708"/>
          <w:docGrid w:linePitch="360"/>
        </w:sectPr>
      </w:pPr>
    </w:p>
    <w:p w14:paraId="193DF6DF" w14:textId="131E8D5C" w:rsidR="00555019" w:rsidRDefault="00555019" w:rsidP="00555019"/>
    <w:p w14:paraId="161E403C" w14:textId="468E266D" w:rsidR="00514FCA" w:rsidRDefault="00514FCA" w:rsidP="00F552CE">
      <w:pPr>
        <w:pStyle w:val="Heading1"/>
        <w:ind w:left="720" w:hanging="720"/>
      </w:pPr>
      <w:bookmarkStart w:id="23" w:name="_Adjustment_Reasons"/>
      <w:bookmarkStart w:id="24" w:name="_Container"/>
      <w:bookmarkStart w:id="25" w:name="_Container_Types"/>
      <w:bookmarkStart w:id="26" w:name="_Ref514158937"/>
      <w:bookmarkEnd w:id="23"/>
      <w:bookmarkEnd w:id="24"/>
      <w:bookmarkEnd w:id="25"/>
      <w:r>
        <w:t xml:space="preserve">Container </w:t>
      </w:r>
      <w:r w:rsidR="00F552CE">
        <w:t>Types</w:t>
      </w:r>
      <w:bookmarkEnd w:id="26"/>
      <w:r w:rsidR="00F00DAA">
        <w:t xml:space="preserve"> TBD</w:t>
      </w:r>
    </w:p>
    <w:p w14:paraId="65D7F4A3" w14:textId="5914166C" w:rsidR="00CC2926" w:rsidRPr="00CC2926" w:rsidRDefault="00CC2926" w:rsidP="00CC2926">
      <w:r w:rsidRPr="00CC2926">
        <w:t>Configure the container types available to the system</w:t>
      </w:r>
      <w:r w:rsidR="00F75718">
        <w:t xml:space="preserve"> for tasks</w:t>
      </w:r>
      <w:r w:rsidRPr="00CC2926">
        <w:t xml:space="preserve">. This is a mix of </w:t>
      </w:r>
      <w:r w:rsidR="00CB2D0B">
        <w:t>LDB</w:t>
      </w:r>
      <w:r w:rsidRPr="00CC2926">
        <w:t xml:space="preserve"> created and Tecsys supplied containers. </w:t>
      </w:r>
    </w:p>
    <w:p w14:paraId="4AE20431" w14:textId="3A0C52D2" w:rsidR="00CC2926" w:rsidRPr="00CC2926" w:rsidRDefault="00CC2926" w:rsidP="00CC2926">
      <w:r w:rsidRPr="00CC2926">
        <w:t>The LDB custom containers defined are:</w:t>
      </w:r>
    </w:p>
    <w:p w14:paraId="5BC7A57D" w14:textId="3C66D1D8" w:rsidR="00CC2926" w:rsidRDefault="002F6F68" w:rsidP="00B63AF9">
      <w:pPr>
        <w:pStyle w:val="ListParagraph"/>
        <w:numPr>
          <w:ilvl w:val="0"/>
          <w:numId w:val="14"/>
        </w:numPr>
      </w:pPr>
      <w:r>
        <w:t>R</w:t>
      </w:r>
      <w:r w:rsidR="00D05585">
        <w:t xml:space="preserve">PAL – </w:t>
      </w:r>
      <w:r>
        <w:t xml:space="preserve">Retail </w:t>
      </w:r>
      <w:r w:rsidR="00CC2926" w:rsidRPr="00CC2926">
        <w:t xml:space="preserve">Pallet </w:t>
      </w:r>
    </w:p>
    <w:p w14:paraId="2D12A743" w14:textId="3F0E92DD" w:rsidR="00100BAA" w:rsidRDefault="00100BAA" w:rsidP="00B63AF9">
      <w:pPr>
        <w:pStyle w:val="ListParagraph"/>
        <w:numPr>
          <w:ilvl w:val="1"/>
          <w:numId w:val="14"/>
        </w:numPr>
      </w:pPr>
      <w:r>
        <w:t>Container is set to fill to 75% to account for chimney build and mix of box sizes in an order pick</w:t>
      </w:r>
    </w:p>
    <w:p w14:paraId="1747CB05" w14:textId="19AB5DE0" w:rsidR="00D05585" w:rsidRDefault="00D05585" w:rsidP="00B63AF9">
      <w:pPr>
        <w:pStyle w:val="ListParagraph"/>
        <w:numPr>
          <w:ilvl w:val="1"/>
          <w:numId w:val="14"/>
        </w:numPr>
      </w:pPr>
      <w:r>
        <w:t>There will be one pallet type set up in system, as per business</w:t>
      </w:r>
      <w:r w:rsidR="006D707B">
        <w:t>, that represents several variations of the retail pallet</w:t>
      </w:r>
    </w:p>
    <w:p w14:paraId="38443E35" w14:textId="3B039F4E" w:rsidR="00D05585" w:rsidRDefault="00D05585" w:rsidP="00D05585">
      <w:pPr>
        <w:pStyle w:val="ListParagraph"/>
        <w:numPr>
          <w:ilvl w:val="2"/>
          <w:numId w:val="14"/>
        </w:numPr>
      </w:pPr>
      <w:r>
        <w:t>This is due to the large amount of variation between the boards</w:t>
      </w:r>
    </w:p>
    <w:p w14:paraId="57322D60" w14:textId="0E236773" w:rsidR="00D05585" w:rsidRDefault="00D05585" w:rsidP="00D05585">
      <w:pPr>
        <w:pStyle w:val="ListParagraph"/>
        <w:numPr>
          <w:ilvl w:val="2"/>
          <w:numId w:val="14"/>
        </w:numPr>
      </w:pPr>
      <w:r>
        <w:t>Average weight to be used for all boards provided by business</w:t>
      </w:r>
    </w:p>
    <w:p w14:paraId="7F0E330F" w14:textId="77777777" w:rsidR="00001804" w:rsidRPr="00CC2926" w:rsidRDefault="00001804" w:rsidP="00001804">
      <w:pPr>
        <w:pStyle w:val="ListParagraph"/>
        <w:ind w:left="2160"/>
      </w:pPr>
    </w:p>
    <w:p w14:paraId="5A378C22" w14:textId="4F8D2FCC" w:rsidR="006D707B" w:rsidRDefault="006D707B" w:rsidP="006D707B">
      <w:pPr>
        <w:pStyle w:val="ListParagraph"/>
        <w:numPr>
          <w:ilvl w:val="0"/>
          <w:numId w:val="14"/>
        </w:numPr>
      </w:pPr>
      <w:r>
        <w:t xml:space="preserve">WPAL – Wholesale </w:t>
      </w:r>
      <w:r w:rsidRPr="00CC2926">
        <w:t xml:space="preserve">Pallet </w:t>
      </w:r>
    </w:p>
    <w:p w14:paraId="2007CFB1" w14:textId="77777777" w:rsidR="006D707B" w:rsidRDefault="006D707B" w:rsidP="006D707B">
      <w:pPr>
        <w:pStyle w:val="ListParagraph"/>
        <w:numPr>
          <w:ilvl w:val="1"/>
          <w:numId w:val="14"/>
        </w:numPr>
      </w:pPr>
      <w:r>
        <w:t>Container is set to fill to 75% to account for chimney build and mix of box sizes in an order pick</w:t>
      </w:r>
    </w:p>
    <w:p w14:paraId="6754B559" w14:textId="77777777" w:rsidR="006D707B" w:rsidRDefault="006D707B" w:rsidP="006D707B">
      <w:pPr>
        <w:pStyle w:val="ListParagraph"/>
        <w:numPr>
          <w:ilvl w:val="1"/>
          <w:numId w:val="14"/>
        </w:numPr>
      </w:pPr>
      <w:r>
        <w:t>There will be one pallet type set up in system, as per business, that represents several variations of the retail pallet</w:t>
      </w:r>
    </w:p>
    <w:p w14:paraId="283EE429" w14:textId="77777777" w:rsidR="006D707B" w:rsidRDefault="006D707B" w:rsidP="006D707B">
      <w:pPr>
        <w:pStyle w:val="ListParagraph"/>
        <w:numPr>
          <w:ilvl w:val="2"/>
          <w:numId w:val="14"/>
        </w:numPr>
      </w:pPr>
      <w:r>
        <w:t>This is due to the large amount of variation between the boards</w:t>
      </w:r>
    </w:p>
    <w:p w14:paraId="0CD4C934" w14:textId="6317F74B" w:rsidR="006D707B" w:rsidRDefault="006D707B" w:rsidP="00F00DAA">
      <w:pPr>
        <w:pStyle w:val="ListParagraph"/>
        <w:numPr>
          <w:ilvl w:val="2"/>
          <w:numId w:val="14"/>
        </w:numPr>
      </w:pPr>
      <w:r>
        <w:t>Average weight to be used for all boards provided by business</w:t>
      </w:r>
    </w:p>
    <w:p w14:paraId="37BE069A" w14:textId="24142B26" w:rsidR="006D707B" w:rsidRDefault="006D707B" w:rsidP="006D707B">
      <w:pPr>
        <w:pStyle w:val="ListParagraph"/>
        <w:numPr>
          <w:ilvl w:val="0"/>
          <w:numId w:val="14"/>
        </w:numPr>
      </w:pPr>
      <w:r>
        <w:t>FULL – Full Pallet Load</w:t>
      </w:r>
    </w:p>
    <w:p w14:paraId="34C81105" w14:textId="7D85EFE0" w:rsidR="006D707B" w:rsidRDefault="006D707B" w:rsidP="006D707B">
      <w:pPr>
        <w:pStyle w:val="ListParagraph"/>
        <w:numPr>
          <w:ilvl w:val="1"/>
          <w:numId w:val="14"/>
        </w:numPr>
      </w:pPr>
      <w:r>
        <w:t>This is a copy of the default LOAD pallet, used by the system for full pallet pick</w:t>
      </w:r>
    </w:p>
    <w:p w14:paraId="1072C965" w14:textId="2976F1DB" w:rsidR="00E26486" w:rsidRDefault="00E26486" w:rsidP="00E26486">
      <w:pPr>
        <w:pStyle w:val="Heading2"/>
      </w:pPr>
      <w:bookmarkStart w:id="27" w:name="_Container_Selection_Codes"/>
      <w:bookmarkStart w:id="28" w:name="_Ref514158894"/>
      <w:bookmarkEnd w:id="27"/>
      <w:r>
        <w:t>Container Selection Codes</w:t>
      </w:r>
      <w:bookmarkEnd w:id="28"/>
      <w:r w:rsidR="00F00DAA">
        <w:t xml:space="preserve"> TBD</w:t>
      </w:r>
    </w:p>
    <w:p w14:paraId="4A08A6A9" w14:textId="77777777" w:rsidR="006D707B" w:rsidRDefault="00E26486" w:rsidP="00E26486">
      <w:r>
        <w:t>Configured to relate a container to a process</w:t>
      </w:r>
      <w:r w:rsidR="006D707B">
        <w:t xml:space="preserve"> (area)</w:t>
      </w:r>
      <w:r>
        <w:t xml:space="preserve">, it lists the order and container types the system should use to select a container for the </w:t>
      </w:r>
      <w:r w:rsidR="006D707B">
        <w:t>area. There are 4 scenarios created to attach to different areas:</w:t>
      </w:r>
    </w:p>
    <w:p w14:paraId="1EA4DDF1" w14:textId="6F85C91F" w:rsidR="00E26486" w:rsidRDefault="006D707B" w:rsidP="003221F6">
      <w:pPr>
        <w:pStyle w:val="ListParagraph"/>
        <w:numPr>
          <w:ilvl w:val="0"/>
          <w:numId w:val="91"/>
        </w:numPr>
      </w:pPr>
      <w:r>
        <w:t>BTLL – Bottle Pick Large Box (AB3L)</w:t>
      </w:r>
    </w:p>
    <w:p w14:paraId="17041691" w14:textId="43432D86" w:rsidR="006D707B" w:rsidRDefault="006D707B" w:rsidP="003221F6">
      <w:pPr>
        <w:pStyle w:val="ListParagraph"/>
        <w:numPr>
          <w:ilvl w:val="0"/>
          <w:numId w:val="91"/>
        </w:numPr>
      </w:pPr>
      <w:r>
        <w:t>BTLR – Bottle Pick Regular Box (AB1R, AB2R, AB3P)</w:t>
      </w:r>
    </w:p>
    <w:p w14:paraId="163EA49B" w14:textId="0336335E" w:rsidR="006D707B" w:rsidRDefault="006D707B" w:rsidP="003221F6">
      <w:pPr>
        <w:pStyle w:val="ListParagraph"/>
        <w:numPr>
          <w:ilvl w:val="0"/>
          <w:numId w:val="91"/>
        </w:numPr>
      </w:pPr>
      <w:r>
        <w:t>BTLT – Bottle Pick Tall Box (AB3L)</w:t>
      </w:r>
    </w:p>
    <w:p w14:paraId="60D95479" w14:textId="574AE6D1" w:rsidR="006D707B" w:rsidRDefault="006D707B" w:rsidP="003221F6">
      <w:pPr>
        <w:pStyle w:val="ListParagraph"/>
        <w:numPr>
          <w:ilvl w:val="0"/>
          <w:numId w:val="91"/>
        </w:numPr>
      </w:pPr>
      <w:r>
        <w:t>PAL – Pallet Logic</w:t>
      </w:r>
    </w:p>
    <w:p w14:paraId="35E32D82" w14:textId="0F6EBB54" w:rsidR="00E26486" w:rsidRDefault="00026F87" w:rsidP="00E26486">
      <w:r>
        <w:t>Details</w:t>
      </w:r>
      <w:r w:rsidR="00E26486">
        <w:t xml:space="preserve"> are listed below.</w:t>
      </w:r>
    </w:p>
    <w:tbl>
      <w:tblPr>
        <w:tblStyle w:val="LightList"/>
        <w:tblW w:w="10620" w:type="dxa"/>
        <w:tblInd w:w="108" w:type="dxa"/>
        <w:tblLayout w:type="fixed"/>
        <w:tblLook w:val="04A0" w:firstRow="1" w:lastRow="0" w:firstColumn="1" w:lastColumn="0" w:noHBand="0" w:noVBand="1"/>
      </w:tblPr>
      <w:tblGrid>
        <w:gridCol w:w="1210"/>
        <w:gridCol w:w="1760"/>
        <w:gridCol w:w="7650"/>
      </w:tblGrid>
      <w:tr w:rsidR="00E26486" w14:paraId="25F01B5A" w14:textId="77777777" w:rsidTr="000018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0" w:type="dxa"/>
          </w:tcPr>
          <w:p w14:paraId="6755AE97" w14:textId="77777777" w:rsidR="00E26486" w:rsidRDefault="00E26486" w:rsidP="00143476">
            <w:pPr>
              <w:jc w:val="both"/>
            </w:pPr>
            <w:r>
              <w:t>Container Selection Code</w:t>
            </w:r>
          </w:p>
        </w:tc>
        <w:tc>
          <w:tcPr>
            <w:tcW w:w="1760" w:type="dxa"/>
          </w:tcPr>
          <w:p w14:paraId="5D17B2F1" w14:textId="77777777" w:rsidR="00E26486" w:rsidRDefault="00E26486" w:rsidP="00143476">
            <w:pPr>
              <w:jc w:val="both"/>
              <w:cnfStyle w:val="100000000000" w:firstRow="1" w:lastRow="0" w:firstColumn="0" w:lastColumn="0" w:oddVBand="0" w:evenVBand="0" w:oddHBand="0" w:evenHBand="0" w:firstRowFirstColumn="0" w:firstRowLastColumn="0" w:lastRowFirstColumn="0" w:lastRowLastColumn="0"/>
            </w:pPr>
            <w:r>
              <w:t>Explanation</w:t>
            </w:r>
          </w:p>
        </w:tc>
        <w:tc>
          <w:tcPr>
            <w:tcW w:w="7650" w:type="dxa"/>
          </w:tcPr>
          <w:p w14:paraId="7138AA74" w14:textId="77777777" w:rsidR="00E26486" w:rsidRDefault="00E26486" w:rsidP="00143476">
            <w:pPr>
              <w:cnfStyle w:val="100000000000" w:firstRow="1" w:lastRow="0" w:firstColumn="0" w:lastColumn="0" w:oddVBand="0" w:evenVBand="0" w:oddHBand="0" w:evenHBand="0" w:firstRowFirstColumn="0" w:firstRowLastColumn="0" w:lastRowFirstColumn="0" w:lastRowLastColumn="0"/>
            </w:pPr>
            <w:r>
              <w:t>Logic</w:t>
            </w:r>
          </w:p>
        </w:tc>
      </w:tr>
      <w:tr w:rsidR="00E26486" w:rsidRPr="004F061F" w14:paraId="21960229" w14:textId="77777777" w:rsidTr="00001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0" w:type="dxa"/>
          </w:tcPr>
          <w:p w14:paraId="0756253D" w14:textId="73062562" w:rsidR="00E26486" w:rsidRDefault="006D707B" w:rsidP="00143476">
            <w:pPr>
              <w:jc w:val="both"/>
            </w:pPr>
            <w:r>
              <w:t>BTLR</w:t>
            </w:r>
          </w:p>
        </w:tc>
        <w:tc>
          <w:tcPr>
            <w:tcW w:w="1760" w:type="dxa"/>
          </w:tcPr>
          <w:p w14:paraId="0EDF4AF6" w14:textId="5700FB13" w:rsidR="00E26486" w:rsidRDefault="00E26486" w:rsidP="00001804">
            <w:pPr>
              <w:cnfStyle w:val="000000100000" w:firstRow="0" w:lastRow="0" w:firstColumn="0" w:lastColumn="0" w:oddVBand="0" w:evenVBand="0" w:oddHBand="1" w:evenHBand="0" w:firstRowFirstColumn="0" w:firstRowLastColumn="0" w:lastRowFirstColumn="0" w:lastRowLastColumn="0"/>
              <w:rPr>
                <w:bCs/>
              </w:rPr>
            </w:pPr>
            <w:r>
              <w:rPr>
                <w:bCs/>
              </w:rPr>
              <w:t>Container selection logic for bottle pick</w:t>
            </w:r>
            <w:r w:rsidR="006D707B">
              <w:rPr>
                <w:bCs/>
              </w:rPr>
              <w:t xml:space="preserve"> level 1 and 2</w:t>
            </w:r>
          </w:p>
          <w:p w14:paraId="274B82E1" w14:textId="6F864649" w:rsidR="00E26486" w:rsidRPr="00E26486" w:rsidRDefault="00E26486" w:rsidP="00001804">
            <w:pPr>
              <w:cnfStyle w:val="000000100000" w:firstRow="0" w:lastRow="0" w:firstColumn="0" w:lastColumn="0" w:oddVBand="0" w:evenVBand="0" w:oddHBand="1" w:evenHBand="0" w:firstRowFirstColumn="0" w:firstRowLastColumn="0" w:lastRowFirstColumn="0" w:lastRowLastColumn="0"/>
              <w:rPr>
                <w:bCs/>
                <w:i/>
              </w:rPr>
            </w:pPr>
          </w:p>
        </w:tc>
        <w:tc>
          <w:tcPr>
            <w:tcW w:w="7650" w:type="dxa"/>
          </w:tcPr>
          <w:p w14:paraId="79DFB511" w14:textId="6257FC44" w:rsidR="00E26486" w:rsidRDefault="006D707B" w:rsidP="00143476">
            <w:pPr>
              <w:cnfStyle w:val="000000100000" w:firstRow="0" w:lastRow="0" w:firstColumn="0" w:lastColumn="0" w:oddVBand="0" w:evenVBand="0" w:oddHBand="1" w:evenHBand="0" w:firstRowFirstColumn="0" w:firstRowLastColumn="0" w:lastRowFirstColumn="0" w:lastRowLastColumn="0"/>
              <w:rPr>
                <w:bCs/>
              </w:rPr>
            </w:pPr>
            <w:r>
              <w:rPr>
                <w:noProof/>
                <w:lang w:val="en-US"/>
              </w:rPr>
              <w:drawing>
                <wp:inline distT="0" distB="0" distL="0" distR="0" wp14:anchorId="647597F7" wp14:editId="0E53C1B7">
                  <wp:extent cx="4105275" cy="1123950"/>
                  <wp:effectExtent l="0" t="0" r="9525"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05275" cy="1123950"/>
                          </a:xfrm>
                          <a:prstGeom prst="rect">
                            <a:avLst/>
                          </a:prstGeom>
                        </pic:spPr>
                      </pic:pic>
                    </a:graphicData>
                  </a:graphic>
                </wp:inline>
              </w:drawing>
            </w:r>
          </w:p>
          <w:p w14:paraId="16324537" w14:textId="77777777" w:rsidR="00E26486" w:rsidRPr="004F061F" w:rsidRDefault="00E26486" w:rsidP="00143476">
            <w:pPr>
              <w:cnfStyle w:val="000000100000" w:firstRow="0" w:lastRow="0" w:firstColumn="0" w:lastColumn="0" w:oddVBand="0" w:evenVBand="0" w:oddHBand="1" w:evenHBand="0" w:firstRowFirstColumn="0" w:firstRowLastColumn="0" w:lastRowFirstColumn="0" w:lastRowLastColumn="0"/>
              <w:rPr>
                <w:bCs/>
              </w:rPr>
            </w:pPr>
          </w:p>
        </w:tc>
      </w:tr>
      <w:tr w:rsidR="006D707B" w:rsidRPr="004F061F" w14:paraId="6C72D648" w14:textId="77777777" w:rsidTr="00001804">
        <w:tc>
          <w:tcPr>
            <w:cnfStyle w:val="001000000000" w:firstRow="0" w:lastRow="0" w:firstColumn="1" w:lastColumn="0" w:oddVBand="0" w:evenVBand="0" w:oddHBand="0" w:evenHBand="0" w:firstRowFirstColumn="0" w:firstRowLastColumn="0" w:lastRowFirstColumn="0" w:lastRowLastColumn="0"/>
            <w:tcW w:w="1210" w:type="dxa"/>
          </w:tcPr>
          <w:p w14:paraId="35D75EEA" w14:textId="1B68B200" w:rsidR="006D707B" w:rsidRDefault="006D707B" w:rsidP="00143476">
            <w:pPr>
              <w:jc w:val="both"/>
            </w:pPr>
            <w:r>
              <w:t>B</w:t>
            </w:r>
            <w:r w:rsidR="00026F87">
              <w:t>TLL</w:t>
            </w:r>
          </w:p>
        </w:tc>
        <w:tc>
          <w:tcPr>
            <w:tcW w:w="1760" w:type="dxa"/>
          </w:tcPr>
          <w:p w14:paraId="1973EC9F" w14:textId="1A8166D8" w:rsidR="006D707B" w:rsidRDefault="006D707B" w:rsidP="001975E2">
            <w:pPr>
              <w:cnfStyle w:val="000000000000" w:firstRow="0" w:lastRow="0" w:firstColumn="0" w:lastColumn="0" w:oddVBand="0" w:evenVBand="0" w:oddHBand="0" w:evenHBand="0" w:firstRowFirstColumn="0" w:firstRowLastColumn="0" w:lastRowFirstColumn="0" w:lastRowLastColumn="0"/>
              <w:rPr>
                <w:bCs/>
              </w:rPr>
            </w:pPr>
            <w:r>
              <w:rPr>
                <w:bCs/>
              </w:rPr>
              <w:t>Container selection logic for bottle pick</w:t>
            </w:r>
            <w:r w:rsidR="00026F87">
              <w:rPr>
                <w:bCs/>
              </w:rPr>
              <w:t xml:space="preserve"> level 3 irregular and slow bottles</w:t>
            </w:r>
          </w:p>
          <w:p w14:paraId="2260FA42" w14:textId="77777777" w:rsidR="006D707B" w:rsidRDefault="006D707B" w:rsidP="00001804">
            <w:pPr>
              <w:cnfStyle w:val="000000000000" w:firstRow="0" w:lastRow="0" w:firstColumn="0" w:lastColumn="0" w:oddVBand="0" w:evenVBand="0" w:oddHBand="0" w:evenHBand="0" w:firstRowFirstColumn="0" w:firstRowLastColumn="0" w:lastRowFirstColumn="0" w:lastRowLastColumn="0"/>
              <w:rPr>
                <w:bCs/>
              </w:rPr>
            </w:pPr>
          </w:p>
        </w:tc>
        <w:tc>
          <w:tcPr>
            <w:tcW w:w="7650" w:type="dxa"/>
          </w:tcPr>
          <w:p w14:paraId="07915940" w14:textId="3214F652" w:rsidR="006D707B" w:rsidRDefault="00026F87" w:rsidP="001975E2">
            <w:pPr>
              <w:cnfStyle w:val="000000000000" w:firstRow="0" w:lastRow="0" w:firstColumn="0" w:lastColumn="0" w:oddVBand="0" w:evenVBand="0" w:oddHBand="0" w:evenHBand="0" w:firstRowFirstColumn="0" w:firstRowLastColumn="0" w:lastRowFirstColumn="0" w:lastRowLastColumn="0"/>
              <w:rPr>
                <w:bCs/>
              </w:rPr>
            </w:pPr>
            <w:r>
              <w:rPr>
                <w:noProof/>
                <w:lang w:val="en-US"/>
              </w:rPr>
              <w:drawing>
                <wp:inline distT="0" distB="0" distL="0" distR="0" wp14:anchorId="693A65E7" wp14:editId="00643F04">
                  <wp:extent cx="4238625" cy="10382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38625" cy="1038225"/>
                          </a:xfrm>
                          <a:prstGeom prst="rect">
                            <a:avLst/>
                          </a:prstGeom>
                        </pic:spPr>
                      </pic:pic>
                    </a:graphicData>
                  </a:graphic>
                </wp:inline>
              </w:drawing>
            </w:r>
          </w:p>
          <w:p w14:paraId="7D6D7D74" w14:textId="77777777" w:rsidR="006D707B" w:rsidRDefault="006D707B" w:rsidP="00143476">
            <w:pPr>
              <w:cnfStyle w:val="000000000000" w:firstRow="0" w:lastRow="0" w:firstColumn="0" w:lastColumn="0" w:oddVBand="0" w:evenVBand="0" w:oddHBand="0" w:evenHBand="0" w:firstRowFirstColumn="0" w:firstRowLastColumn="0" w:lastRowFirstColumn="0" w:lastRowLastColumn="0"/>
              <w:rPr>
                <w:bCs/>
              </w:rPr>
            </w:pPr>
          </w:p>
        </w:tc>
      </w:tr>
      <w:tr w:rsidR="00026F87" w:rsidRPr="004F061F" w14:paraId="6D4E9C8A" w14:textId="77777777" w:rsidTr="00001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0" w:type="dxa"/>
          </w:tcPr>
          <w:p w14:paraId="695C9E2A" w14:textId="1000DA20" w:rsidR="00026F87" w:rsidRDefault="00026F87" w:rsidP="00143476">
            <w:pPr>
              <w:jc w:val="both"/>
            </w:pPr>
            <w:r>
              <w:lastRenderedPageBreak/>
              <w:t>BTLT</w:t>
            </w:r>
          </w:p>
        </w:tc>
        <w:tc>
          <w:tcPr>
            <w:tcW w:w="1760" w:type="dxa"/>
          </w:tcPr>
          <w:p w14:paraId="2A60DCAA" w14:textId="6327A9FE" w:rsidR="00026F87" w:rsidRDefault="00026F87" w:rsidP="001975E2">
            <w:pPr>
              <w:cnfStyle w:val="000000100000" w:firstRow="0" w:lastRow="0" w:firstColumn="0" w:lastColumn="0" w:oddVBand="0" w:evenVBand="0" w:oddHBand="1" w:evenHBand="0" w:firstRowFirstColumn="0" w:firstRowLastColumn="0" w:lastRowFirstColumn="0" w:lastRowLastColumn="0"/>
              <w:rPr>
                <w:bCs/>
              </w:rPr>
            </w:pPr>
            <w:r>
              <w:rPr>
                <w:bCs/>
              </w:rPr>
              <w:t>Container selection logic for bottle pick level 3 tall bottles</w:t>
            </w:r>
          </w:p>
          <w:p w14:paraId="212C960A" w14:textId="77777777" w:rsidR="00026F87" w:rsidRDefault="00026F87" w:rsidP="001975E2">
            <w:pPr>
              <w:cnfStyle w:val="000000100000" w:firstRow="0" w:lastRow="0" w:firstColumn="0" w:lastColumn="0" w:oddVBand="0" w:evenVBand="0" w:oddHBand="1" w:evenHBand="0" w:firstRowFirstColumn="0" w:firstRowLastColumn="0" w:lastRowFirstColumn="0" w:lastRowLastColumn="0"/>
              <w:rPr>
                <w:bCs/>
              </w:rPr>
            </w:pPr>
          </w:p>
        </w:tc>
        <w:tc>
          <w:tcPr>
            <w:tcW w:w="7650" w:type="dxa"/>
          </w:tcPr>
          <w:p w14:paraId="4684BCDF" w14:textId="7A0712FB" w:rsidR="00026F87" w:rsidRDefault="00026F87" w:rsidP="001975E2">
            <w:pPr>
              <w:cnfStyle w:val="000000100000" w:firstRow="0" w:lastRow="0" w:firstColumn="0" w:lastColumn="0" w:oddVBand="0" w:evenVBand="0" w:oddHBand="1" w:evenHBand="0" w:firstRowFirstColumn="0" w:firstRowLastColumn="0" w:lastRowFirstColumn="0" w:lastRowLastColumn="0"/>
              <w:rPr>
                <w:bCs/>
              </w:rPr>
            </w:pPr>
            <w:r>
              <w:rPr>
                <w:noProof/>
                <w:lang w:val="en-US"/>
              </w:rPr>
              <w:drawing>
                <wp:inline distT="0" distB="0" distL="0" distR="0" wp14:anchorId="7C702D01" wp14:editId="767B6916">
                  <wp:extent cx="4229100" cy="85725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29100" cy="857250"/>
                          </a:xfrm>
                          <a:prstGeom prst="rect">
                            <a:avLst/>
                          </a:prstGeom>
                        </pic:spPr>
                      </pic:pic>
                    </a:graphicData>
                  </a:graphic>
                </wp:inline>
              </w:drawing>
            </w:r>
          </w:p>
        </w:tc>
      </w:tr>
      <w:tr w:rsidR="00026F87" w:rsidRPr="004F061F" w14:paraId="43AE70D1" w14:textId="77777777" w:rsidTr="00001804">
        <w:tc>
          <w:tcPr>
            <w:cnfStyle w:val="001000000000" w:firstRow="0" w:lastRow="0" w:firstColumn="1" w:lastColumn="0" w:oddVBand="0" w:evenVBand="0" w:oddHBand="0" w:evenHBand="0" w:firstRowFirstColumn="0" w:firstRowLastColumn="0" w:lastRowFirstColumn="0" w:lastRowLastColumn="0"/>
            <w:tcW w:w="1210" w:type="dxa"/>
          </w:tcPr>
          <w:p w14:paraId="12DD94B2" w14:textId="77777777" w:rsidR="00026F87" w:rsidRDefault="00026F87" w:rsidP="00143476">
            <w:pPr>
              <w:jc w:val="both"/>
            </w:pPr>
            <w:r>
              <w:t>PAL</w:t>
            </w:r>
          </w:p>
        </w:tc>
        <w:tc>
          <w:tcPr>
            <w:tcW w:w="1760" w:type="dxa"/>
          </w:tcPr>
          <w:p w14:paraId="599E342C" w14:textId="654AB3C5" w:rsidR="00026F87" w:rsidRDefault="00026F87" w:rsidP="00001804">
            <w:pPr>
              <w:cnfStyle w:val="000000000000" w:firstRow="0" w:lastRow="0" w:firstColumn="0" w:lastColumn="0" w:oddVBand="0" w:evenVBand="0" w:oddHBand="0" w:evenHBand="0" w:firstRowFirstColumn="0" w:firstRowLastColumn="0" w:lastRowFirstColumn="0" w:lastRowLastColumn="0"/>
              <w:rPr>
                <w:bCs/>
              </w:rPr>
            </w:pPr>
            <w:r>
              <w:rPr>
                <w:bCs/>
              </w:rPr>
              <w:t>Container selection logic for pallet pick</w:t>
            </w:r>
          </w:p>
          <w:p w14:paraId="4D16A82C" w14:textId="77777777" w:rsidR="00026F87" w:rsidRDefault="00026F87" w:rsidP="00001804">
            <w:pPr>
              <w:cnfStyle w:val="000000000000" w:firstRow="0" w:lastRow="0" w:firstColumn="0" w:lastColumn="0" w:oddVBand="0" w:evenVBand="0" w:oddHBand="0" w:evenHBand="0" w:firstRowFirstColumn="0" w:firstRowLastColumn="0" w:lastRowFirstColumn="0" w:lastRowLastColumn="0"/>
              <w:rPr>
                <w:bCs/>
              </w:rPr>
            </w:pPr>
          </w:p>
          <w:p w14:paraId="4D6605BE" w14:textId="76618154" w:rsidR="00026F87" w:rsidRPr="00E26486" w:rsidRDefault="00026F87" w:rsidP="00001804">
            <w:pPr>
              <w:cnfStyle w:val="000000000000" w:firstRow="0" w:lastRow="0" w:firstColumn="0" w:lastColumn="0" w:oddVBand="0" w:evenVBand="0" w:oddHBand="0" w:evenHBand="0" w:firstRowFirstColumn="0" w:firstRowLastColumn="0" w:lastRowFirstColumn="0" w:lastRowLastColumn="0"/>
              <w:rPr>
                <w:bCs/>
                <w:i/>
              </w:rPr>
            </w:pPr>
          </w:p>
        </w:tc>
        <w:tc>
          <w:tcPr>
            <w:tcW w:w="7650" w:type="dxa"/>
          </w:tcPr>
          <w:p w14:paraId="6BEE550D" w14:textId="70C7BBBA" w:rsidR="00026F87" w:rsidRDefault="00026F87" w:rsidP="00143476">
            <w:pPr>
              <w:cnfStyle w:val="000000000000" w:firstRow="0" w:lastRow="0" w:firstColumn="0" w:lastColumn="0" w:oddVBand="0" w:evenVBand="0" w:oddHBand="0" w:evenHBand="0" w:firstRowFirstColumn="0" w:firstRowLastColumn="0" w:lastRowFirstColumn="0" w:lastRowLastColumn="0"/>
              <w:rPr>
                <w:bCs/>
              </w:rPr>
            </w:pPr>
            <w:r>
              <w:rPr>
                <w:noProof/>
                <w:lang w:val="en-US"/>
              </w:rPr>
              <w:drawing>
                <wp:inline distT="0" distB="0" distL="0" distR="0" wp14:anchorId="3979CC27" wp14:editId="1099C684">
                  <wp:extent cx="3962400" cy="1000125"/>
                  <wp:effectExtent l="0" t="0" r="0" b="952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62400" cy="1000125"/>
                          </a:xfrm>
                          <a:prstGeom prst="rect">
                            <a:avLst/>
                          </a:prstGeom>
                        </pic:spPr>
                      </pic:pic>
                    </a:graphicData>
                  </a:graphic>
                </wp:inline>
              </w:drawing>
            </w:r>
          </w:p>
          <w:p w14:paraId="3141C850" w14:textId="77777777" w:rsidR="00026F87" w:rsidRPr="004F061F" w:rsidRDefault="00026F87" w:rsidP="00143476">
            <w:pPr>
              <w:cnfStyle w:val="000000000000" w:firstRow="0" w:lastRow="0" w:firstColumn="0" w:lastColumn="0" w:oddVBand="0" w:evenVBand="0" w:oddHBand="0" w:evenHBand="0" w:firstRowFirstColumn="0" w:firstRowLastColumn="0" w:lastRowFirstColumn="0" w:lastRowLastColumn="0"/>
              <w:rPr>
                <w:bCs/>
              </w:rPr>
            </w:pPr>
          </w:p>
        </w:tc>
      </w:tr>
      <w:tr w:rsidR="00644FB6" w:rsidRPr="004F061F" w14:paraId="672A9B23" w14:textId="77777777" w:rsidTr="00001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0" w:type="dxa"/>
          </w:tcPr>
          <w:p w14:paraId="165FF4BD" w14:textId="688E745D" w:rsidR="00644FB6" w:rsidRDefault="00644FB6" w:rsidP="00143476">
            <w:pPr>
              <w:jc w:val="both"/>
            </w:pPr>
            <w:r>
              <w:t>CAGE</w:t>
            </w:r>
          </w:p>
        </w:tc>
        <w:tc>
          <w:tcPr>
            <w:tcW w:w="1760" w:type="dxa"/>
          </w:tcPr>
          <w:p w14:paraId="7A3CB54C" w14:textId="5FB0477D" w:rsidR="00644FB6" w:rsidRDefault="00644FB6" w:rsidP="00644FB6">
            <w:pPr>
              <w:cnfStyle w:val="000000100000" w:firstRow="0" w:lastRow="0" w:firstColumn="0" w:lastColumn="0" w:oddVBand="0" w:evenVBand="0" w:oddHBand="1" w:evenHBand="0" w:firstRowFirstColumn="0" w:firstRowLastColumn="0" w:lastRowFirstColumn="0" w:lastRowLastColumn="0"/>
              <w:rPr>
                <w:bCs/>
              </w:rPr>
            </w:pPr>
            <w:r>
              <w:rPr>
                <w:bCs/>
              </w:rPr>
              <w:t>Uses the same containers as PAL but have to be set up as different container selection code to separate CAGE picks into an individual container</w:t>
            </w:r>
          </w:p>
        </w:tc>
        <w:tc>
          <w:tcPr>
            <w:tcW w:w="7650" w:type="dxa"/>
          </w:tcPr>
          <w:p w14:paraId="06041F1F" w14:textId="0A10CC78" w:rsidR="00644FB6" w:rsidRDefault="00644FB6" w:rsidP="00143476">
            <w:pPr>
              <w:cnfStyle w:val="000000100000" w:firstRow="0" w:lastRow="0" w:firstColumn="0" w:lastColumn="0" w:oddVBand="0" w:evenVBand="0" w:oddHBand="1" w:evenHBand="0" w:firstRowFirstColumn="0" w:firstRowLastColumn="0" w:lastRowFirstColumn="0" w:lastRowLastColumn="0"/>
              <w:rPr>
                <w:noProof/>
                <w:lang w:eastAsia="en-CA"/>
              </w:rPr>
            </w:pPr>
            <w:r>
              <w:rPr>
                <w:noProof/>
                <w:lang w:val="en-US"/>
              </w:rPr>
              <w:drawing>
                <wp:inline distT="0" distB="0" distL="0" distR="0" wp14:anchorId="4180DF86" wp14:editId="080BFFE9">
                  <wp:extent cx="4019550" cy="704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19550" cy="704850"/>
                          </a:xfrm>
                          <a:prstGeom prst="rect">
                            <a:avLst/>
                          </a:prstGeom>
                        </pic:spPr>
                      </pic:pic>
                    </a:graphicData>
                  </a:graphic>
                </wp:inline>
              </w:drawing>
            </w:r>
          </w:p>
        </w:tc>
      </w:tr>
      <w:tr w:rsidR="00644FB6" w:rsidRPr="004F061F" w14:paraId="4EF75A1B" w14:textId="77777777" w:rsidTr="00001804">
        <w:tc>
          <w:tcPr>
            <w:cnfStyle w:val="001000000000" w:firstRow="0" w:lastRow="0" w:firstColumn="1" w:lastColumn="0" w:oddVBand="0" w:evenVBand="0" w:oddHBand="0" w:evenHBand="0" w:firstRowFirstColumn="0" w:firstRowLastColumn="0" w:lastRowFirstColumn="0" w:lastRowLastColumn="0"/>
            <w:tcW w:w="1210" w:type="dxa"/>
          </w:tcPr>
          <w:p w14:paraId="7447EC42" w14:textId="024892B5" w:rsidR="00644FB6" w:rsidRDefault="00644FB6" w:rsidP="00143476">
            <w:pPr>
              <w:jc w:val="both"/>
            </w:pPr>
            <w:r>
              <w:t>FULL</w:t>
            </w:r>
          </w:p>
        </w:tc>
        <w:tc>
          <w:tcPr>
            <w:tcW w:w="1760" w:type="dxa"/>
          </w:tcPr>
          <w:p w14:paraId="063F92FF" w14:textId="517B7CFC" w:rsidR="00644FB6" w:rsidRDefault="00644FB6" w:rsidP="00644FB6">
            <w:pPr>
              <w:cnfStyle w:val="000000000000" w:firstRow="0" w:lastRow="0" w:firstColumn="0" w:lastColumn="0" w:oddVBand="0" w:evenVBand="0" w:oddHBand="0" w:evenHBand="0" w:firstRowFirstColumn="0" w:firstRowLastColumn="0" w:lastRowFirstColumn="0" w:lastRowLastColumn="0"/>
              <w:rPr>
                <w:bCs/>
              </w:rPr>
            </w:pPr>
            <w:r>
              <w:rPr>
                <w:bCs/>
              </w:rPr>
              <w:t>Default code for full pallet picks</w:t>
            </w:r>
          </w:p>
        </w:tc>
        <w:tc>
          <w:tcPr>
            <w:tcW w:w="7650" w:type="dxa"/>
          </w:tcPr>
          <w:p w14:paraId="4FF6ED38" w14:textId="72888961" w:rsidR="00644FB6" w:rsidRDefault="00644FB6" w:rsidP="00143476">
            <w:pPr>
              <w:cnfStyle w:val="000000000000" w:firstRow="0" w:lastRow="0" w:firstColumn="0" w:lastColumn="0" w:oddVBand="0" w:evenVBand="0" w:oddHBand="0" w:evenHBand="0" w:firstRowFirstColumn="0" w:firstRowLastColumn="0" w:lastRowFirstColumn="0" w:lastRowLastColumn="0"/>
              <w:rPr>
                <w:noProof/>
                <w:lang w:eastAsia="en-CA"/>
              </w:rPr>
            </w:pPr>
            <w:r>
              <w:rPr>
                <w:noProof/>
                <w:lang w:val="en-US"/>
              </w:rPr>
              <w:drawing>
                <wp:inline distT="0" distB="0" distL="0" distR="0" wp14:anchorId="7B0B3171" wp14:editId="7774A8C5">
                  <wp:extent cx="4105275" cy="666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05275" cy="666750"/>
                          </a:xfrm>
                          <a:prstGeom prst="rect">
                            <a:avLst/>
                          </a:prstGeom>
                        </pic:spPr>
                      </pic:pic>
                    </a:graphicData>
                  </a:graphic>
                </wp:inline>
              </w:drawing>
            </w:r>
          </w:p>
        </w:tc>
      </w:tr>
    </w:tbl>
    <w:p w14:paraId="3FE0C875" w14:textId="77777777" w:rsidR="00CC2926" w:rsidRDefault="00CC2926" w:rsidP="00CC2926"/>
    <w:p w14:paraId="56750345" w14:textId="77777777" w:rsidR="00514FCA" w:rsidRDefault="00514FCA" w:rsidP="00D2093A">
      <w:pPr>
        <w:pStyle w:val="Heading1"/>
      </w:pPr>
      <w:bookmarkStart w:id="29" w:name="_Replenishment_Containers"/>
      <w:bookmarkStart w:id="30" w:name="_Zones"/>
      <w:bookmarkEnd w:id="29"/>
      <w:bookmarkEnd w:id="30"/>
      <w:r>
        <w:t>Zones</w:t>
      </w:r>
    </w:p>
    <w:p w14:paraId="21CBBC02" w14:textId="5F5B0B47" w:rsidR="003D5446" w:rsidRPr="00A75BC3" w:rsidRDefault="007B1177" w:rsidP="007B1177">
      <w:pPr>
        <w:spacing w:after="0" w:line="240" w:lineRule="auto"/>
      </w:pPr>
      <w:r w:rsidRPr="00A75BC3">
        <w:t xml:space="preserve">Zones are used for put away and store tasks in Tecsys. They have been configured to reflect a naming </w:t>
      </w:r>
      <w:r w:rsidR="00A75BC3" w:rsidRPr="00A75BC3">
        <w:t>convention proposed by Tecsys and accepted by the business.</w:t>
      </w:r>
    </w:p>
    <w:p w14:paraId="2C41475A" w14:textId="77777777" w:rsidR="00A75BC3" w:rsidRPr="00A75BC3" w:rsidRDefault="00A75BC3" w:rsidP="007B1177">
      <w:pPr>
        <w:spacing w:after="0" w:line="240" w:lineRule="auto"/>
      </w:pPr>
    </w:p>
    <w:p w14:paraId="413EF1F4" w14:textId="5B4A3B4F" w:rsidR="00A75BC3" w:rsidRPr="00A75BC3" w:rsidRDefault="00A75BC3" w:rsidP="007B1177">
      <w:pPr>
        <w:spacing w:after="0" w:line="240" w:lineRule="auto"/>
      </w:pPr>
      <w:r w:rsidRPr="00A75BC3">
        <w:t>Naming Convention:</w:t>
      </w:r>
    </w:p>
    <w:p w14:paraId="1E4717B2" w14:textId="62260224" w:rsidR="00B87319" w:rsidRDefault="00B87319" w:rsidP="00785A03">
      <w:pPr>
        <w:pStyle w:val="ListParagraph"/>
        <w:numPr>
          <w:ilvl w:val="0"/>
          <w:numId w:val="16"/>
        </w:numPr>
        <w:spacing w:after="0" w:line="240" w:lineRule="auto"/>
      </w:pPr>
      <w:r>
        <w:t>Naming</w:t>
      </w:r>
    </w:p>
    <w:p w14:paraId="4D13BF41" w14:textId="46E52B73" w:rsidR="0029768C" w:rsidRPr="00A75BC3" w:rsidRDefault="0029768C" w:rsidP="00785A03">
      <w:pPr>
        <w:pStyle w:val="ListParagraph"/>
        <w:numPr>
          <w:ilvl w:val="1"/>
          <w:numId w:val="16"/>
        </w:numPr>
        <w:spacing w:after="0" w:line="240" w:lineRule="auto"/>
      </w:pPr>
      <w:r w:rsidRPr="00A75BC3">
        <w:t xml:space="preserve">Standard </w:t>
      </w:r>
      <w:r w:rsidR="00A67023">
        <w:t>zone</w:t>
      </w:r>
      <w:r w:rsidRPr="00A75BC3">
        <w:t xml:space="preserve"> </w:t>
      </w:r>
    </w:p>
    <w:p w14:paraId="099CED45" w14:textId="77777777" w:rsidR="0029768C" w:rsidRPr="00A75BC3" w:rsidRDefault="0029768C" w:rsidP="00785A03">
      <w:pPr>
        <w:pStyle w:val="ListParagraph"/>
        <w:numPr>
          <w:ilvl w:val="2"/>
          <w:numId w:val="16"/>
        </w:numPr>
        <w:spacing w:after="0" w:line="240" w:lineRule="auto"/>
      </w:pPr>
      <w:proofErr w:type="spellStart"/>
      <w:r w:rsidRPr="00A75BC3">
        <w:t>ZaaS</w:t>
      </w:r>
      <w:proofErr w:type="spellEnd"/>
      <w:r w:rsidRPr="00A75BC3">
        <w:t xml:space="preserve"> </w:t>
      </w:r>
      <w:r>
        <w:t>- w</w:t>
      </w:r>
      <w:r w:rsidRPr="00A75BC3">
        <w:t>here;</w:t>
      </w:r>
    </w:p>
    <w:p w14:paraId="64471C92" w14:textId="77777777" w:rsidR="0029768C" w:rsidRPr="00A75BC3" w:rsidRDefault="0029768C" w:rsidP="00785A03">
      <w:pPr>
        <w:pStyle w:val="ListParagraph"/>
        <w:numPr>
          <w:ilvl w:val="3"/>
          <w:numId w:val="16"/>
        </w:numPr>
        <w:spacing w:after="0" w:line="240" w:lineRule="auto"/>
      </w:pPr>
      <w:r w:rsidRPr="00A75BC3">
        <w:t xml:space="preserve">Z </w:t>
      </w:r>
      <w:r w:rsidRPr="00A75BC3">
        <w:tab/>
      </w:r>
      <w:r w:rsidRPr="00A75BC3">
        <w:rPr>
          <w:lang w:val="fr-CA"/>
        </w:rPr>
        <w:sym w:font="Wingdings" w:char="F0E8"/>
      </w:r>
      <w:r w:rsidRPr="00A75BC3">
        <w:t xml:space="preserve"> Prefix</w:t>
      </w:r>
    </w:p>
    <w:p w14:paraId="17200933" w14:textId="77777777" w:rsidR="0029768C" w:rsidRPr="00A75BC3" w:rsidRDefault="0029768C" w:rsidP="00785A03">
      <w:pPr>
        <w:pStyle w:val="ListParagraph"/>
        <w:numPr>
          <w:ilvl w:val="3"/>
          <w:numId w:val="16"/>
        </w:numPr>
        <w:spacing w:after="0" w:line="240" w:lineRule="auto"/>
      </w:pPr>
      <w:r w:rsidRPr="00A75BC3">
        <w:t xml:space="preserve">aa </w:t>
      </w:r>
      <w:r w:rsidRPr="00A75BC3">
        <w:tab/>
      </w:r>
      <w:r w:rsidRPr="00A75BC3">
        <w:rPr>
          <w:lang w:val="fr-CA"/>
        </w:rPr>
        <w:sym w:font="Wingdings" w:char="F0E8"/>
      </w:r>
      <w:r w:rsidRPr="00A75BC3">
        <w:t xml:space="preserve"> Aisle ID</w:t>
      </w:r>
    </w:p>
    <w:p w14:paraId="430D9C2E" w14:textId="48C84252" w:rsidR="0029768C" w:rsidRDefault="0029768C" w:rsidP="00785A03">
      <w:pPr>
        <w:pStyle w:val="ListParagraph"/>
        <w:numPr>
          <w:ilvl w:val="3"/>
          <w:numId w:val="16"/>
        </w:numPr>
        <w:spacing w:after="0" w:line="240" w:lineRule="auto"/>
      </w:pPr>
      <w:r w:rsidRPr="00A75BC3">
        <w:t>S</w:t>
      </w:r>
      <w:r w:rsidRPr="00A75BC3">
        <w:tab/>
      </w:r>
      <w:r w:rsidRPr="00A75BC3">
        <w:sym w:font="Wingdings" w:char="F0E8"/>
      </w:r>
      <w:r w:rsidRPr="00A75BC3">
        <w:t xml:space="preserve"> Suffix from grid</w:t>
      </w:r>
      <w:r w:rsidR="00B87319">
        <w:t xml:space="preserve"> (below)</w:t>
      </w:r>
    </w:p>
    <w:p w14:paraId="6A62AADB" w14:textId="77777777" w:rsidR="00227A21" w:rsidRDefault="00227A21" w:rsidP="00785A03">
      <w:pPr>
        <w:pStyle w:val="ListParagraph"/>
        <w:numPr>
          <w:ilvl w:val="1"/>
          <w:numId w:val="16"/>
        </w:numPr>
        <w:spacing w:after="0" w:line="240" w:lineRule="auto"/>
      </w:pPr>
      <w:r>
        <w:t>Special Zones</w:t>
      </w:r>
    </w:p>
    <w:p w14:paraId="00D58F9D" w14:textId="1BF328A5" w:rsidR="00227A21" w:rsidRDefault="00227A21" w:rsidP="00785A03">
      <w:pPr>
        <w:pStyle w:val="ListParagraph"/>
        <w:numPr>
          <w:ilvl w:val="2"/>
          <w:numId w:val="16"/>
        </w:numPr>
        <w:spacing w:after="0" w:line="240" w:lineRule="auto"/>
      </w:pPr>
      <w:r>
        <w:t>Delisted products</w:t>
      </w:r>
    </w:p>
    <w:p w14:paraId="79C3748E" w14:textId="736C8AF1" w:rsidR="00227A21" w:rsidRDefault="00227A21" w:rsidP="00785A03">
      <w:pPr>
        <w:pStyle w:val="ListParagraph"/>
        <w:numPr>
          <w:ilvl w:val="3"/>
          <w:numId w:val="16"/>
        </w:numPr>
        <w:spacing w:after="0" w:line="240" w:lineRule="auto"/>
      </w:pPr>
      <w:r>
        <w:t>DLST is the zone name</w:t>
      </w:r>
    </w:p>
    <w:p w14:paraId="261B308B" w14:textId="6B3400E9" w:rsidR="00227A21" w:rsidRDefault="00FA5375" w:rsidP="00785A03">
      <w:pPr>
        <w:pStyle w:val="ListParagraph"/>
        <w:numPr>
          <w:ilvl w:val="2"/>
          <w:numId w:val="16"/>
        </w:numPr>
        <w:spacing w:after="0" w:line="240" w:lineRule="auto"/>
      </w:pPr>
      <w:r>
        <w:t>Supervisor Issues</w:t>
      </w:r>
    </w:p>
    <w:p w14:paraId="7C221B09" w14:textId="23F528E5" w:rsidR="00227A21" w:rsidRDefault="00FA5375" w:rsidP="00785A03">
      <w:pPr>
        <w:pStyle w:val="ListParagraph"/>
        <w:numPr>
          <w:ilvl w:val="3"/>
          <w:numId w:val="16"/>
        </w:numPr>
        <w:spacing w:after="0" w:line="240" w:lineRule="auto"/>
      </w:pPr>
      <w:r>
        <w:t>SUPR</w:t>
      </w:r>
      <w:r w:rsidR="00227A21">
        <w:t xml:space="preserve"> is the zone name</w:t>
      </w:r>
    </w:p>
    <w:p w14:paraId="342C8696" w14:textId="13560CC9" w:rsidR="00227A21" w:rsidRDefault="00227A21" w:rsidP="00785A03">
      <w:pPr>
        <w:pStyle w:val="ListParagraph"/>
        <w:numPr>
          <w:ilvl w:val="2"/>
          <w:numId w:val="16"/>
        </w:numPr>
        <w:spacing w:after="0" w:line="240" w:lineRule="auto"/>
      </w:pPr>
      <w:r>
        <w:t xml:space="preserve">No location can be found </w:t>
      </w:r>
    </w:p>
    <w:p w14:paraId="5913A95B" w14:textId="7D0C3DE7" w:rsidR="00227A21" w:rsidRDefault="00227A21" w:rsidP="00785A03">
      <w:pPr>
        <w:pStyle w:val="ListParagraph"/>
        <w:numPr>
          <w:ilvl w:val="3"/>
          <w:numId w:val="16"/>
        </w:numPr>
        <w:spacing w:after="0" w:line="240" w:lineRule="auto"/>
      </w:pPr>
      <w:r>
        <w:t>NOLC is the zone name</w:t>
      </w:r>
    </w:p>
    <w:p w14:paraId="67352653" w14:textId="7D84C7C6" w:rsidR="00227A21" w:rsidRDefault="00227A21" w:rsidP="00785A03">
      <w:pPr>
        <w:pStyle w:val="ListParagraph"/>
        <w:numPr>
          <w:ilvl w:val="2"/>
          <w:numId w:val="16"/>
        </w:numPr>
        <w:spacing w:after="0" w:line="240" w:lineRule="auto"/>
      </w:pPr>
      <w:r>
        <w:t>New Product (NEWACT)</w:t>
      </w:r>
    </w:p>
    <w:p w14:paraId="59AFBB81" w14:textId="5B7C6E26" w:rsidR="00227A21" w:rsidRDefault="00227A21" w:rsidP="00785A03">
      <w:pPr>
        <w:pStyle w:val="ListParagraph"/>
        <w:numPr>
          <w:ilvl w:val="3"/>
          <w:numId w:val="16"/>
        </w:numPr>
        <w:spacing w:after="0" w:line="240" w:lineRule="auto"/>
      </w:pPr>
      <w:r>
        <w:t>NACT is the zone name</w:t>
      </w:r>
    </w:p>
    <w:p w14:paraId="69F0F1E3" w14:textId="438DF747" w:rsidR="00227A21" w:rsidRDefault="000D3CB3" w:rsidP="00785A03">
      <w:pPr>
        <w:pStyle w:val="ListParagraph"/>
        <w:numPr>
          <w:ilvl w:val="2"/>
          <w:numId w:val="16"/>
        </w:numPr>
        <w:spacing w:after="0" w:line="240" w:lineRule="auto"/>
      </w:pPr>
      <w:r>
        <w:t>Recoup</w:t>
      </w:r>
    </w:p>
    <w:p w14:paraId="6A904266" w14:textId="102E584A" w:rsidR="000D3CB3" w:rsidRDefault="000D3CB3" w:rsidP="00785A03">
      <w:pPr>
        <w:pStyle w:val="ListParagraph"/>
        <w:numPr>
          <w:ilvl w:val="3"/>
          <w:numId w:val="16"/>
        </w:numPr>
        <w:spacing w:after="0" w:line="240" w:lineRule="auto"/>
      </w:pPr>
      <w:r>
        <w:lastRenderedPageBreak/>
        <w:t>RECP is the zone name</w:t>
      </w:r>
    </w:p>
    <w:p w14:paraId="385438DC" w14:textId="563D0392" w:rsidR="000D3CB3" w:rsidRDefault="000D3CB3" w:rsidP="00785A03">
      <w:pPr>
        <w:pStyle w:val="ListParagraph"/>
        <w:numPr>
          <w:ilvl w:val="2"/>
          <w:numId w:val="16"/>
        </w:numPr>
        <w:spacing w:after="0" w:line="240" w:lineRule="auto"/>
      </w:pPr>
      <w:r>
        <w:t xml:space="preserve">Ship and Receive Dock </w:t>
      </w:r>
    </w:p>
    <w:p w14:paraId="5A732063" w14:textId="0F388834" w:rsidR="00764D18" w:rsidRDefault="000D3CB3" w:rsidP="00785A03">
      <w:pPr>
        <w:pStyle w:val="ListParagraph"/>
        <w:numPr>
          <w:ilvl w:val="3"/>
          <w:numId w:val="16"/>
        </w:numPr>
        <w:spacing w:after="0" w:line="240" w:lineRule="auto"/>
      </w:pPr>
      <w:r>
        <w:t>DOCK is the zone name</w:t>
      </w:r>
    </w:p>
    <w:p w14:paraId="06CDF49B" w14:textId="44AF75D8" w:rsidR="00305D7B" w:rsidRDefault="00305D7B" w:rsidP="00305D7B">
      <w:pPr>
        <w:pStyle w:val="ListParagraph"/>
        <w:numPr>
          <w:ilvl w:val="2"/>
          <w:numId w:val="16"/>
        </w:numPr>
        <w:spacing w:after="0" w:line="240" w:lineRule="auto"/>
      </w:pPr>
      <w:r>
        <w:t>SV / Customer Cross docking from DDC</w:t>
      </w:r>
    </w:p>
    <w:p w14:paraId="1A48B1AB" w14:textId="5C963332" w:rsidR="00305D7B" w:rsidRDefault="00305D7B">
      <w:pPr>
        <w:pStyle w:val="ListParagraph"/>
        <w:numPr>
          <w:ilvl w:val="3"/>
          <w:numId w:val="16"/>
        </w:numPr>
        <w:spacing w:after="0" w:line="240" w:lineRule="auto"/>
      </w:pPr>
      <w:r>
        <w:t>SVXD is the zone name</w:t>
      </w:r>
    </w:p>
    <w:p w14:paraId="6C3A9CCD" w14:textId="0962A65D" w:rsidR="00A75BC3" w:rsidRDefault="00A75BC3" w:rsidP="00785A03">
      <w:pPr>
        <w:pStyle w:val="ListParagraph"/>
        <w:numPr>
          <w:ilvl w:val="0"/>
          <w:numId w:val="16"/>
        </w:numPr>
        <w:spacing w:after="0" w:line="240" w:lineRule="auto"/>
      </w:pPr>
      <w:r>
        <w:t xml:space="preserve">Some conventions </w:t>
      </w:r>
      <w:r w:rsidR="00880AD7">
        <w:t>e</w:t>
      </w:r>
      <w:r>
        <w:t>stablished</w:t>
      </w:r>
    </w:p>
    <w:p w14:paraId="0A16B553" w14:textId="7A8C3E83" w:rsidR="0029768C" w:rsidRDefault="0029768C" w:rsidP="00785A03">
      <w:pPr>
        <w:pStyle w:val="ListParagraph"/>
        <w:numPr>
          <w:ilvl w:val="1"/>
          <w:numId w:val="16"/>
        </w:numPr>
        <w:spacing w:after="0" w:line="240" w:lineRule="auto"/>
      </w:pPr>
      <w:r>
        <w:t>Main warehouse</w:t>
      </w:r>
    </w:p>
    <w:p w14:paraId="5D249AC2" w14:textId="5025DA0E" w:rsidR="00A75BC3" w:rsidRDefault="0029768C" w:rsidP="00785A03">
      <w:pPr>
        <w:pStyle w:val="ListParagraph"/>
        <w:numPr>
          <w:ilvl w:val="2"/>
          <w:numId w:val="16"/>
        </w:numPr>
        <w:spacing w:after="0" w:line="240" w:lineRule="auto"/>
      </w:pPr>
      <w:r>
        <w:t>A z</w:t>
      </w:r>
      <w:r w:rsidR="00880AD7">
        <w:t>one</w:t>
      </w:r>
      <w:r w:rsidR="00A75BC3" w:rsidRPr="003D5446">
        <w:t xml:space="preserve"> </w:t>
      </w:r>
      <w:r w:rsidR="00880AD7">
        <w:t>will be only cover one aisle in most cases</w:t>
      </w:r>
    </w:p>
    <w:p w14:paraId="41843E9B" w14:textId="215B331D" w:rsidR="00880AD7" w:rsidRDefault="00880AD7" w:rsidP="00785A03">
      <w:pPr>
        <w:pStyle w:val="ListParagraph"/>
        <w:numPr>
          <w:ilvl w:val="2"/>
          <w:numId w:val="16"/>
        </w:numPr>
        <w:spacing w:after="0" w:line="240" w:lineRule="auto"/>
      </w:pPr>
      <w:r>
        <w:t>For the pallet r</w:t>
      </w:r>
      <w:r w:rsidRPr="003D5446">
        <w:t>acking reserve levels 1</w:t>
      </w:r>
      <w:r>
        <w:t xml:space="preserve"> </w:t>
      </w:r>
      <w:r w:rsidRPr="003D5446">
        <w:t xml:space="preserve">&amp; 2 will be assigned to the same </w:t>
      </w:r>
      <w:r w:rsidR="0029768C">
        <w:t>zone</w:t>
      </w:r>
      <w:r w:rsidRPr="003D5446">
        <w:t xml:space="preserve"> (ex. </w:t>
      </w:r>
      <w:proofErr w:type="spellStart"/>
      <w:r w:rsidRPr="003D5446">
        <w:t>Zxx</w:t>
      </w:r>
      <w:r w:rsidRPr="003D5446">
        <w:rPr>
          <w:b/>
          <w:highlight w:val="yellow"/>
        </w:rPr>
        <w:t>G</w:t>
      </w:r>
      <w:proofErr w:type="spellEnd"/>
      <w:r w:rsidRPr="003D5446">
        <w:t xml:space="preserve">), Reserve Levels 3  will be assigned to </w:t>
      </w:r>
      <w:r w:rsidR="00305D7B">
        <w:t>its own</w:t>
      </w:r>
      <w:r w:rsidRPr="003D5446">
        <w:t xml:space="preserve"> </w:t>
      </w:r>
      <w:r w:rsidR="0029768C">
        <w:t>zone</w:t>
      </w:r>
      <w:r w:rsidRPr="003D5446">
        <w:t xml:space="preserve"> (ex. </w:t>
      </w:r>
      <w:proofErr w:type="spellStart"/>
      <w:r w:rsidRPr="003D5446">
        <w:t>Zxx</w:t>
      </w:r>
      <w:r w:rsidRPr="003D5446">
        <w:rPr>
          <w:b/>
          <w:highlight w:val="yellow"/>
        </w:rPr>
        <w:t>N</w:t>
      </w:r>
      <w:proofErr w:type="spellEnd"/>
      <w:r w:rsidRPr="003D5446">
        <w:t>)</w:t>
      </w:r>
    </w:p>
    <w:p w14:paraId="59E06A30" w14:textId="73DDA2B9" w:rsidR="003D5446" w:rsidRPr="003D5446" w:rsidRDefault="003D5446" w:rsidP="00785A03">
      <w:pPr>
        <w:pStyle w:val="ListParagraph"/>
        <w:numPr>
          <w:ilvl w:val="0"/>
          <w:numId w:val="16"/>
        </w:numPr>
        <w:spacing w:after="0" w:line="240" w:lineRule="auto"/>
      </w:pPr>
      <w:r w:rsidRPr="003D5446">
        <w:t>Zone Suffix Grid</w:t>
      </w:r>
    </w:p>
    <w:p w14:paraId="6E2683E7" w14:textId="1719C2DC" w:rsidR="00C700B3" w:rsidRDefault="00CC518A" w:rsidP="00B63AF9">
      <w:pPr>
        <w:pStyle w:val="ListParagraph"/>
        <w:numPr>
          <w:ilvl w:val="1"/>
          <w:numId w:val="10"/>
        </w:numPr>
        <w:spacing w:after="0" w:line="240" w:lineRule="auto"/>
      </w:pPr>
      <w:r>
        <w:t>The zone suffix grid is a pattern</w:t>
      </w:r>
      <w:r w:rsidR="00A75BC3">
        <w:t xml:space="preserve"> to establish a zone </w:t>
      </w:r>
      <w:r w:rsidR="00B20B6E">
        <w:t xml:space="preserve">boundary represented by a combination of </w:t>
      </w:r>
      <w:r w:rsidR="00A75BC3">
        <w:t xml:space="preserve">height </w:t>
      </w:r>
      <w:r w:rsidR="00B20B6E">
        <w:t xml:space="preserve">and placement </w:t>
      </w:r>
      <w:r w:rsidR="00A75BC3">
        <w:t xml:space="preserve">within </w:t>
      </w:r>
      <w:r>
        <w:t>a rack</w:t>
      </w:r>
      <w:r w:rsidR="00B20B6E">
        <w:t xml:space="preserve">/aisle combination that </w:t>
      </w:r>
      <w:r>
        <w:t xml:space="preserve">are part of a group that can be used equally to store product </w:t>
      </w:r>
    </w:p>
    <w:p w14:paraId="569F31D3" w14:textId="0B005387" w:rsidR="00C700B3" w:rsidRDefault="005D3219" w:rsidP="00B63AF9">
      <w:pPr>
        <w:pStyle w:val="ListParagraph"/>
        <w:numPr>
          <w:ilvl w:val="2"/>
          <w:numId w:val="10"/>
        </w:numPr>
        <w:spacing w:after="0" w:line="276" w:lineRule="auto"/>
      </w:pPr>
      <w:r>
        <w:t>9</w:t>
      </w:r>
      <w:r w:rsidR="00C700B3">
        <w:t xml:space="preserve"> zones per </w:t>
      </w:r>
      <w:r w:rsidR="00DE6F3B">
        <w:t xml:space="preserve">regular </w:t>
      </w:r>
      <w:r w:rsidR="00C700B3">
        <w:t>aisle</w:t>
      </w:r>
    </w:p>
    <w:p w14:paraId="2C16D1E6" w14:textId="1325805C" w:rsidR="00C700B3" w:rsidRDefault="00C700B3" w:rsidP="005D3219">
      <w:pPr>
        <w:pStyle w:val="ListParagraph"/>
        <w:numPr>
          <w:ilvl w:val="3"/>
          <w:numId w:val="10"/>
        </w:numPr>
        <w:spacing w:after="0" w:line="276" w:lineRule="auto"/>
      </w:pPr>
      <w:r>
        <w:t>Naming schema below, initiate with assigned letter</w:t>
      </w:r>
    </w:p>
    <w:p w14:paraId="027F1E2E" w14:textId="580B7BED" w:rsidR="00C700B3" w:rsidRDefault="00C700B3" w:rsidP="00B63AF9">
      <w:pPr>
        <w:pStyle w:val="ListParagraph"/>
        <w:numPr>
          <w:ilvl w:val="3"/>
          <w:numId w:val="10"/>
        </w:numPr>
        <w:spacing w:after="0" w:line="276" w:lineRule="auto"/>
      </w:pPr>
      <w:r>
        <w:t xml:space="preserve">3 </w:t>
      </w:r>
      <w:r w:rsidR="005D3219">
        <w:t xml:space="preserve">horizontal </w:t>
      </w:r>
      <w:r>
        <w:t xml:space="preserve">breaks : pick level, 2 above, top </w:t>
      </w:r>
      <w:r w:rsidR="00305D7B">
        <w:t>1</w:t>
      </w:r>
    </w:p>
    <w:p w14:paraId="61B571F9" w14:textId="0D6556B2" w:rsidR="00C700B3" w:rsidRDefault="005D3219" w:rsidP="00B63AF9">
      <w:pPr>
        <w:pStyle w:val="ListParagraph"/>
        <w:numPr>
          <w:ilvl w:val="3"/>
          <w:numId w:val="10"/>
        </w:numPr>
        <w:spacing w:after="0" w:line="276" w:lineRule="auto"/>
      </w:pPr>
      <w:r>
        <w:t>3</w:t>
      </w:r>
      <w:r w:rsidR="00C700B3">
        <w:t xml:space="preserve"> </w:t>
      </w:r>
      <w:r>
        <w:t>vertical</w:t>
      </w:r>
      <w:r w:rsidR="00C700B3">
        <w:t xml:space="preserve"> breaks  down per aisle </w:t>
      </w:r>
    </w:p>
    <w:p w14:paraId="569366B7" w14:textId="77777777" w:rsidR="005D3219" w:rsidRDefault="005D3219" w:rsidP="005D3219">
      <w:pPr>
        <w:pStyle w:val="ListParagraph"/>
        <w:spacing w:after="0" w:line="276" w:lineRule="auto"/>
        <w:ind w:left="2520"/>
      </w:pPr>
    </w:p>
    <w:p w14:paraId="0DC7CBE7" w14:textId="5D3BB847" w:rsidR="00DE6F3B" w:rsidRDefault="005D3219" w:rsidP="00DE6F3B">
      <w:pPr>
        <w:spacing w:after="0" w:line="276" w:lineRule="auto"/>
        <w:ind w:left="1080"/>
      </w:pPr>
      <w:r>
        <w:rPr>
          <w:noProof/>
          <w:lang w:val="en-US"/>
        </w:rPr>
        <w:drawing>
          <wp:inline distT="0" distB="0" distL="0" distR="0" wp14:anchorId="7B38F053" wp14:editId="09066D15">
            <wp:extent cx="4303199" cy="1281057"/>
            <wp:effectExtent l="0" t="0" r="254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15379" cy="1284683"/>
                    </a:xfrm>
                    <a:prstGeom prst="rect">
                      <a:avLst/>
                    </a:prstGeom>
                    <a:noFill/>
                  </pic:spPr>
                </pic:pic>
              </a:graphicData>
            </a:graphic>
          </wp:inline>
        </w:drawing>
      </w:r>
    </w:p>
    <w:p w14:paraId="265E6D8D" w14:textId="75C3DCAB" w:rsidR="005D3219" w:rsidRDefault="005D3219" w:rsidP="005D3219">
      <w:pPr>
        <w:pStyle w:val="ListParagraph"/>
        <w:numPr>
          <w:ilvl w:val="2"/>
          <w:numId w:val="10"/>
        </w:numPr>
        <w:spacing w:after="0" w:line="276" w:lineRule="auto"/>
      </w:pPr>
      <w:r>
        <w:t xml:space="preserve">Back wall </w:t>
      </w:r>
    </w:p>
    <w:p w14:paraId="0F9D8348" w14:textId="77777777" w:rsidR="005D3219" w:rsidRDefault="005D3219" w:rsidP="005D3219">
      <w:pPr>
        <w:pStyle w:val="ListParagraph"/>
        <w:numPr>
          <w:ilvl w:val="3"/>
          <w:numId w:val="10"/>
        </w:numPr>
        <w:spacing w:after="0" w:line="276" w:lineRule="auto"/>
      </w:pPr>
      <w:r>
        <w:t>Naming schema below, initiate with assigned letter</w:t>
      </w:r>
    </w:p>
    <w:p w14:paraId="28C21874" w14:textId="6755284D" w:rsidR="005D3219" w:rsidRDefault="005D3219" w:rsidP="005D3219">
      <w:pPr>
        <w:pStyle w:val="ListParagraph"/>
        <w:numPr>
          <w:ilvl w:val="3"/>
          <w:numId w:val="10"/>
        </w:numPr>
        <w:spacing w:after="0" w:line="276" w:lineRule="auto"/>
      </w:pPr>
      <w:r>
        <w:t>3 horizontal breaks : pick level, 2 above, top 1</w:t>
      </w:r>
    </w:p>
    <w:p w14:paraId="59FF9AFB" w14:textId="77777777" w:rsidR="005D3219" w:rsidRDefault="005D3219" w:rsidP="005D3219">
      <w:pPr>
        <w:pStyle w:val="ListParagraph"/>
        <w:numPr>
          <w:ilvl w:val="3"/>
          <w:numId w:val="10"/>
        </w:numPr>
        <w:spacing w:after="0" w:line="276" w:lineRule="auto"/>
      </w:pPr>
      <w:r>
        <w:t>4 vertical breaks down along back wall</w:t>
      </w:r>
    </w:p>
    <w:p w14:paraId="53DA80E7" w14:textId="673BCF3A" w:rsidR="005D3219" w:rsidRDefault="005D3219" w:rsidP="005D3219">
      <w:pPr>
        <w:pStyle w:val="ListParagraph"/>
        <w:numPr>
          <w:ilvl w:val="4"/>
          <w:numId w:val="10"/>
        </w:numPr>
        <w:spacing w:after="0" w:line="276" w:lineRule="auto"/>
      </w:pPr>
      <w:r>
        <w:t>This may lead to different aisles having different zones depending of which aisles the locations belong to.</w:t>
      </w:r>
    </w:p>
    <w:p w14:paraId="75876BB4" w14:textId="77777777" w:rsidR="005D3219" w:rsidRDefault="005D3219" w:rsidP="005D3219">
      <w:pPr>
        <w:pStyle w:val="ListParagraph"/>
        <w:spacing w:after="0" w:line="276" w:lineRule="auto"/>
        <w:ind w:left="3240"/>
      </w:pPr>
    </w:p>
    <w:p w14:paraId="3930F5EE" w14:textId="4AA1F298" w:rsidR="005D3219" w:rsidRDefault="005D3219" w:rsidP="005D3219">
      <w:pPr>
        <w:spacing w:after="0" w:line="276" w:lineRule="auto"/>
        <w:ind w:left="720" w:firstLine="360"/>
      </w:pPr>
      <w:r>
        <w:t xml:space="preserve"> </w:t>
      </w:r>
      <w:r>
        <w:rPr>
          <w:noProof/>
          <w:lang w:val="en-US"/>
        </w:rPr>
        <w:drawing>
          <wp:inline distT="0" distB="0" distL="0" distR="0" wp14:anchorId="5BD585A2" wp14:editId="67281091">
            <wp:extent cx="4291509" cy="1300844"/>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90376" cy="1300500"/>
                    </a:xfrm>
                    <a:prstGeom prst="rect">
                      <a:avLst/>
                    </a:prstGeom>
                    <a:noFill/>
                  </pic:spPr>
                </pic:pic>
              </a:graphicData>
            </a:graphic>
          </wp:inline>
        </w:drawing>
      </w:r>
    </w:p>
    <w:p w14:paraId="4AB53FD3" w14:textId="77777777" w:rsidR="005D3219" w:rsidRDefault="005D3219" w:rsidP="00DE6F3B">
      <w:pPr>
        <w:spacing w:after="0" w:line="276" w:lineRule="auto"/>
        <w:ind w:left="1080"/>
      </w:pPr>
    </w:p>
    <w:p w14:paraId="1854F60B" w14:textId="6EAC0F00" w:rsidR="00351D03" w:rsidRDefault="00351D03" w:rsidP="00351D03">
      <w:pPr>
        <w:pStyle w:val="ListParagraph"/>
        <w:numPr>
          <w:ilvl w:val="1"/>
          <w:numId w:val="10"/>
        </w:numPr>
        <w:spacing w:after="0" w:line="240" w:lineRule="auto"/>
      </w:pPr>
      <w:r w:rsidRPr="003D5446">
        <w:t xml:space="preserve">This Zone Suffix Grid offers </w:t>
      </w:r>
      <w:r w:rsidR="005D3219">
        <w:t>provisions for future expansion</w:t>
      </w:r>
      <w:r w:rsidRPr="003D5446">
        <w:t xml:space="preserve">.  The </w:t>
      </w:r>
      <w:r>
        <w:t xml:space="preserve">letters in yellow </w:t>
      </w:r>
      <w:r w:rsidRPr="003D5446">
        <w:t xml:space="preserve">of suffixes are reserved for the future expansion </w:t>
      </w:r>
      <w:r>
        <w:t xml:space="preserve">for </w:t>
      </w:r>
      <w:r w:rsidRPr="003D5446">
        <w:t>location</w:t>
      </w:r>
      <w:r>
        <w:t xml:space="preserve"> naming</w:t>
      </w:r>
      <w:r w:rsidRPr="003D5446">
        <w:t>.</w:t>
      </w:r>
    </w:p>
    <w:p w14:paraId="7C89C134" w14:textId="77777777" w:rsidR="005D3219" w:rsidRDefault="005D3219" w:rsidP="005D3219">
      <w:pPr>
        <w:spacing w:after="0" w:line="240" w:lineRule="auto"/>
      </w:pPr>
    </w:p>
    <w:tbl>
      <w:tblPr>
        <w:tblW w:w="4600" w:type="dxa"/>
        <w:tblInd w:w="3600" w:type="dxa"/>
        <w:tblCellMar>
          <w:left w:w="0" w:type="dxa"/>
          <w:right w:w="0" w:type="dxa"/>
        </w:tblCellMar>
        <w:tblLook w:val="0420" w:firstRow="1" w:lastRow="0" w:firstColumn="0" w:lastColumn="0" w:noHBand="0" w:noVBand="1"/>
      </w:tblPr>
      <w:tblGrid>
        <w:gridCol w:w="574"/>
        <w:gridCol w:w="575"/>
        <w:gridCol w:w="575"/>
        <w:gridCol w:w="575"/>
        <w:gridCol w:w="574"/>
        <w:gridCol w:w="576"/>
        <w:gridCol w:w="577"/>
        <w:gridCol w:w="574"/>
      </w:tblGrid>
      <w:tr w:rsidR="005D3219" w:rsidRPr="005D3219" w14:paraId="256ADA15" w14:textId="77777777" w:rsidTr="00C778EE">
        <w:trPr>
          <w:trHeight w:val="439"/>
        </w:trPr>
        <w:tc>
          <w:tcPr>
            <w:tcW w:w="5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EA2148" w14:textId="77777777" w:rsidR="005D3219" w:rsidRPr="005D3219" w:rsidRDefault="005D3219" w:rsidP="005D3219">
            <w:pPr>
              <w:spacing w:after="0" w:line="240" w:lineRule="auto"/>
              <w:rPr>
                <w:lang w:val="en-US"/>
              </w:rPr>
            </w:pPr>
            <w:r w:rsidRPr="005D3219">
              <w:t>N</w:t>
            </w:r>
          </w:p>
        </w:tc>
        <w:tc>
          <w:tcPr>
            <w:tcW w:w="5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0B7A42" w14:textId="77777777" w:rsidR="005D3219" w:rsidRPr="005D3219" w:rsidRDefault="005D3219" w:rsidP="005D3219">
            <w:pPr>
              <w:spacing w:after="0" w:line="240" w:lineRule="auto"/>
              <w:rPr>
                <w:lang w:val="en-US"/>
              </w:rPr>
            </w:pPr>
            <w:r w:rsidRPr="005D3219">
              <w:t>P</w:t>
            </w:r>
          </w:p>
        </w:tc>
        <w:tc>
          <w:tcPr>
            <w:tcW w:w="5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5E0B2B" w14:textId="77777777" w:rsidR="005D3219" w:rsidRPr="005D3219" w:rsidRDefault="005D3219" w:rsidP="005D3219">
            <w:pPr>
              <w:spacing w:after="0" w:line="240" w:lineRule="auto"/>
              <w:rPr>
                <w:lang w:val="en-US"/>
              </w:rPr>
            </w:pPr>
            <w:r w:rsidRPr="005D3219">
              <w:t>Q</w:t>
            </w:r>
          </w:p>
        </w:tc>
        <w:tc>
          <w:tcPr>
            <w:tcW w:w="5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DF5E9E" w14:textId="77777777" w:rsidR="005D3219" w:rsidRPr="005D3219" w:rsidRDefault="005D3219" w:rsidP="005D3219">
            <w:pPr>
              <w:spacing w:after="0" w:line="240" w:lineRule="auto"/>
              <w:rPr>
                <w:lang w:val="en-US"/>
              </w:rPr>
            </w:pPr>
            <w:r w:rsidRPr="005D3219">
              <w:t>R</w:t>
            </w:r>
          </w:p>
        </w:tc>
        <w:tc>
          <w:tcPr>
            <w:tcW w:w="5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3D9FC1" w14:textId="77777777" w:rsidR="005D3219" w:rsidRPr="005D3219" w:rsidRDefault="005D3219" w:rsidP="005D3219">
            <w:pPr>
              <w:spacing w:after="0" w:line="240" w:lineRule="auto"/>
              <w:rPr>
                <w:lang w:val="en-US"/>
              </w:rPr>
            </w:pPr>
            <w:r w:rsidRPr="005D3219">
              <w:t>S</w:t>
            </w:r>
          </w:p>
        </w:tc>
        <w:tc>
          <w:tcPr>
            <w:tcW w:w="5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26661C" w14:textId="77777777" w:rsidR="005D3219" w:rsidRPr="005D3219" w:rsidRDefault="005D3219" w:rsidP="005D3219">
            <w:pPr>
              <w:spacing w:after="0" w:line="240" w:lineRule="auto"/>
              <w:rPr>
                <w:lang w:val="en-US"/>
              </w:rPr>
            </w:pPr>
            <w:r w:rsidRPr="005D3219">
              <w:t>T</w:t>
            </w:r>
          </w:p>
        </w:tc>
        <w:tc>
          <w:tcPr>
            <w:tcW w:w="5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282673" w14:textId="77777777" w:rsidR="005D3219" w:rsidRPr="005D3219" w:rsidRDefault="005D3219" w:rsidP="005D3219">
            <w:pPr>
              <w:spacing w:after="0" w:line="240" w:lineRule="auto"/>
              <w:rPr>
                <w:lang w:val="en-US"/>
              </w:rPr>
            </w:pPr>
            <w:r w:rsidRPr="005D3219">
              <w:t>W</w:t>
            </w:r>
          </w:p>
        </w:tc>
        <w:tc>
          <w:tcPr>
            <w:tcW w:w="5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57E14B" w14:textId="77777777" w:rsidR="005D3219" w:rsidRPr="005D3219" w:rsidRDefault="005D3219" w:rsidP="005D3219">
            <w:pPr>
              <w:spacing w:after="0" w:line="240" w:lineRule="auto"/>
              <w:rPr>
                <w:highlight w:val="yellow"/>
                <w:lang w:val="en-US"/>
              </w:rPr>
            </w:pPr>
            <w:r w:rsidRPr="005D3219">
              <w:rPr>
                <w:highlight w:val="yellow"/>
              </w:rPr>
              <w:t>Z</w:t>
            </w:r>
          </w:p>
        </w:tc>
      </w:tr>
      <w:tr w:rsidR="005D3219" w:rsidRPr="005D3219" w14:paraId="41B3BF40" w14:textId="77777777" w:rsidTr="00C778EE">
        <w:trPr>
          <w:trHeight w:val="466"/>
        </w:trPr>
        <w:tc>
          <w:tcPr>
            <w:tcW w:w="5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3D1765" w14:textId="77777777" w:rsidR="005D3219" w:rsidRPr="005D3219" w:rsidRDefault="005D3219" w:rsidP="005D3219">
            <w:pPr>
              <w:spacing w:after="0" w:line="240" w:lineRule="auto"/>
              <w:rPr>
                <w:lang w:val="en-US"/>
              </w:rPr>
            </w:pPr>
            <w:r w:rsidRPr="005D3219">
              <w:t>G</w:t>
            </w:r>
          </w:p>
        </w:tc>
        <w:tc>
          <w:tcPr>
            <w:tcW w:w="5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B74746" w14:textId="77777777" w:rsidR="005D3219" w:rsidRPr="005D3219" w:rsidRDefault="005D3219" w:rsidP="005D3219">
            <w:pPr>
              <w:spacing w:after="0" w:line="240" w:lineRule="auto"/>
              <w:rPr>
                <w:lang w:val="en-US"/>
              </w:rPr>
            </w:pPr>
            <w:r w:rsidRPr="005D3219">
              <w:t>H</w:t>
            </w:r>
          </w:p>
        </w:tc>
        <w:tc>
          <w:tcPr>
            <w:tcW w:w="5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360A24" w14:textId="77777777" w:rsidR="005D3219" w:rsidRPr="005D3219" w:rsidRDefault="005D3219" w:rsidP="005D3219">
            <w:pPr>
              <w:spacing w:after="0" w:line="240" w:lineRule="auto"/>
              <w:rPr>
                <w:lang w:val="en-US"/>
              </w:rPr>
            </w:pPr>
            <w:r w:rsidRPr="005D3219">
              <w:t>J</w:t>
            </w:r>
          </w:p>
        </w:tc>
        <w:tc>
          <w:tcPr>
            <w:tcW w:w="5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2FEC61" w14:textId="77777777" w:rsidR="005D3219" w:rsidRPr="005D3219" w:rsidRDefault="005D3219" w:rsidP="005D3219">
            <w:pPr>
              <w:spacing w:after="0" w:line="240" w:lineRule="auto"/>
              <w:rPr>
                <w:lang w:val="en-US"/>
              </w:rPr>
            </w:pPr>
            <w:r w:rsidRPr="005D3219">
              <w:t>K</w:t>
            </w:r>
          </w:p>
        </w:tc>
        <w:tc>
          <w:tcPr>
            <w:tcW w:w="5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8C3541" w14:textId="77777777" w:rsidR="005D3219" w:rsidRPr="005D3219" w:rsidRDefault="005D3219" w:rsidP="005D3219">
            <w:pPr>
              <w:spacing w:after="0" w:line="240" w:lineRule="auto"/>
              <w:rPr>
                <w:lang w:val="en-US"/>
              </w:rPr>
            </w:pPr>
            <w:r w:rsidRPr="005D3219">
              <w:t>L</w:t>
            </w:r>
          </w:p>
        </w:tc>
        <w:tc>
          <w:tcPr>
            <w:tcW w:w="5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E3EDA9" w14:textId="77777777" w:rsidR="005D3219" w:rsidRPr="005D3219" w:rsidRDefault="005D3219" w:rsidP="005D3219">
            <w:pPr>
              <w:spacing w:after="0" w:line="240" w:lineRule="auto"/>
              <w:rPr>
                <w:lang w:val="en-US"/>
              </w:rPr>
            </w:pPr>
            <w:r w:rsidRPr="005D3219">
              <w:t>M</w:t>
            </w:r>
          </w:p>
        </w:tc>
        <w:tc>
          <w:tcPr>
            <w:tcW w:w="5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212736" w14:textId="77777777" w:rsidR="005D3219" w:rsidRPr="005D3219" w:rsidRDefault="005D3219" w:rsidP="005D3219">
            <w:pPr>
              <w:spacing w:after="0" w:line="240" w:lineRule="auto"/>
              <w:rPr>
                <w:lang w:val="en-US"/>
              </w:rPr>
            </w:pPr>
            <w:r w:rsidRPr="005D3219">
              <w:t>V</w:t>
            </w:r>
          </w:p>
        </w:tc>
        <w:tc>
          <w:tcPr>
            <w:tcW w:w="5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EA3302" w14:textId="77777777" w:rsidR="005D3219" w:rsidRPr="005D3219" w:rsidRDefault="005D3219" w:rsidP="005D3219">
            <w:pPr>
              <w:spacing w:after="0" w:line="240" w:lineRule="auto"/>
              <w:rPr>
                <w:highlight w:val="yellow"/>
                <w:lang w:val="en-US"/>
              </w:rPr>
            </w:pPr>
            <w:r w:rsidRPr="005D3219">
              <w:rPr>
                <w:highlight w:val="yellow"/>
              </w:rPr>
              <w:t>Y</w:t>
            </w:r>
          </w:p>
        </w:tc>
      </w:tr>
      <w:tr w:rsidR="005D3219" w:rsidRPr="005D3219" w14:paraId="6B83ACAC" w14:textId="77777777" w:rsidTr="00C778EE">
        <w:trPr>
          <w:trHeight w:val="421"/>
        </w:trPr>
        <w:tc>
          <w:tcPr>
            <w:tcW w:w="5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BCC6D4" w14:textId="77777777" w:rsidR="005D3219" w:rsidRPr="005D3219" w:rsidRDefault="005D3219" w:rsidP="005D3219">
            <w:pPr>
              <w:spacing w:after="0" w:line="240" w:lineRule="auto"/>
              <w:rPr>
                <w:lang w:val="en-US"/>
              </w:rPr>
            </w:pPr>
            <w:r w:rsidRPr="005D3219">
              <w:lastRenderedPageBreak/>
              <w:t>A</w:t>
            </w:r>
          </w:p>
        </w:tc>
        <w:tc>
          <w:tcPr>
            <w:tcW w:w="5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247EEC" w14:textId="77777777" w:rsidR="005D3219" w:rsidRPr="005D3219" w:rsidRDefault="005D3219" w:rsidP="005D3219">
            <w:pPr>
              <w:spacing w:after="0" w:line="240" w:lineRule="auto"/>
              <w:rPr>
                <w:lang w:val="en-US"/>
              </w:rPr>
            </w:pPr>
            <w:r w:rsidRPr="005D3219">
              <w:t>B</w:t>
            </w:r>
          </w:p>
        </w:tc>
        <w:tc>
          <w:tcPr>
            <w:tcW w:w="5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25D749" w14:textId="77777777" w:rsidR="005D3219" w:rsidRPr="005D3219" w:rsidRDefault="005D3219" w:rsidP="005D3219">
            <w:pPr>
              <w:spacing w:after="0" w:line="240" w:lineRule="auto"/>
              <w:rPr>
                <w:lang w:val="en-US"/>
              </w:rPr>
            </w:pPr>
            <w:r w:rsidRPr="005D3219">
              <w:t>C</w:t>
            </w:r>
          </w:p>
        </w:tc>
        <w:tc>
          <w:tcPr>
            <w:tcW w:w="5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C0E429" w14:textId="77777777" w:rsidR="005D3219" w:rsidRPr="005D3219" w:rsidRDefault="005D3219" w:rsidP="005D3219">
            <w:pPr>
              <w:spacing w:after="0" w:line="240" w:lineRule="auto"/>
              <w:rPr>
                <w:lang w:val="en-US"/>
              </w:rPr>
            </w:pPr>
            <w:r w:rsidRPr="005D3219">
              <w:t>D</w:t>
            </w:r>
          </w:p>
        </w:tc>
        <w:tc>
          <w:tcPr>
            <w:tcW w:w="5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FDCE2A" w14:textId="77777777" w:rsidR="005D3219" w:rsidRPr="005D3219" w:rsidRDefault="005D3219" w:rsidP="005D3219">
            <w:pPr>
              <w:spacing w:after="0" w:line="240" w:lineRule="auto"/>
              <w:rPr>
                <w:lang w:val="en-US"/>
              </w:rPr>
            </w:pPr>
            <w:r w:rsidRPr="005D3219">
              <w:t>E</w:t>
            </w:r>
          </w:p>
        </w:tc>
        <w:tc>
          <w:tcPr>
            <w:tcW w:w="5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DAEFDC" w14:textId="77777777" w:rsidR="005D3219" w:rsidRPr="005D3219" w:rsidRDefault="005D3219" w:rsidP="005D3219">
            <w:pPr>
              <w:spacing w:after="0" w:line="240" w:lineRule="auto"/>
              <w:rPr>
                <w:lang w:val="en-US"/>
              </w:rPr>
            </w:pPr>
            <w:r w:rsidRPr="005D3219">
              <w:t>F</w:t>
            </w:r>
          </w:p>
        </w:tc>
        <w:tc>
          <w:tcPr>
            <w:tcW w:w="5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309327" w14:textId="77777777" w:rsidR="005D3219" w:rsidRPr="005D3219" w:rsidRDefault="005D3219" w:rsidP="005D3219">
            <w:pPr>
              <w:spacing w:after="0" w:line="240" w:lineRule="auto"/>
              <w:rPr>
                <w:lang w:val="en-US"/>
              </w:rPr>
            </w:pPr>
            <w:r w:rsidRPr="005D3219">
              <w:t>U</w:t>
            </w:r>
          </w:p>
        </w:tc>
        <w:tc>
          <w:tcPr>
            <w:tcW w:w="5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8A1CE7" w14:textId="77777777" w:rsidR="005D3219" w:rsidRPr="005D3219" w:rsidRDefault="005D3219" w:rsidP="005D3219">
            <w:pPr>
              <w:spacing w:after="0" w:line="240" w:lineRule="auto"/>
              <w:rPr>
                <w:highlight w:val="yellow"/>
                <w:lang w:val="en-US"/>
              </w:rPr>
            </w:pPr>
            <w:r w:rsidRPr="004D2D89">
              <w:t>X</w:t>
            </w:r>
          </w:p>
        </w:tc>
      </w:tr>
    </w:tbl>
    <w:p w14:paraId="3A4CCF6C" w14:textId="05F6EEF3" w:rsidR="00351D03" w:rsidRPr="00C778EE" w:rsidRDefault="00C778EE" w:rsidP="00C778EE">
      <w:pPr>
        <w:ind w:left="2160" w:firstLine="720"/>
        <w:rPr>
          <w:b/>
          <w:lang w:val="fr-CA"/>
        </w:rPr>
      </w:pPr>
      <w:r>
        <w:rPr>
          <w:lang w:val="fr-CA"/>
        </w:rPr>
        <w:t xml:space="preserve">              </w:t>
      </w:r>
      <w:r w:rsidR="00351D03" w:rsidRPr="003D5446">
        <w:rPr>
          <w:lang w:val="fr-CA"/>
        </w:rPr>
        <w:t xml:space="preserve">Dock </w:t>
      </w:r>
      <w:r>
        <w:rPr>
          <w:lang w:val="fr-CA"/>
        </w:rPr>
        <w:t>………….</w:t>
      </w:r>
      <w:r w:rsidR="00351D03" w:rsidRPr="003D5446">
        <w:rPr>
          <w:lang w:val="fr-CA"/>
        </w:rPr>
        <w:t xml:space="preserve">Back </w:t>
      </w:r>
      <w:r>
        <w:rPr>
          <w:lang w:val="fr-CA"/>
        </w:rPr>
        <w:t xml:space="preserve">     ……………………….</w:t>
      </w:r>
      <w:r w:rsidRPr="003D5446">
        <w:rPr>
          <w:lang w:val="fr-CA"/>
        </w:rPr>
        <w:t xml:space="preserve">Back Wall </w:t>
      </w:r>
      <w:r>
        <w:rPr>
          <w:lang w:val="fr-CA"/>
        </w:rPr>
        <w:t xml:space="preserve"> </w:t>
      </w:r>
    </w:p>
    <w:p w14:paraId="2189F480" w14:textId="3942F901" w:rsidR="00CC518A" w:rsidRDefault="00A75BC3" w:rsidP="00B63AF9">
      <w:pPr>
        <w:pStyle w:val="ListParagraph"/>
        <w:numPr>
          <w:ilvl w:val="1"/>
          <w:numId w:val="10"/>
        </w:numPr>
        <w:spacing w:after="0" w:line="240" w:lineRule="auto"/>
      </w:pPr>
      <w:r>
        <w:t xml:space="preserve">The agreed upon convention </w:t>
      </w:r>
      <w:r w:rsidR="00C700B3">
        <w:t>represents</w:t>
      </w:r>
      <w:r>
        <w:t>:</w:t>
      </w:r>
    </w:p>
    <w:p w14:paraId="785C9543" w14:textId="69B08C96" w:rsidR="00DE6F3B" w:rsidRDefault="00DE6F3B" w:rsidP="00DE6F3B">
      <w:pPr>
        <w:pStyle w:val="ListParagraph"/>
        <w:numPr>
          <w:ilvl w:val="2"/>
          <w:numId w:val="10"/>
        </w:numPr>
        <w:spacing w:after="0" w:line="240" w:lineRule="auto"/>
      </w:pPr>
      <w:r>
        <w:t xml:space="preserve">Letter A represent the single deep rack ground locations </w:t>
      </w:r>
      <w:r w:rsidR="004D2D89">
        <w:t>in SV Broadway</w:t>
      </w:r>
    </w:p>
    <w:p w14:paraId="6F7BFF05" w14:textId="7DD8F5CF" w:rsidR="00DE6F3B" w:rsidRDefault="004E4584" w:rsidP="00B63AF9">
      <w:pPr>
        <w:pStyle w:val="ListParagraph"/>
        <w:numPr>
          <w:ilvl w:val="2"/>
          <w:numId w:val="10"/>
        </w:numPr>
        <w:spacing w:after="0" w:line="240" w:lineRule="auto"/>
      </w:pPr>
      <w:r>
        <w:t>Letter</w:t>
      </w:r>
      <w:r w:rsidR="00DE6F3B">
        <w:t xml:space="preserve"> G (above A) represent groups of reserve level 1 &amp; 2 locations </w:t>
      </w:r>
      <w:r w:rsidR="004D2D89">
        <w:t>in SV Broadway</w:t>
      </w:r>
    </w:p>
    <w:p w14:paraId="17CC4623" w14:textId="6B5E46F5" w:rsidR="004D2D89" w:rsidRDefault="004E4584" w:rsidP="00B63AF9">
      <w:pPr>
        <w:pStyle w:val="ListParagraph"/>
        <w:numPr>
          <w:ilvl w:val="2"/>
          <w:numId w:val="10"/>
        </w:numPr>
        <w:spacing w:after="0" w:line="240" w:lineRule="auto"/>
      </w:pPr>
      <w:r>
        <w:t>Letter</w:t>
      </w:r>
      <w:r w:rsidR="004D2D89">
        <w:t xml:space="preserve"> N (above G) represent groups of reserve level 3 locations in main SV Broadway</w:t>
      </w:r>
    </w:p>
    <w:p w14:paraId="2A884328" w14:textId="14B62686" w:rsidR="00CC518A" w:rsidRDefault="004E4584" w:rsidP="00B63AF9">
      <w:pPr>
        <w:pStyle w:val="ListParagraph"/>
        <w:numPr>
          <w:ilvl w:val="2"/>
          <w:numId w:val="10"/>
        </w:numPr>
        <w:spacing w:after="0" w:line="240" w:lineRule="auto"/>
      </w:pPr>
      <w:r>
        <w:t>Letter</w:t>
      </w:r>
      <w:r w:rsidR="00DE6F3B">
        <w:t xml:space="preserve"> B</w:t>
      </w:r>
      <w:r w:rsidR="00CC518A">
        <w:t xml:space="preserve"> </w:t>
      </w:r>
      <w:r w:rsidR="00B20B6E">
        <w:t xml:space="preserve">(front) </w:t>
      </w:r>
      <w:r w:rsidR="00CC518A">
        <w:t xml:space="preserve">represent </w:t>
      </w:r>
      <w:r w:rsidR="00B20B6E">
        <w:t xml:space="preserve">group of ground </w:t>
      </w:r>
      <w:r w:rsidR="00CC518A">
        <w:t>location</w:t>
      </w:r>
      <w:r w:rsidR="00B20B6E">
        <w:t>s</w:t>
      </w:r>
      <w:r w:rsidR="00CC518A">
        <w:t xml:space="preserve"> before the tunnel</w:t>
      </w:r>
      <w:r w:rsidR="009A7A63">
        <w:t xml:space="preserve"> </w:t>
      </w:r>
      <w:r w:rsidR="004D2D89">
        <w:t>in main aisles</w:t>
      </w:r>
    </w:p>
    <w:p w14:paraId="6989BDCB" w14:textId="11B1C5FB" w:rsidR="004D2D89" w:rsidRDefault="004E4584" w:rsidP="004D2D89">
      <w:pPr>
        <w:pStyle w:val="ListParagraph"/>
        <w:numPr>
          <w:ilvl w:val="2"/>
          <w:numId w:val="10"/>
        </w:numPr>
        <w:spacing w:after="0" w:line="240" w:lineRule="auto"/>
      </w:pPr>
      <w:r>
        <w:t>Letter</w:t>
      </w:r>
      <w:r w:rsidR="004D2D89">
        <w:t xml:space="preserve"> H (front) represent groups of reserve level 1 &amp; 2 locations before the runnel in main aisles</w:t>
      </w:r>
    </w:p>
    <w:p w14:paraId="42C717AF" w14:textId="4DF34F41" w:rsidR="004D2D89" w:rsidRDefault="004E4584" w:rsidP="004D2D89">
      <w:pPr>
        <w:pStyle w:val="ListParagraph"/>
        <w:numPr>
          <w:ilvl w:val="2"/>
          <w:numId w:val="10"/>
        </w:numPr>
        <w:spacing w:after="0" w:line="240" w:lineRule="auto"/>
      </w:pPr>
      <w:r>
        <w:t>Letter</w:t>
      </w:r>
      <w:r w:rsidR="004D2D89">
        <w:t xml:space="preserve"> P (front) represent groups of reserve level 3 locations before the tunnel in main aisles</w:t>
      </w:r>
    </w:p>
    <w:p w14:paraId="32EB339B" w14:textId="33E0F8BA" w:rsidR="004D2D89" w:rsidRDefault="004E4584" w:rsidP="004D2D89">
      <w:pPr>
        <w:pStyle w:val="ListParagraph"/>
        <w:numPr>
          <w:ilvl w:val="2"/>
          <w:numId w:val="10"/>
        </w:numPr>
        <w:spacing w:after="0" w:line="240" w:lineRule="auto"/>
      </w:pPr>
      <w:r>
        <w:t>Letter</w:t>
      </w:r>
      <w:r w:rsidR="004D2D89">
        <w:t xml:space="preserve"> C (middle) represent group o</w:t>
      </w:r>
      <w:r>
        <w:t>f ground locations before/after/includes</w:t>
      </w:r>
      <w:r w:rsidR="004D2D89">
        <w:t xml:space="preserve"> tunnel </w:t>
      </w:r>
      <w:r>
        <w:t>in main aisles</w:t>
      </w:r>
    </w:p>
    <w:p w14:paraId="54E64C40" w14:textId="0BB753CF" w:rsidR="004D2D89" w:rsidRDefault="004E4584" w:rsidP="004E4584">
      <w:pPr>
        <w:pStyle w:val="ListParagraph"/>
        <w:numPr>
          <w:ilvl w:val="2"/>
          <w:numId w:val="10"/>
        </w:numPr>
        <w:spacing w:after="0" w:line="240" w:lineRule="auto"/>
      </w:pPr>
      <w:r>
        <w:t>Letter</w:t>
      </w:r>
      <w:r w:rsidR="0029142D">
        <w:t xml:space="preserve"> J (middle) represent group of reserve level 1,</w:t>
      </w:r>
      <w:r w:rsidR="004D2D89">
        <w:t xml:space="preserve">2 </w:t>
      </w:r>
      <w:r>
        <w:t>locations before/after/includes tunnel in main aisles</w:t>
      </w:r>
    </w:p>
    <w:p w14:paraId="295CF061" w14:textId="691DA41B" w:rsidR="004D2D89" w:rsidRDefault="004D2D89" w:rsidP="004D2D89">
      <w:pPr>
        <w:pStyle w:val="ListParagraph"/>
        <w:numPr>
          <w:ilvl w:val="2"/>
          <w:numId w:val="10"/>
        </w:numPr>
        <w:spacing w:after="0" w:line="240" w:lineRule="auto"/>
      </w:pPr>
      <w:r>
        <w:t>Letter</w:t>
      </w:r>
      <w:r w:rsidR="0029142D">
        <w:t xml:space="preserve"> P (middle) represent groups</w:t>
      </w:r>
      <w:r>
        <w:t xml:space="preserve"> of reserve level 3 locations </w:t>
      </w:r>
      <w:r w:rsidR="004E4584">
        <w:t xml:space="preserve">before/after/includes tunnel </w:t>
      </w:r>
      <w:r>
        <w:t>in main aisles</w:t>
      </w:r>
    </w:p>
    <w:p w14:paraId="2B8B8922" w14:textId="6AA42F12" w:rsidR="00CC518A" w:rsidRDefault="00CC518A" w:rsidP="00B63AF9">
      <w:pPr>
        <w:pStyle w:val="ListParagraph"/>
        <w:numPr>
          <w:ilvl w:val="2"/>
          <w:numId w:val="10"/>
        </w:numPr>
        <w:spacing w:after="0" w:line="240" w:lineRule="auto"/>
      </w:pPr>
      <w:r>
        <w:t>Letter</w:t>
      </w:r>
      <w:r w:rsidR="004D2D89">
        <w:t xml:space="preserve"> D</w:t>
      </w:r>
      <w:r>
        <w:t xml:space="preserve"> </w:t>
      </w:r>
      <w:r w:rsidR="00B20B6E">
        <w:t xml:space="preserve">(back) </w:t>
      </w:r>
      <w:r>
        <w:t xml:space="preserve">represent </w:t>
      </w:r>
      <w:r w:rsidR="00B20B6E">
        <w:t>groups of ground locations after the tunnel</w:t>
      </w:r>
      <w:r w:rsidR="004E4584">
        <w:t xml:space="preserve"> in main aisles</w:t>
      </w:r>
    </w:p>
    <w:p w14:paraId="1B928CFB" w14:textId="06EA6EAA" w:rsidR="004E4584" w:rsidRDefault="004E4584" w:rsidP="004E4584">
      <w:pPr>
        <w:pStyle w:val="ListParagraph"/>
        <w:numPr>
          <w:ilvl w:val="2"/>
          <w:numId w:val="10"/>
        </w:numPr>
        <w:spacing w:after="0" w:line="240" w:lineRule="auto"/>
      </w:pPr>
      <w:r>
        <w:t>Letter K (back) represent groups of reserve level 1 &amp; 2 locations after the tunnel in main aisles</w:t>
      </w:r>
    </w:p>
    <w:p w14:paraId="337F504A" w14:textId="5E9EF990" w:rsidR="004E4584" w:rsidRDefault="004E4584" w:rsidP="004E4584">
      <w:pPr>
        <w:pStyle w:val="ListParagraph"/>
        <w:numPr>
          <w:ilvl w:val="2"/>
          <w:numId w:val="10"/>
        </w:numPr>
        <w:spacing w:after="0" w:line="240" w:lineRule="auto"/>
      </w:pPr>
      <w:r>
        <w:t>Letter R (back) represent groups of reserve level 3 locations after tunnel in main aisles</w:t>
      </w:r>
    </w:p>
    <w:p w14:paraId="28621EAC" w14:textId="58E8ACFA" w:rsidR="004E4584" w:rsidRDefault="004E4584" w:rsidP="004E4584">
      <w:pPr>
        <w:pStyle w:val="ListParagraph"/>
        <w:numPr>
          <w:ilvl w:val="2"/>
          <w:numId w:val="10"/>
        </w:numPr>
        <w:spacing w:after="0" w:line="240" w:lineRule="auto"/>
      </w:pPr>
      <w:r>
        <w:t>Letter E (</w:t>
      </w:r>
      <w:proofErr w:type="spellStart"/>
      <w:r>
        <w:t>backwall</w:t>
      </w:r>
      <w:proofErr w:type="spellEnd"/>
      <w:r>
        <w:t>) represent groups of ground locations in lower bay# narrow aisle</w:t>
      </w:r>
    </w:p>
    <w:p w14:paraId="573F7F21" w14:textId="53C57364" w:rsidR="004E4584" w:rsidRDefault="004E4584" w:rsidP="004E4584">
      <w:pPr>
        <w:pStyle w:val="ListParagraph"/>
        <w:numPr>
          <w:ilvl w:val="2"/>
          <w:numId w:val="10"/>
        </w:numPr>
        <w:spacing w:after="0" w:line="240" w:lineRule="auto"/>
      </w:pPr>
      <w:r>
        <w:t>Letter L (</w:t>
      </w:r>
      <w:proofErr w:type="spellStart"/>
      <w:r>
        <w:t>backwall</w:t>
      </w:r>
      <w:proofErr w:type="spellEnd"/>
      <w:r>
        <w:t>) represent groups of reserve level 1 &amp; 2 locations in lower bay# narrow aisle</w:t>
      </w:r>
    </w:p>
    <w:p w14:paraId="7EA00147" w14:textId="7F1AE36D" w:rsidR="004E4584" w:rsidRDefault="004E4584" w:rsidP="00B63AF9">
      <w:pPr>
        <w:pStyle w:val="ListParagraph"/>
        <w:numPr>
          <w:ilvl w:val="2"/>
          <w:numId w:val="10"/>
        </w:numPr>
        <w:spacing w:after="0" w:line="240" w:lineRule="auto"/>
      </w:pPr>
      <w:r>
        <w:t>Letter S (</w:t>
      </w:r>
      <w:proofErr w:type="spellStart"/>
      <w:r>
        <w:t>backwall</w:t>
      </w:r>
      <w:proofErr w:type="spellEnd"/>
      <w:r>
        <w:t>) represent groups of reserve level 3 locations in lower bay# narrow aisle</w:t>
      </w:r>
    </w:p>
    <w:p w14:paraId="0D90AEF7" w14:textId="1B1F97AD" w:rsidR="004E4584" w:rsidRDefault="004E4584" w:rsidP="004E4584">
      <w:pPr>
        <w:pStyle w:val="ListParagraph"/>
        <w:numPr>
          <w:ilvl w:val="2"/>
          <w:numId w:val="10"/>
        </w:numPr>
        <w:spacing w:after="0" w:line="240" w:lineRule="auto"/>
      </w:pPr>
      <w:r>
        <w:t>Letter F (</w:t>
      </w:r>
      <w:proofErr w:type="spellStart"/>
      <w:r>
        <w:t>backwall</w:t>
      </w:r>
      <w:proofErr w:type="spellEnd"/>
      <w:r>
        <w:t>) represent groups of ground locations in center of narrow aisle</w:t>
      </w:r>
    </w:p>
    <w:p w14:paraId="0294EA37" w14:textId="56627B43" w:rsidR="004E4584" w:rsidRDefault="004E4584" w:rsidP="004E4584">
      <w:pPr>
        <w:pStyle w:val="ListParagraph"/>
        <w:numPr>
          <w:ilvl w:val="2"/>
          <w:numId w:val="10"/>
        </w:numPr>
        <w:spacing w:after="0" w:line="240" w:lineRule="auto"/>
      </w:pPr>
      <w:r>
        <w:t>Letter M (</w:t>
      </w:r>
      <w:proofErr w:type="spellStart"/>
      <w:r>
        <w:t>backwall</w:t>
      </w:r>
      <w:proofErr w:type="spellEnd"/>
      <w:r>
        <w:t>) represent groups of reserve level 1 &amp; 2 locations</w:t>
      </w:r>
      <w:r w:rsidRPr="004E4584">
        <w:t xml:space="preserve"> </w:t>
      </w:r>
      <w:r>
        <w:t>in center of narrow aisle</w:t>
      </w:r>
    </w:p>
    <w:p w14:paraId="25E9E11A" w14:textId="4182BF18" w:rsidR="004E4584" w:rsidRDefault="004E4584" w:rsidP="004E4584">
      <w:pPr>
        <w:pStyle w:val="ListParagraph"/>
        <w:numPr>
          <w:ilvl w:val="2"/>
          <w:numId w:val="10"/>
        </w:numPr>
        <w:spacing w:after="0" w:line="240" w:lineRule="auto"/>
      </w:pPr>
      <w:r>
        <w:t>Letter T (</w:t>
      </w:r>
      <w:proofErr w:type="spellStart"/>
      <w:r>
        <w:t>backwall</w:t>
      </w:r>
      <w:proofErr w:type="spellEnd"/>
      <w:r>
        <w:t>) represent groups of reserve level 3 locations in center of narrow aisle</w:t>
      </w:r>
    </w:p>
    <w:p w14:paraId="5A17F112" w14:textId="02198920" w:rsidR="004E4584" w:rsidRDefault="004E4584" w:rsidP="004E4584">
      <w:pPr>
        <w:pStyle w:val="ListParagraph"/>
        <w:numPr>
          <w:ilvl w:val="2"/>
          <w:numId w:val="10"/>
        </w:numPr>
        <w:spacing w:after="0" w:line="240" w:lineRule="auto"/>
      </w:pPr>
      <w:r>
        <w:t>Letter U (</w:t>
      </w:r>
      <w:proofErr w:type="spellStart"/>
      <w:r>
        <w:t>backwall</w:t>
      </w:r>
      <w:proofErr w:type="spellEnd"/>
      <w:r>
        <w:t>) represent groups of ground locations in high bay# of narrow aisle</w:t>
      </w:r>
    </w:p>
    <w:p w14:paraId="63881EB2" w14:textId="2D987486" w:rsidR="004E4584" w:rsidRDefault="004E4584" w:rsidP="004E4584">
      <w:pPr>
        <w:pStyle w:val="ListParagraph"/>
        <w:numPr>
          <w:ilvl w:val="2"/>
          <w:numId w:val="10"/>
        </w:numPr>
        <w:spacing w:after="0" w:line="240" w:lineRule="auto"/>
      </w:pPr>
      <w:r>
        <w:t>Letter V (</w:t>
      </w:r>
      <w:proofErr w:type="spellStart"/>
      <w:r>
        <w:t>backwall</w:t>
      </w:r>
      <w:proofErr w:type="spellEnd"/>
      <w:r>
        <w:t>) represent groups of reserve level 1 &amp; 2 locations</w:t>
      </w:r>
      <w:r w:rsidRPr="004E4584">
        <w:t xml:space="preserve"> </w:t>
      </w:r>
      <w:r>
        <w:t>in high bay# of narrow aisle</w:t>
      </w:r>
    </w:p>
    <w:p w14:paraId="293118ED" w14:textId="4F888551" w:rsidR="004E4584" w:rsidRDefault="004E4584" w:rsidP="0029142D">
      <w:pPr>
        <w:pStyle w:val="ListParagraph"/>
        <w:numPr>
          <w:ilvl w:val="2"/>
          <w:numId w:val="10"/>
        </w:numPr>
        <w:spacing w:after="0" w:line="240" w:lineRule="auto"/>
      </w:pPr>
      <w:r>
        <w:t>Letter W (</w:t>
      </w:r>
      <w:proofErr w:type="spellStart"/>
      <w:r>
        <w:t>backwall</w:t>
      </w:r>
      <w:proofErr w:type="spellEnd"/>
      <w:r>
        <w:t>) represent groups of reserve level 3 locations in high bay# of narrow aisle</w:t>
      </w:r>
    </w:p>
    <w:p w14:paraId="654CEAA6" w14:textId="7432A89E" w:rsidR="00B87319" w:rsidRDefault="00B87319" w:rsidP="00B63AF9">
      <w:pPr>
        <w:pStyle w:val="ListParagraph"/>
        <w:numPr>
          <w:ilvl w:val="1"/>
          <w:numId w:val="10"/>
        </w:numPr>
        <w:spacing w:after="0" w:line="240" w:lineRule="auto"/>
      </w:pPr>
      <w:r>
        <w:t>Bulk zones are slights different in that they only have bottom level</w:t>
      </w:r>
    </w:p>
    <w:p w14:paraId="7285058B" w14:textId="77777777" w:rsidR="004E4584" w:rsidRDefault="004E4584" w:rsidP="004E4584">
      <w:pPr>
        <w:pStyle w:val="ListParagraph"/>
        <w:numPr>
          <w:ilvl w:val="2"/>
          <w:numId w:val="10"/>
        </w:numPr>
        <w:spacing w:after="0" w:line="240" w:lineRule="auto"/>
      </w:pPr>
      <w:r>
        <w:t>Letters X represent groups of reserve level locations that will NOT have a storage rule currently bulk storage on aisle 25 and on the dock</w:t>
      </w:r>
    </w:p>
    <w:p w14:paraId="160CD365" w14:textId="77777777" w:rsidR="003A1165" w:rsidRDefault="003A1165" w:rsidP="003A1165">
      <w:pPr>
        <w:spacing w:after="0" w:line="240" w:lineRule="auto"/>
      </w:pPr>
    </w:p>
    <w:p w14:paraId="4D465FAF" w14:textId="7BF20153" w:rsidR="003A1165" w:rsidRDefault="003A1165" w:rsidP="003A1165">
      <w:pPr>
        <w:pStyle w:val="Heading1"/>
      </w:pPr>
      <w:bookmarkStart w:id="31" w:name="_Storage_Rules"/>
      <w:bookmarkEnd w:id="31"/>
      <w:r>
        <w:t>Storage Rules</w:t>
      </w:r>
    </w:p>
    <w:p w14:paraId="55C3B64E" w14:textId="04B3E9CC" w:rsidR="004B7877" w:rsidRDefault="001104AD" w:rsidP="004B7877">
      <w:r>
        <w:t>These rules guide the system logic on how to store a particular product. They are assigned to an item.</w:t>
      </w:r>
    </w:p>
    <w:p w14:paraId="159E5968" w14:textId="77777777" w:rsidR="00867677" w:rsidRDefault="001104AD" w:rsidP="004B7877">
      <w:r>
        <w:t xml:space="preserve">The rules were written by the SAs to support storage sequence by aisle so items aren’t stored too far from their assigned forward pick. </w:t>
      </w:r>
    </w:p>
    <w:p w14:paraId="542ADAFD" w14:textId="77777777" w:rsidR="0029142D" w:rsidRPr="0029142D" w:rsidRDefault="0029142D" w:rsidP="0029142D">
      <w:pPr>
        <w:rPr>
          <w:lang w:val="en-US"/>
        </w:rPr>
      </w:pPr>
      <w:r w:rsidRPr="0029142D">
        <w:rPr>
          <w:u w:val="single"/>
        </w:rPr>
        <w:t>Search</w:t>
      </w:r>
    </w:p>
    <w:p w14:paraId="0B1FF527" w14:textId="77777777" w:rsidR="008705EE" w:rsidRPr="0029142D" w:rsidRDefault="008705EE" w:rsidP="0029142D">
      <w:pPr>
        <w:pStyle w:val="ListParagraph"/>
        <w:numPr>
          <w:ilvl w:val="0"/>
          <w:numId w:val="127"/>
        </w:numPr>
        <w:rPr>
          <w:lang w:val="en-US"/>
        </w:rPr>
      </w:pPr>
      <w:r w:rsidRPr="0029142D">
        <w:t>All rules will search though the full warehouse</w:t>
      </w:r>
    </w:p>
    <w:p w14:paraId="750EF0C9" w14:textId="652483FB" w:rsidR="0029142D" w:rsidRPr="0029142D" w:rsidRDefault="008705EE" w:rsidP="004B7877">
      <w:pPr>
        <w:pStyle w:val="ListParagraph"/>
        <w:numPr>
          <w:ilvl w:val="0"/>
          <w:numId w:val="127"/>
        </w:numPr>
        <w:rPr>
          <w:lang w:val="en-US"/>
        </w:rPr>
      </w:pPr>
      <w:r w:rsidRPr="0029142D">
        <w:t>½ pallets must be stored on top of single rack aisle first, only when these locations are full can they be stored in a full pallet location. Independent of FP location in warehouse.</w:t>
      </w:r>
    </w:p>
    <w:p w14:paraId="7AA178D7" w14:textId="07779545" w:rsidR="00867677" w:rsidRPr="00867677" w:rsidRDefault="0029142D" w:rsidP="00867677">
      <w:pPr>
        <w:rPr>
          <w:lang w:val="en-US"/>
        </w:rPr>
      </w:pPr>
      <w:r>
        <w:rPr>
          <w:u w:val="single"/>
          <w:lang w:val="en-US"/>
        </w:rPr>
        <w:t xml:space="preserve">Product breakdown in general terms for Forward pick (for </w:t>
      </w:r>
      <w:proofErr w:type="spellStart"/>
      <w:r>
        <w:rPr>
          <w:u w:val="single"/>
          <w:lang w:val="en-US"/>
        </w:rPr>
        <w:t>aiales</w:t>
      </w:r>
      <w:proofErr w:type="spellEnd"/>
      <w:r>
        <w:rPr>
          <w:u w:val="single"/>
          <w:lang w:val="en-US"/>
        </w:rPr>
        <w:t>)</w:t>
      </w:r>
    </w:p>
    <w:p w14:paraId="1FA5C884" w14:textId="3EB11B20" w:rsidR="00FE2359" w:rsidRPr="00867677" w:rsidRDefault="0029142D" w:rsidP="003221F6">
      <w:pPr>
        <w:pStyle w:val="ListParagraph"/>
        <w:numPr>
          <w:ilvl w:val="0"/>
          <w:numId w:val="46"/>
        </w:numPr>
        <w:rPr>
          <w:lang w:val="en-US"/>
        </w:rPr>
      </w:pPr>
      <w:r>
        <w:rPr>
          <w:lang w:val="en-US"/>
        </w:rPr>
        <w:t>SV Broadway - Aisle 40 (no FP)</w:t>
      </w:r>
    </w:p>
    <w:p w14:paraId="360A45E6" w14:textId="6546C847" w:rsidR="00FE2359" w:rsidRPr="00867677" w:rsidRDefault="0029142D" w:rsidP="003221F6">
      <w:pPr>
        <w:pStyle w:val="ListParagraph"/>
        <w:numPr>
          <w:ilvl w:val="0"/>
          <w:numId w:val="46"/>
        </w:numPr>
        <w:rPr>
          <w:lang w:val="en-US"/>
        </w:rPr>
      </w:pPr>
      <w:r>
        <w:rPr>
          <w:lang w:val="en-US"/>
        </w:rPr>
        <w:t>Aluminum  – aisle 10-15</w:t>
      </w:r>
    </w:p>
    <w:p w14:paraId="7B8AD9F1" w14:textId="55CD43DB" w:rsidR="00FE2359" w:rsidRPr="00867677" w:rsidRDefault="00FE2359" w:rsidP="003221F6">
      <w:pPr>
        <w:pStyle w:val="ListParagraph"/>
        <w:numPr>
          <w:ilvl w:val="0"/>
          <w:numId w:val="46"/>
        </w:numPr>
        <w:rPr>
          <w:lang w:val="en-US"/>
        </w:rPr>
      </w:pPr>
      <w:r w:rsidRPr="00867677">
        <w:rPr>
          <w:lang w:val="en-US"/>
        </w:rPr>
        <w:t xml:space="preserve">Wine &amp; Spirits – aisle </w:t>
      </w:r>
      <w:r w:rsidR="0029142D">
        <w:rPr>
          <w:lang w:val="en-US"/>
        </w:rPr>
        <w:t>16 -</w:t>
      </w:r>
      <w:r w:rsidRPr="00867677">
        <w:rPr>
          <w:lang w:val="en-US"/>
        </w:rPr>
        <w:t xml:space="preserve"> </w:t>
      </w:r>
      <w:r w:rsidR="0029142D">
        <w:rPr>
          <w:lang w:val="en-US"/>
        </w:rPr>
        <w:t>21</w:t>
      </w:r>
    </w:p>
    <w:p w14:paraId="7C7900F2" w14:textId="2D8F7E6E" w:rsidR="00FE2359" w:rsidRDefault="0029142D" w:rsidP="003221F6">
      <w:pPr>
        <w:pStyle w:val="ListParagraph"/>
        <w:numPr>
          <w:ilvl w:val="0"/>
          <w:numId w:val="46"/>
        </w:numPr>
        <w:rPr>
          <w:lang w:val="en-US"/>
        </w:rPr>
      </w:pPr>
      <w:r>
        <w:rPr>
          <w:lang w:val="en-US"/>
        </w:rPr>
        <w:t>Promo – Aisle 26</w:t>
      </w:r>
    </w:p>
    <w:p w14:paraId="2B6A6A0D" w14:textId="4024548F" w:rsidR="0029142D" w:rsidRPr="00867677" w:rsidRDefault="0029142D" w:rsidP="003221F6">
      <w:pPr>
        <w:pStyle w:val="ListParagraph"/>
        <w:numPr>
          <w:ilvl w:val="0"/>
          <w:numId w:val="46"/>
        </w:numPr>
        <w:rPr>
          <w:lang w:val="en-US"/>
        </w:rPr>
      </w:pPr>
      <w:r>
        <w:rPr>
          <w:lang w:val="en-US"/>
        </w:rPr>
        <w:t>Inventory – Right side of building in open area by aisle 25</w:t>
      </w:r>
    </w:p>
    <w:p w14:paraId="5B2C0019" w14:textId="1E9D9898" w:rsidR="00867677" w:rsidRPr="00867677" w:rsidRDefault="00867677" w:rsidP="00867677">
      <w:pPr>
        <w:rPr>
          <w:lang w:val="en-US"/>
        </w:rPr>
      </w:pPr>
      <w:r w:rsidRPr="00867677">
        <w:rPr>
          <w:u w:val="single"/>
          <w:lang w:val="en-US"/>
        </w:rPr>
        <w:t xml:space="preserve">Aisle with Special </w:t>
      </w:r>
      <w:r w:rsidR="00FA5375">
        <w:rPr>
          <w:u w:val="single"/>
          <w:lang w:val="en-US"/>
        </w:rPr>
        <w:t>Use</w:t>
      </w:r>
    </w:p>
    <w:p w14:paraId="682D3AE3" w14:textId="77777777" w:rsidR="008705EE" w:rsidRPr="0029142D" w:rsidRDefault="008705EE" w:rsidP="0029142D">
      <w:pPr>
        <w:pStyle w:val="ListParagraph"/>
        <w:numPr>
          <w:ilvl w:val="0"/>
          <w:numId w:val="125"/>
        </w:numPr>
        <w:rPr>
          <w:lang w:val="en-US"/>
        </w:rPr>
      </w:pPr>
      <w:r w:rsidRPr="0029142D">
        <w:rPr>
          <w:lang w:val="en-US"/>
        </w:rPr>
        <w:t>Aisle 40 is all storage with no forward pick</w:t>
      </w:r>
    </w:p>
    <w:p w14:paraId="2A38FF5E" w14:textId="77777777" w:rsidR="008705EE" w:rsidRPr="0029142D" w:rsidRDefault="008705EE" w:rsidP="0029142D">
      <w:pPr>
        <w:pStyle w:val="ListParagraph"/>
        <w:numPr>
          <w:ilvl w:val="0"/>
          <w:numId w:val="125"/>
        </w:numPr>
        <w:rPr>
          <w:lang w:val="en-US"/>
        </w:rPr>
      </w:pPr>
      <w:r w:rsidRPr="0029142D">
        <w:lastRenderedPageBreak/>
        <w:t>Tunnel location may be used as reserve, FP or as tunnel</w:t>
      </w:r>
    </w:p>
    <w:p w14:paraId="67A97803" w14:textId="77777777" w:rsidR="008705EE" w:rsidRPr="0029142D" w:rsidRDefault="008705EE" w:rsidP="0029142D">
      <w:pPr>
        <w:pStyle w:val="ListParagraph"/>
        <w:numPr>
          <w:ilvl w:val="0"/>
          <w:numId w:val="125"/>
        </w:numPr>
        <w:rPr>
          <w:lang w:val="en-US"/>
        </w:rPr>
      </w:pPr>
      <w:r w:rsidRPr="0029142D">
        <w:t>“Extra” floor reserve locations in aisles will be used as reserve mostly and will be part of the aisle zones, except for tunnel location that have been previously racked those will be set-up as forward pick</w:t>
      </w:r>
    </w:p>
    <w:p w14:paraId="6B6DF423" w14:textId="77777777" w:rsidR="008705EE" w:rsidRPr="0029142D" w:rsidRDefault="008705EE" w:rsidP="0029142D">
      <w:pPr>
        <w:pStyle w:val="ListParagraph"/>
        <w:numPr>
          <w:ilvl w:val="0"/>
          <w:numId w:val="125"/>
        </w:numPr>
        <w:rPr>
          <w:lang w:val="en-US"/>
        </w:rPr>
      </w:pPr>
      <w:r w:rsidRPr="0029142D">
        <w:t>“Extra”” floor reserve location on dock will be used as reserve, these location are not in any storage rule, the expectation is that a supervisor will direct product for storage in locations</w:t>
      </w:r>
    </w:p>
    <w:p w14:paraId="53B9DF19" w14:textId="77777777" w:rsidR="00867677" w:rsidRPr="00867677" w:rsidRDefault="00867677" w:rsidP="00867677">
      <w:pPr>
        <w:rPr>
          <w:lang w:val="en-US"/>
        </w:rPr>
      </w:pPr>
      <w:r w:rsidRPr="00867677">
        <w:rPr>
          <w:u w:val="single"/>
        </w:rPr>
        <w:t>Hold Codes</w:t>
      </w:r>
    </w:p>
    <w:p w14:paraId="0FD12E91" w14:textId="77777777" w:rsidR="00220F89" w:rsidRPr="00220F89" w:rsidRDefault="008705EE" w:rsidP="00220F89">
      <w:pPr>
        <w:pStyle w:val="ListParagraph"/>
        <w:numPr>
          <w:ilvl w:val="0"/>
          <w:numId w:val="125"/>
        </w:numPr>
        <w:rPr>
          <w:lang w:val="en-US"/>
        </w:rPr>
      </w:pPr>
      <w:r w:rsidRPr="00220F89">
        <w:t>Storage rules for product on hold; all hold codes to be reviewed with business to see if applicable for storage rule addition</w:t>
      </w:r>
    </w:p>
    <w:p w14:paraId="6A8A8D3C" w14:textId="33FC8E98" w:rsidR="00220F89" w:rsidRPr="00220F89" w:rsidRDefault="008705EE" w:rsidP="00220F89">
      <w:pPr>
        <w:pStyle w:val="ListParagraph"/>
        <w:numPr>
          <w:ilvl w:val="1"/>
          <w:numId w:val="125"/>
        </w:numPr>
        <w:rPr>
          <w:lang w:val="en-US"/>
        </w:rPr>
      </w:pPr>
      <w:r w:rsidRPr="00220F89">
        <w:t xml:space="preserve">DAMG (damaged) </w:t>
      </w:r>
      <w:r w:rsidR="00220F89">
        <w:t>–</w:t>
      </w:r>
      <w:r w:rsidRPr="00220F89">
        <w:t xml:space="preserve"> TBD</w:t>
      </w:r>
    </w:p>
    <w:p w14:paraId="15BA8DD0" w14:textId="7CEAA96B" w:rsidR="00220F89" w:rsidRPr="00220F89" w:rsidRDefault="008705EE" w:rsidP="00220F89">
      <w:pPr>
        <w:pStyle w:val="ListParagraph"/>
        <w:numPr>
          <w:ilvl w:val="1"/>
          <w:numId w:val="125"/>
        </w:numPr>
        <w:rPr>
          <w:lang w:val="en-US"/>
        </w:rPr>
      </w:pPr>
      <w:r w:rsidRPr="00220F89">
        <w:t xml:space="preserve">EXP (expired) </w:t>
      </w:r>
      <w:r w:rsidR="00220F89">
        <w:t>–</w:t>
      </w:r>
      <w:r w:rsidRPr="00220F89">
        <w:t xml:space="preserve"> TBD</w:t>
      </w:r>
    </w:p>
    <w:p w14:paraId="18DBD3D9" w14:textId="426CA5B5" w:rsidR="00220F89" w:rsidRPr="00220F89" w:rsidRDefault="008705EE" w:rsidP="00220F89">
      <w:pPr>
        <w:pStyle w:val="ListParagraph"/>
        <w:numPr>
          <w:ilvl w:val="1"/>
          <w:numId w:val="125"/>
        </w:numPr>
        <w:rPr>
          <w:lang w:val="en-US"/>
        </w:rPr>
      </w:pPr>
      <w:r w:rsidRPr="00220F89">
        <w:t xml:space="preserve">PKSZ (pack size) </w:t>
      </w:r>
      <w:r w:rsidR="00220F89">
        <w:t>–</w:t>
      </w:r>
      <w:r w:rsidRPr="00220F89">
        <w:t xml:space="preserve"> TBD</w:t>
      </w:r>
    </w:p>
    <w:p w14:paraId="13F78930" w14:textId="217CBB10" w:rsidR="00220F89" w:rsidRPr="00220F89" w:rsidRDefault="008705EE" w:rsidP="00220F89">
      <w:pPr>
        <w:pStyle w:val="ListParagraph"/>
        <w:numPr>
          <w:ilvl w:val="1"/>
          <w:numId w:val="125"/>
        </w:numPr>
        <w:rPr>
          <w:lang w:val="en-US"/>
        </w:rPr>
      </w:pPr>
      <w:r w:rsidRPr="00220F89">
        <w:t xml:space="preserve">QC (quality control) </w:t>
      </w:r>
      <w:r w:rsidR="00220F89">
        <w:t>–</w:t>
      </w:r>
      <w:r w:rsidRPr="00220F89">
        <w:t xml:space="preserve"> TBD</w:t>
      </w:r>
    </w:p>
    <w:p w14:paraId="77117729" w14:textId="452777AD" w:rsidR="00220F89" w:rsidRPr="00220F89" w:rsidRDefault="008705EE" w:rsidP="00220F89">
      <w:pPr>
        <w:pStyle w:val="ListParagraph"/>
        <w:numPr>
          <w:ilvl w:val="1"/>
          <w:numId w:val="125"/>
        </w:numPr>
        <w:rPr>
          <w:lang w:val="en-US"/>
        </w:rPr>
      </w:pPr>
      <w:r w:rsidRPr="00220F89">
        <w:t xml:space="preserve">RCPH (recoup hold) </w:t>
      </w:r>
      <w:r w:rsidR="00220F89">
        <w:t>–</w:t>
      </w:r>
      <w:r w:rsidRPr="00220F89">
        <w:t xml:space="preserve"> TBD</w:t>
      </w:r>
    </w:p>
    <w:p w14:paraId="78956009" w14:textId="260C30EE" w:rsidR="00220F89" w:rsidRPr="00220F89" w:rsidRDefault="008705EE" w:rsidP="00220F89">
      <w:pPr>
        <w:pStyle w:val="ListParagraph"/>
        <w:numPr>
          <w:ilvl w:val="1"/>
          <w:numId w:val="125"/>
        </w:numPr>
        <w:rPr>
          <w:lang w:val="en-US"/>
        </w:rPr>
      </w:pPr>
      <w:r w:rsidRPr="00220F89">
        <w:t xml:space="preserve">RTV (return to vendor) </w:t>
      </w:r>
      <w:r w:rsidR="00220F89">
        <w:t>–</w:t>
      </w:r>
      <w:r w:rsidRPr="00220F89">
        <w:t xml:space="preserve"> TBD</w:t>
      </w:r>
    </w:p>
    <w:p w14:paraId="72EECDC4" w14:textId="08CA9911" w:rsidR="00220F89" w:rsidRPr="00220F89" w:rsidRDefault="008705EE" w:rsidP="00220F89">
      <w:pPr>
        <w:pStyle w:val="ListParagraph"/>
        <w:numPr>
          <w:ilvl w:val="1"/>
          <w:numId w:val="125"/>
        </w:numPr>
        <w:rPr>
          <w:lang w:val="en-US"/>
        </w:rPr>
      </w:pPr>
      <w:r w:rsidRPr="00220F89">
        <w:t xml:space="preserve">SE (special events) </w:t>
      </w:r>
      <w:r w:rsidR="00220F89">
        <w:t>–</w:t>
      </w:r>
      <w:r w:rsidRPr="00220F89">
        <w:t xml:space="preserve"> TBD</w:t>
      </w:r>
    </w:p>
    <w:p w14:paraId="28D295F1" w14:textId="4E58CFA3" w:rsidR="008705EE" w:rsidRPr="00220F89" w:rsidRDefault="008705EE" w:rsidP="00220F89">
      <w:pPr>
        <w:pStyle w:val="ListParagraph"/>
        <w:numPr>
          <w:ilvl w:val="1"/>
          <w:numId w:val="125"/>
        </w:numPr>
        <w:rPr>
          <w:lang w:val="en-US"/>
        </w:rPr>
      </w:pPr>
      <w:r w:rsidRPr="00220F89">
        <w:t>STDT (stale date) -- TBD</w:t>
      </w:r>
    </w:p>
    <w:p w14:paraId="654165F6" w14:textId="77777777" w:rsidR="00867677" w:rsidRPr="00867677" w:rsidRDefault="00867677" w:rsidP="00867677">
      <w:pPr>
        <w:rPr>
          <w:lang w:val="en-US"/>
        </w:rPr>
      </w:pPr>
      <w:r w:rsidRPr="00867677">
        <w:rPr>
          <w:u w:val="single"/>
          <w:lang w:val="en-US"/>
        </w:rPr>
        <w:t>FIFO Pick Locations</w:t>
      </w:r>
    </w:p>
    <w:p w14:paraId="18F18881" w14:textId="44E819A3" w:rsidR="00FE2359" w:rsidRPr="00867677" w:rsidRDefault="00FE2359" w:rsidP="003221F6">
      <w:pPr>
        <w:pStyle w:val="ListParagraph"/>
        <w:numPr>
          <w:ilvl w:val="0"/>
          <w:numId w:val="49"/>
        </w:numPr>
        <w:rPr>
          <w:lang w:val="en-US"/>
        </w:rPr>
      </w:pPr>
      <w:r w:rsidRPr="00867677">
        <w:rPr>
          <w:lang w:val="en-US"/>
        </w:rPr>
        <w:t xml:space="preserve">No storage rule for FIFO </w:t>
      </w:r>
      <w:r w:rsidR="00FA5375">
        <w:rPr>
          <w:lang w:val="en-US"/>
        </w:rPr>
        <w:t>pick products</w:t>
      </w:r>
    </w:p>
    <w:p w14:paraId="050E7331" w14:textId="77777777" w:rsidR="00FE2359" w:rsidRPr="00867677" w:rsidRDefault="00FE2359" w:rsidP="003221F6">
      <w:pPr>
        <w:pStyle w:val="ListParagraph"/>
        <w:numPr>
          <w:ilvl w:val="0"/>
          <w:numId w:val="49"/>
        </w:numPr>
        <w:rPr>
          <w:lang w:val="en-US"/>
        </w:rPr>
      </w:pPr>
      <w:r w:rsidRPr="00867677">
        <w:rPr>
          <w:lang w:val="en-US"/>
        </w:rPr>
        <w:t>Expectation is that all products will have a forward pick</w:t>
      </w:r>
    </w:p>
    <w:p w14:paraId="1665C65E" w14:textId="05E48ACC" w:rsidR="00FE2359" w:rsidRPr="00867677" w:rsidRDefault="00FE2359" w:rsidP="003221F6">
      <w:pPr>
        <w:pStyle w:val="ListParagraph"/>
        <w:numPr>
          <w:ilvl w:val="0"/>
          <w:numId w:val="49"/>
        </w:numPr>
        <w:rPr>
          <w:lang w:val="en-US"/>
        </w:rPr>
      </w:pPr>
      <w:r w:rsidRPr="00867677">
        <w:rPr>
          <w:lang w:val="en-US"/>
        </w:rPr>
        <w:t>Products with no Forward Pick can use SR</w:t>
      </w:r>
      <w:r w:rsidR="00FA5375">
        <w:rPr>
          <w:lang w:val="en-US"/>
        </w:rPr>
        <w:t>SUPR</w:t>
      </w:r>
      <w:r w:rsidRPr="00867677">
        <w:rPr>
          <w:lang w:val="en-US"/>
        </w:rPr>
        <w:t xml:space="preserve"> and be moved manually to a FIFO pick location</w:t>
      </w:r>
    </w:p>
    <w:p w14:paraId="38D2C623" w14:textId="77777777" w:rsidR="00867677" w:rsidRPr="00867677" w:rsidRDefault="00867677" w:rsidP="00867677">
      <w:pPr>
        <w:rPr>
          <w:lang w:val="en-US"/>
        </w:rPr>
      </w:pPr>
      <w:r w:rsidRPr="00867677">
        <w:rPr>
          <w:u w:val="single"/>
          <w:lang w:val="en-US"/>
        </w:rPr>
        <w:t>NSWP</w:t>
      </w:r>
    </w:p>
    <w:p w14:paraId="2CC436B1" w14:textId="77777777" w:rsidR="008705EE" w:rsidRPr="0029142D" w:rsidRDefault="008705EE" w:rsidP="0029142D">
      <w:pPr>
        <w:pStyle w:val="ListParagraph"/>
        <w:numPr>
          <w:ilvl w:val="0"/>
          <w:numId w:val="129"/>
        </w:numPr>
        <w:rPr>
          <w:lang w:val="en-US"/>
        </w:rPr>
      </w:pPr>
      <w:r w:rsidRPr="0029142D">
        <w:t>Storage Rule automatically assigned when new items is created in WMS, will default to SRNSWP</w:t>
      </w:r>
    </w:p>
    <w:p w14:paraId="7E72FC43" w14:textId="77777777" w:rsidR="008705EE" w:rsidRPr="0029142D" w:rsidRDefault="008705EE" w:rsidP="0029142D">
      <w:pPr>
        <w:pStyle w:val="ListParagraph"/>
        <w:numPr>
          <w:ilvl w:val="0"/>
          <w:numId w:val="129"/>
        </w:numPr>
        <w:rPr>
          <w:lang w:val="en-US"/>
        </w:rPr>
      </w:pPr>
      <w:r w:rsidRPr="0029142D">
        <w:t>Storage rule is minimal at KDC just sending to supervisor as there is no expectation that NSWP products will be received by the warehouse</w:t>
      </w:r>
    </w:p>
    <w:p w14:paraId="503137F3" w14:textId="77777777" w:rsidR="00867677" w:rsidRPr="00867677" w:rsidRDefault="00867677" w:rsidP="00867677">
      <w:pPr>
        <w:rPr>
          <w:lang w:val="en-US"/>
        </w:rPr>
      </w:pPr>
      <w:r w:rsidRPr="00867677">
        <w:rPr>
          <w:u w:val="single"/>
        </w:rPr>
        <w:t xml:space="preserve">User Directed </w:t>
      </w:r>
      <w:proofErr w:type="spellStart"/>
      <w:r w:rsidRPr="00867677">
        <w:rPr>
          <w:u w:val="single"/>
        </w:rPr>
        <w:t>Putaway</w:t>
      </w:r>
      <w:proofErr w:type="spellEnd"/>
    </w:p>
    <w:p w14:paraId="0B3C54D9" w14:textId="77777777" w:rsidR="00867677" w:rsidRPr="00867677" w:rsidRDefault="00867677" w:rsidP="003221F6">
      <w:pPr>
        <w:pStyle w:val="ListParagraph"/>
        <w:numPr>
          <w:ilvl w:val="0"/>
          <w:numId w:val="51"/>
        </w:numPr>
        <w:rPr>
          <w:lang w:val="en-US"/>
        </w:rPr>
      </w:pPr>
      <w:r w:rsidRPr="00867677">
        <w:t>Business has requested that in several situations put away be driven by users</w:t>
      </w:r>
    </w:p>
    <w:p w14:paraId="248FCE11" w14:textId="77777777" w:rsidR="00FE2359" w:rsidRPr="00867677" w:rsidRDefault="00FE2359" w:rsidP="003221F6">
      <w:pPr>
        <w:pStyle w:val="ListParagraph"/>
        <w:numPr>
          <w:ilvl w:val="0"/>
          <w:numId w:val="51"/>
        </w:numPr>
        <w:rPr>
          <w:lang w:val="en-US"/>
        </w:rPr>
      </w:pPr>
      <w:r w:rsidRPr="00867677">
        <w:t>All products must have a storage rule associated, it is a mandatory field</w:t>
      </w:r>
    </w:p>
    <w:p w14:paraId="3BE135B9" w14:textId="63114836" w:rsidR="00FE2359" w:rsidRPr="00867677" w:rsidRDefault="00FE2359" w:rsidP="003221F6">
      <w:pPr>
        <w:pStyle w:val="ListParagraph"/>
        <w:numPr>
          <w:ilvl w:val="0"/>
          <w:numId w:val="51"/>
        </w:numPr>
        <w:rPr>
          <w:lang w:val="en-US"/>
        </w:rPr>
      </w:pPr>
      <w:r w:rsidRPr="00867677">
        <w:t>If there are products that should NOT have a storage rule, the rule SR</w:t>
      </w:r>
      <w:r w:rsidR="00FA5375">
        <w:t>SUPR</w:t>
      </w:r>
      <w:r w:rsidRPr="00867677">
        <w:t xml:space="preserve"> should be used</w:t>
      </w:r>
    </w:p>
    <w:p w14:paraId="49D6C1FD" w14:textId="77777777" w:rsidR="00FE2359" w:rsidRPr="00867677" w:rsidRDefault="00FE2359" w:rsidP="003221F6">
      <w:pPr>
        <w:pStyle w:val="ListParagraph"/>
        <w:numPr>
          <w:ilvl w:val="1"/>
          <w:numId w:val="51"/>
        </w:numPr>
        <w:rPr>
          <w:lang w:val="en-US"/>
        </w:rPr>
      </w:pPr>
      <w:r w:rsidRPr="00867677">
        <w:t xml:space="preserve">Storage rule will lead the product to the Supervisor issue location for manual </w:t>
      </w:r>
      <w:proofErr w:type="spellStart"/>
      <w:r w:rsidRPr="00867677">
        <w:t>putaway</w:t>
      </w:r>
      <w:proofErr w:type="spellEnd"/>
    </w:p>
    <w:p w14:paraId="426CEB1D" w14:textId="2D86F3F0" w:rsidR="00867677" w:rsidRPr="00867677" w:rsidRDefault="00867677" w:rsidP="00867677">
      <w:pPr>
        <w:rPr>
          <w:lang w:val="en-US"/>
        </w:rPr>
      </w:pPr>
      <w:r w:rsidRPr="00867677">
        <w:rPr>
          <w:u w:val="single"/>
          <w:lang w:val="en-US"/>
        </w:rPr>
        <w:t>List</w:t>
      </w:r>
      <w:r>
        <w:rPr>
          <w:u w:val="single"/>
          <w:lang w:val="en-US"/>
        </w:rPr>
        <w:t xml:space="preserve"> of Special Storage Rules</w:t>
      </w:r>
    </w:p>
    <w:p w14:paraId="657ED3BA" w14:textId="476A2345" w:rsidR="00D72527" w:rsidRDefault="00D72527" w:rsidP="003221F6">
      <w:pPr>
        <w:pStyle w:val="ListParagraph"/>
        <w:numPr>
          <w:ilvl w:val="0"/>
          <w:numId w:val="53"/>
        </w:numPr>
        <w:rPr>
          <w:lang w:val="en-US"/>
        </w:rPr>
      </w:pPr>
      <w:r>
        <w:rPr>
          <w:lang w:val="en-US"/>
        </w:rPr>
        <w:t>SROPEN</w:t>
      </w:r>
    </w:p>
    <w:p w14:paraId="4D8D790F" w14:textId="048FB798" w:rsidR="00D72527" w:rsidRDefault="00D72527" w:rsidP="00D72527">
      <w:pPr>
        <w:pStyle w:val="ListParagraph"/>
        <w:numPr>
          <w:ilvl w:val="1"/>
          <w:numId w:val="53"/>
        </w:numPr>
        <w:rPr>
          <w:lang w:val="en-US"/>
        </w:rPr>
      </w:pPr>
      <w:r>
        <w:rPr>
          <w:lang w:val="en-US"/>
        </w:rPr>
        <w:t>Default storage rule to be assigned to item “Open” to reserve locations as FP until a real item is assign to the location</w:t>
      </w:r>
    </w:p>
    <w:p w14:paraId="097509FA" w14:textId="77777777" w:rsidR="001B1761" w:rsidRPr="00D72527" w:rsidRDefault="004C39BC" w:rsidP="00D72527">
      <w:pPr>
        <w:pStyle w:val="ListParagraph"/>
        <w:numPr>
          <w:ilvl w:val="0"/>
          <w:numId w:val="53"/>
        </w:numPr>
        <w:rPr>
          <w:lang w:val="en-US"/>
        </w:rPr>
      </w:pPr>
      <w:r w:rsidRPr="00D72527">
        <w:rPr>
          <w:lang w:val="en-US"/>
        </w:rPr>
        <w:t>SRNEWACT</w:t>
      </w:r>
    </w:p>
    <w:p w14:paraId="733AFDC8" w14:textId="7B33EF72" w:rsidR="00D72527" w:rsidRPr="00D72527" w:rsidRDefault="004C39BC" w:rsidP="00D72527">
      <w:pPr>
        <w:pStyle w:val="ListParagraph"/>
        <w:numPr>
          <w:ilvl w:val="1"/>
          <w:numId w:val="53"/>
        </w:numPr>
        <w:rPr>
          <w:lang w:val="en-US"/>
        </w:rPr>
      </w:pPr>
      <w:r w:rsidRPr="00D72527">
        <w:rPr>
          <w:lang w:val="en-US"/>
        </w:rPr>
        <w:t>Storage rule for re-activated items</w:t>
      </w:r>
    </w:p>
    <w:p w14:paraId="678486CF" w14:textId="77777777" w:rsidR="00FE2359" w:rsidRPr="00375CC4" w:rsidRDefault="00FE2359" w:rsidP="003221F6">
      <w:pPr>
        <w:pStyle w:val="ListParagraph"/>
        <w:numPr>
          <w:ilvl w:val="0"/>
          <w:numId w:val="53"/>
        </w:numPr>
        <w:rPr>
          <w:lang w:val="en-US"/>
        </w:rPr>
      </w:pPr>
      <w:r w:rsidRPr="00375CC4">
        <w:t>SRNSWP</w:t>
      </w:r>
    </w:p>
    <w:p w14:paraId="623493C8" w14:textId="77777777" w:rsidR="00FE2359" w:rsidRPr="00375CC4" w:rsidRDefault="00FE2359" w:rsidP="003221F6">
      <w:pPr>
        <w:pStyle w:val="ListParagraph"/>
        <w:numPr>
          <w:ilvl w:val="1"/>
          <w:numId w:val="53"/>
        </w:numPr>
        <w:rPr>
          <w:lang w:val="en-US"/>
        </w:rPr>
      </w:pPr>
      <w:r w:rsidRPr="00375CC4">
        <w:t>Automatically assigned when a new item is created if it is NSWP</w:t>
      </w:r>
    </w:p>
    <w:p w14:paraId="16163EAB" w14:textId="6AE896C0" w:rsidR="00FE2359" w:rsidRPr="00375CC4" w:rsidRDefault="00FE2359" w:rsidP="003221F6">
      <w:pPr>
        <w:pStyle w:val="ListParagraph"/>
        <w:numPr>
          <w:ilvl w:val="1"/>
          <w:numId w:val="53"/>
        </w:numPr>
        <w:rPr>
          <w:lang w:val="en-US"/>
        </w:rPr>
      </w:pPr>
      <w:r w:rsidRPr="00375CC4">
        <w:t xml:space="preserve">Directs to NSWP pick locations </w:t>
      </w:r>
      <w:r w:rsidR="0029142D">
        <w:t>by office</w:t>
      </w:r>
    </w:p>
    <w:p w14:paraId="6CA68B0A" w14:textId="77777777" w:rsidR="008705EE" w:rsidRPr="0029142D" w:rsidRDefault="008705EE" w:rsidP="0029142D">
      <w:pPr>
        <w:pStyle w:val="ListParagraph"/>
        <w:numPr>
          <w:ilvl w:val="0"/>
          <w:numId w:val="53"/>
        </w:numPr>
        <w:rPr>
          <w:lang w:val="en-US"/>
        </w:rPr>
      </w:pPr>
      <w:r w:rsidRPr="0029142D">
        <w:t>SRSUPR</w:t>
      </w:r>
    </w:p>
    <w:p w14:paraId="4C30EC8D" w14:textId="77777777" w:rsidR="008705EE" w:rsidRPr="0029142D" w:rsidRDefault="008705EE" w:rsidP="0029142D">
      <w:pPr>
        <w:pStyle w:val="ListParagraph"/>
        <w:numPr>
          <w:ilvl w:val="1"/>
          <w:numId w:val="53"/>
        </w:numPr>
        <w:rPr>
          <w:lang w:val="en-US"/>
        </w:rPr>
      </w:pPr>
      <w:r w:rsidRPr="0029142D">
        <w:t>Product has an issue that requires supervisor attention before storage or to define storage</w:t>
      </w:r>
    </w:p>
    <w:p w14:paraId="0BEFC90C" w14:textId="77777777" w:rsidR="008705EE" w:rsidRPr="0029142D" w:rsidRDefault="008705EE" w:rsidP="0029142D">
      <w:pPr>
        <w:pStyle w:val="ListParagraph"/>
        <w:numPr>
          <w:ilvl w:val="1"/>
          <w:numId w:val="53"/>
        </w:numPr>
        <w:rPr>
          <w:lang w:val="en-US"/>
        </w:rPr>
      </w:pPr>
      <w:r w:rsidRPr="0029142D">
        <w:t xml:space="preserve">User directed </w:t>
      </w:r>
      <w:proofErr w:type="spellStart"/>
      <w:r w:rsidRPr="0029142D">
        <w:t>putaway</w:t>
      </w:r>
      <w:proofErr w:type="spellEnd"/>
    </w:p>
    <w:p w14:paraId="09009373" w14:textId="77777777" w:rsidR="008705EE" w:rsidRPr="0029142D" w:rsidRDefault="008705EE" w:rsidP="0029142D">
      <w:pPr>
        <w:pStyle w:val="ListParagraph"/>
        <w:numPr>
          <w:ilvl w:val="1"/>
          <w:numId w:val="53"/>
        </w:numPr>
        <w:rPr>
          <w:lang w:val="en-US"/>
        </w:rPr>
      </w:pPr>
      <w:r w:rsidRPr="0029142D">
        <w:t>Directs to Supervisor location by office</w:t>
      </w:r>
    </w:p>
    <w:p w14:paraId="76255E31" w14:textId="77777777" w:rsidR="008705EE" w:rsidRPr="0029142D" w:rsidRDefault="008705EE" w:rsidP="0029142D">
      <w:pPr>
        <w:pStyle w:val="ListParagraph"/>
        <w:numPr>
          <w:ilvl w:val="0"/>
          <w:numId w:val="53"/>
        </w:numPr>
        <w:rPr>
          <w:lang w:val="en-US"/>
        </w:rPr>
      </w:pPr>
      <w:r w:rsidRPr="0029142D">
        <w:t>SRLISTCHG</w:t>
      </w:r>
    </w:p>
    <w:p w14:paraId="129B7F94" w14:textId="77777777" w:rsidR="008705EE" w:rsidRPr="0029142D" w:rsidRDefault="008705EE" w:rsidP="0029142D">
      <w:pPr>
        <w:pStyle w:val="ListParagraph"/>
        <w:numPr>
          <w:ilvl w:val="1"/>
          <w:numId w:val="53"/>
        </w:numPr>
        <w:rPr>
          <w:lang w:val="en-US"/>
        </w:rPr>
      </w:pPr>
      <w:r w:rsidRPr="0029142D">
        <w:t>List change NSWP to Stock in CPD updates product storage rule in WMS</w:t>
      </w:r>
    </w:p>
    <w:p w14:paraId="727A1B51" w14:textId="77777777" w:rsidR="008705EE" w:rsidRPr="0029142D" w:rsidRDefault="008705EE" w:rsidP="0029142D">
      <w:pPr>
        <w:pStyle w:val="ListParagraph"/>
        <w:numPr>
          <w:ilvl w:val="1"/>
          <w:numId w:val="53"/>
        </w:numPr>
        <w:rPr>
          <w:lang w:val="en-US"/>
        </w:rPr>
      </w:pPr>
      <w:r w:rsidRPr="0029142D">
        <w:lastRenderedPageBreak/>
        <w:t>Directs to Supervisor location by office</w:t>
      </w:r>
    </w:p>
    <w:p w14:paraId="5176E85D" w14:textId="77777777" w:rsidR="008705EE" w:rsidRPr="0029142D" w:rsidRDefault="008705EE" w:rsidP="0029142D">
      <w:pPr>
        <w:pStyle w:val="ListParagraph"/>
        <w:numPr>
          <w:ilvl w:val="0"/>
          <w:numId w:val="53"/>
        </w:numPr>
        <w:rPr>
          <w:lang w:val="en-US"/>
        </w:rPr>
      </w:pPr>
      <w:r w:rsidRPr="0029142D">
        <w:t>SRDELIST</w:t>
      </w:r>
    </w:p>
    <w:p w14:paraId="59BD0E07" w14:textId="77777777" w:rsidR="008705EE" w:rsidRPr="0029142D" w:rsidRDefault="008705EE" w:rsidP="0029142D">
      <w:pPr>
        <w:pStyle w:val="ListParagraph"/>
        <w:numPr>
          <w:ilvl w:val="1"/>
          <w:numId w:val="53"/>
        </w:numPr>
        <w:rPr>
          <w:lang w:val="en-US"/>
        </w:rPr>
      </w:pPr>
      <w:r w:rsidRPr="0029142D">
        <w:t xml:space="preserve">Storage rule for delisted items coming from </w:t>
      </w:r>
      <w:proofErr w:type="spellStart"/>
      <w:r w:rsidRPr="0029142D">
        <w:t>ebiz</w:t>
      </w:r>
      <w:proofErr w:type="spellEnd"/>
    </w:p>
    <w:p w14:paraId="44CFFF01" w14:textId="77777777" w:rsidR="008705EE" w:rsidRPr="0029142D" w:rsidRDefault="008705EE" w:rsidP="0029142D">
      <w:pPr>
        <w:pStyle w:val="ListParagraph"/>
        <w:numPr>
          <w:ilvl w:val="0"/>
          <w:numId w:val="53"/>
        </w:numPr>
        <w:rPr>
          <w:lang w:val="en-US"/>
        </w:rPr>
      </w:pPr>
      <w:r w:rsidRPr="0029142D">
        <w:t>SROVER</w:t>
      </w:r>
    </w:p>
    <w:p w14:paraId="7A76A8BE" w14:textId="77777777" w:rsidR="008705EE" w:rsidRPr="0029142D" w:rsidRDefault="008705EE" w:rsidP="0029142D">
      <w:pPr>
        <w:pStyle w:val="ListParagraph"/>
        <w:numPr>
          <w:ilvl w:val="1"/>
          <w:numId w:val="53"/>
        </w:numPr>
        <w:rPr>
          <w:lang w:val="en-US"/>
        </w:rPr>
      </w:pPr>
      <w:r w:rsidRPr="0029142D">
        <w:t>Product that is in warehouse but was over shipped so no PO exists for the product</w:t>
      </w:r>
    </w:p>
    <w:p w14:paraId="353489FE" w14:textId="77777777" w:rsidR="008705EE" w:rsidRPr="0029142D" w:rsidRDefault="008705EE" w:rsidP="0029142D">
      <w:pPr>
        <w:pStyle w:val="ListParagraph"/>
        <w:numPr>
          <w:ilvl w:val="1"/>
          <w:numId w:val="53"/>
        </w:numPr>
        <w:rPr>
          <w:lang w:val="en-US"/>
        </w:rPr>
      </w:pPr>
      <w:r w:rsidRPr="0029142D">
        <w:t>This is a generic product at the warehouse that does not interface to eBiz</w:t>
      </w:r>
    </w:p>
    <w:p w14:paraId="3B9EB09D" w14:textId="77777777" w:rsidR="008705EE" w:rsidRPr="0029142D" w:rsidRDefault="008705EE" w:rsidP="0029142D">
      <w:pPr>
        <w:pStyle w:val="ListParagraph"/>
        <w:numPr>
          <w:ilvl w:val="1"/>
          <w:numId w:val="53"/>
        </w:numPr>
        <w:rPr>
          <w:lang w:val="en-US"/>
        </w:rPr>
      </w:pPr>
      <w:r w:rsidRPr="0029142D">
        <w:t>Directs to special location in INVM</w:t>
      </w:r>
    </w:p>
    <w:p w14:paraId="51EA3A9F" w14:textId="77777777" w:rsidR="008705EE" w:rsidRPr="0029142D" w:rsidRDefault="008705EE" w:rsidP="0029142D">
      <w:pPr>
        <w:pStyle w:val="ListParagraph"/>
        <w:numPr>
          <w:ilvl w:val="0"/>
          <w:numId w:val="53"/>
        </w:numPr>
        <w:rPr>
          <w:lang w:val="en-US"/>
        </w:rPr>
      </w:pPr>
      <w:r w:rsidRPr="0029142D">
        <w:t>SRRETURN</w:t>
      </w:r>
    </w:p>
    <w:p w14:paraId="21D7B975" w14:textId="77777777" w:rsidR="008705EE" w:rsidRPr="0029142D" w:rsidRDefault="008705EE" w:rsidP="0029142D">
      <w:pPr>
        <w:pStyle w:val="ListParagraph"/>
        <w:numPr>
          <w:ilvl w:val="1"/>
          <w:numId w:val="53"/>
        </w:numPr>
        <w:rPr>
          <w:lang w:val="en-US"/>
        </w:rPr>
      </w:pPr>
      <w:r w:rsidRPr="0029142D">
        <w:rPr>
          <w:lang w:val="en-US"/>
        </w:rPr>
        <w:t>Product to be returned to vendor</w:t>
      </w:r>
    </w:p>
    <w:p w14:paraId="6BF29338" w14:textId="77777777" w:rsidR="008705EE" w:rsidRPr="0029142D" w:rsidRDefault="008705EE" w:rsidP="0029142D">
      <w:pPr>
        <w:pStyle w:val="ListParagraph"/>
        <w:numPr>
          <w:ilvl w:val="1"/>
          <w:numId w:val="53"/>
        </w:numPr>
        <w:rPr>
          <w:lang w:val="en-US"/>
        </w:rPr>
      </w:pPr>
      <w:r w:rsidRPr="0029142D">
        <w:t xml:space="preserve">This is a generic product at the warehouse that does not interface to </w:t>
      </w:r>
      <w:proofErr w:type="spellStart"/>
      <w:r w:rsidRPr="0029142D">
        <w:t>ebiz</w:t>
      </w:r>
      <w:proofErr w:type="spellEnd"/>
    </w:p>
    <w:p w14:paraId="5406C3C1" w14:textId="77777777" w:rsidR="008705EE" w:rsidRPr="0029142D" w:rsidRDefault="008705EE" w:rsidP="0029142D">
      <w:pPr>
        <w:pStyle w:val="ListParagraph"/>
        <w:numPr>
          <w:ilvl w:val="1"/>
          <w:numId w:val="53"/>
        </w:numPr>
        <w:rPr>
          <w:lang w:val="en-US"/>
        </w:rPr>
      </w:pPr>
      <w:r w:rsidRPr="0029142D">
        <w:t>Directs to special location in INVM</w:t>
      </w:r>
    </w:p>
    <w:p w14:paraId="02C5C157" w14:textId="77777777" w:rsidR="00867677" w:rsidRDefault="00867677" w:rsidP="004B7877"/>
    <w:p w14:paraId="5CB87472" w14:textId="79DD246A" w:rsidR="001104AD" w:rsidRDefault="00867677" w:rsidP="004B7877">
      <w:r>
        <w:t>Naming Convention for storage rules with the exception of the special ones listed above:</w:t>
      </w:r>
    </w:p>
    <w:p w14:paraId="1F589CE1" w14:textId="4A39AFCD" w:rsidR="00472AB9" w:rsidRDefault="00472AB9" w:rsidP="00785A03">
      <w:pPr>
        <w:pStyle w:val="ListParagraph"/>
        <w:numPr>
          <w:ilvl w:val="0"/>
          <w:numId w:val="18"/>
        </w:numPr>
      </w:pPr>
      <w:r>
        <w:t>SR10G  =  SR + AISLE + ZONE</w:t>
      </w:r>
    </w:p>
    <w:p w14:paraId="297F3144" w14:textId="2A0C16E5" w:rsidR="00472AB9" w:rsidRDefault="00472AB9" w:rsidP="00785A03">
      <w:pPr>
        <w:pStyle w:val="ListParagraph"/>
        <w:numPr>
          <w:ilvl w:val="1"/>
          <w:numId w:val="18"/>
        </w:numPr>
      </w:pPr>
      <w:r>
        <w:t>SR  =  Storage Rule identifier</w:t>
      </w:r>
    </w:p>
    <w:p w14:paraId="643B5863" w14:textId="2CD70D29" w:rsidR="00472AB9" w:rsidRDefault="00472AB9" w:rsidP="00785A03">
      <w:pPr>
        <w:pStyle w:val="ListParagraph"/>
        <w:numPr>
          <w:ilvl w:val="1"/>
          <w:numId w:val="18"/>
        </w:numPr>
      </w:pPr>
      <w:r>
        <w:t>10  =  Aisle</w:t>
      </w:r>
    </w:p>
    <w:p w14:paraId="3FB242BC" w14:textId="4556D89D" w:rsidR="00472AB9" w:rsidRDefault="00472AB9" w:rsidP="00785A03">
      <w:pPr>
        <w:pStyle w:val="ListParagraph"/>
        <w:numPr>
          <w:ilvl w:val="1"/>
          <w:numId w:val="18"/>
        </w:numPr>
      </w:pPr>
      <w:r>
        <w:t xml:space="preserve">G  =  </w:t>
      </w:r>
      <w:r w:rsidR="00A954A3">
        <w:t>Zone</w:t>
      </w:r>
    </w:p>
    <w:p w14:paraId="1CCA694C" w14:textId="2E10A1ED" w:rsidR="00472AB9" w:rsidRDefault="00472AB9" w:rsidP="004B7877">
      <w:r>
        <w:t xml:space="preserve">Within each rule there are a series of consolidation, zones and search rules the system will follow when putting away the item. </w:t>
      </w:r>
    </w:p>
    <w:tbl>
      <w:tblPr>
        <w:tblStyle w:val="LightList"/>
        <w:tblW w:w="10800" w:type="dxa"/>
        <w:tblInd w:w="108" w:type="dxa"/>
        <w:tblLayout w:type="fixed"/>
        <w:tblLook w:val="04A0" w:firstRow="1" w:lastRow="0" w:firstColumn="1" w:lastColumn="0" w:noHBand="0" w:noVBand="1"/>
      </w:tblPr>
      <w:tblGrid>
        <w:gridCol w:w="1530"/>
        <w:gridCol w:w="1350"/>
        <w:gridCol w:w="7920"/>
      </w:tblGrid>
      <w:tr w:rsidR="00472AB9" w14:paraId="3960FA04" w14:textId="77777777" w:rsidTr="00472A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1E9D359" w14:textId="77777777" w:rsidR="00472AB9" w:rsidRDefault="00472AB9" w:rsidP="00143476">
            <w:pPr>
              <w:jc w:val="both"/>
            </w:pPr>
            <w:r>
              <w:t>Sample Type</w:t>
            </w:r>
          </w:p>
        </w:tc>
        <w:tc>
          <w:tcPr>
            <w:tcW w:w="1350" w:type="dxa"/>
          </w:tcPr>
          <w:p w14:paraId="625DDAFE" w14:textId="77777777" w:rsidR="00472AB9" w:rsidRDefault="00472AB9" w:rsidP="00143476">
            <w:pPr>
              <w:jc w:val="both"/>
              <w:cnfStyle w:val="100000000000" w:firstRow="1" w:lastRow="0" w:firstColumn="0" w:lastColumn="0" w:oddVBand="0" w:evenVBand="0" w:oddHBand="0" w:evenHBand="0" w:firstRowFirstColumn="0" w:firstRowLastColumn="0" w:lastRowFirstColumn="0" w:lastRowLastColumn="0"/>
            </w:pPr>
            <w:r>
              <w:t>Explanation</w:t>
            </w:r>
          </w:p>
        </w:tc>
        <w:tc>
          <w:tcPr>
            <w:tcW w:w="7920" w:type="dxa"/>
          </w:tcPr>
          <w:p w14:paraId="45A72C72" w14:textId="77777777" w:rsidR="00472AB9" w:rsidRDefault="00472AB9" w:rsidP="00143476">
            <w:pPr>
              <w:cnfStyle w:val="100000000000" w:firstRow="1" w:lastRow="0" w:firstColumn="0" w:lastColumn="0" w:oddVBand="0" w:evenVBand="0" w:oddHBand="0" w:evenHBand="0" w:firstRowFirstColumn="0" w:firstRowLastColumn="0" w:lastRowFirstColumn="0" w:lastRowLastColumn="0"/>
            </w:pPr>
            <w:r>
              <w:t>System Sample</w:t>
            </w:r>
          </w:p>
        </w:tc>
      </w:tr>
      <w:tr w:rsidR="00472AB9" w:rsidRPr="004F061F" w14:paraId="3293667A" w14:textId="77777777" w:rsidTr="00472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86434CF" w14:textId="2DEF0185" w:rsidR="00472AB9" w:rsidRPr="00863868" w:rsidRDefault="00DA048F" w:rsidP="00143476">
            <w:pPr>
              <w:jc w:val="both"/>
              <w:rPr>
                <w:b w:val="0"/>
              </w:rPr>
            </w:pPr>
            <w:r>
              <w:rPr>
                <w:b w:val="0"/>
              </w:rPr>
              <w:t>SR10B</w:t>
            </w:r>
          </w:p>
          <w:p w14:paraId="7912A2D5" w14:textId="77777777" w:rsidR="00990995" w:rsidRDefault="00990995" w:rsidP="00990995">
            <w:pPr>
              <w:jc w:val="both"/>
              <w:rPr>
                <w:bCs w:val="0"/>
              </w:rPr>
            </w:pPr>
          </w:p>
          <w:p w14:paraId="174ABC5F" w14:textId="77777777" w:rsidR="00472AB9" w:rsidRPr="00863868" w:rsidRDefault="00472AB9" w:rsidP="001E7320">
            <w:pPr>
              <w:jc w:val="both"/>
              <w:rPr>
                <w:b w:val="0"/>
              </w:rPr>
            </w:pPr>
          </w:p>
        </w:tc>
        <w:tc>
          <w:tcPr>
            <w:tcW w:w="1350" w:type="dxa"/>
          </w:tcPr>
          <w:p w14:paraId="292953D1" w14:textId="77777777" w:rsidR="00472AB9" w:rsidRDefault="00472AB9" w:rsidP="00143476">
            <w:pPr>
              <w:jc w:val="both"/>
              <w:cnfStyle w:val="000000100000" w:firstRow="0" w:lastRow="0" w:firstColumn="0" w:lastColumn="0" w:oddVBand="0" w:evenVBand="0" w:oddHBand="1" w:evenHBand="0" w:firstRowFirstColumn="0" w:firstRowLastColumn="0" w:lastRowFirstColumn="0" w:lastRowLastColumn="0"/>
              <w:rPr>
                <w:bCs/>
              </w:rPr>
            </w:pPr>
            <w:r w:rsidRPr="00863868">
              <w:rPr>
                <w:bCs/>
              </w:rPr>
              <w:t>Aisle 10</w:t>
            </w:r>
          </w:p>
          <w:p w14:paraId="1B86CC22" w14:textId="05C419CD" w:rsidR="00472AB9" w:rsidRDefault="00DA048F" w:rsidP="00143476">
            <w:pPr>
              <w:jc w:val="both"/>
              <w:cnfStyle w:val="000000100000" w:firstRow="0" w:lastRow="0" w:firstColumn="0" w:lastColumn="0" w:oddVBand="0" w:evenVBand="0" w:oddHBand="1" w:evenHBand="0" w:firstRowFirstColumn="0" w:firstRowLastColumn="0" w:lastRowFirstColumn="0" w:lastRowLastColumn="0"/>
              <w:rPr>
                <w:bCs/>
              </w:rPr>
            </w:pPr>
            <w:r>
              <w:rPr>
                <w:bCs/>
              </w:rPr>
              <w:t>Zone B</w:t>
            </w:r>
          </w:p>
          <w:p w14:paraId="2FD05C82" w14:textId="77777777" w:rsidR="00472AB9" w:rsidRDefault="00472AB9" w:rsidP="00143476">
            <w:pPr>
              <w:jc w:val="both"/>
              <w:cnfStyle w:val="000000100000" w:firstRow="0" w:lastRow="0" w:firstColumn="0" w:lastColumn="0" w:oddVBand="0" w:evenVBand="0" w:oddHBand="1" w:evenHBand="0" w:firstRowFirstColumn="0" w:firstRowLastColumn="0" w:lastRowFirstColumn="0" w:lastRowLastColumn="0"/>
              <w:rPr>
                <w:bCs/>
              </w:rPr>
            </w:pPr>
          </w:p>
          <w:p w14:paraId="31814175" w14:textId="77777777" w:rsidR="00472AB9" w:rsidRDefault="00472AB9" w:rsidP="00143476">
            <w:pPr>
              <w:jc w:val="both"/>
              <w:cnfStyle w:val="000000100000" w:firstRow="0" w:lastRow="0" w:firstColumn="0" w:lastColumn="0" w:oddVBand="0" w:evenVBand="0" w:oddHBand="1" w:evenHBand="0" w:firstRowFirstColumn="0" w:firstRowLastColumn="0" w:lastRowFirstColumn="0" w:lastRowLastColumn="0"/>
              <w:rPr>
                <w:bCs/>
              </w:rPr>
            </w:pPr>
          </w:p>
          <w:p w14:paraId="46B8F8C0" w14:textId="6CFD81BE" w:rsidR="00472AB9" w:rsidRPr="00FD07A9" w:rsidRDefault="00472AB9" w:rsidP="00143476">
            <w:pPr>
              <w:jc w:val="both"/>
              <w:cnfStyle w:val="000000100000" w:firstRow="0" w:lastRow="0" w:firstColumn="0" w:lastColumn="0" w:oddVBand="0" w:evenVBand="0" w:oddHBand="1" w:evenHBand="0" w:firstRowFirstColumn="0" w:firstRowLastColumn="0" w:lastRowFirstColumn="0" w:lastRowLastColumn="0"/>
              <w:rPr>
                <w:bCs/>
                <w:i/>
              </w:rPr>
            </w:pPr>
          </w:p>
        </w:tc>
        <w:tc>
          <w:tcPr>
            <w:tcW w:w="7920" w:type="dxa"/>
          </w:tcPr>
          <w:p w14:paraId="461BC960" w14:textId="43EC02EB" w:rsidR="00472AB9" w:rsidRDefault="00A10A3F" w:rsidP="00472AB9">
            <w:pPr>
              <w:cnfStyle w:val="000000100000" w:firstRow="0" w:lastRow="0" w:firstColumn="0" w:lastColumn="0" w:oddVBand="0" w:evenVBand="0" w:oddHBand="1" w:evenHBand="0" w:firstRowFirstColumn="0" w:firstRowLastColumn="0" w:lastRowFirstColumn="0" w:lastRowLastColumn="0"/>
              <w:rPr>
                <w:bCs/>
              </w:rPr>
            </w:pPr>
            <w:r>
              <w:rPr>
                <w:bCs/>
              </w:rPr>
              <w:t>TBD</w:t>
            </w:r>
          </w:p>
          <w:p w14:paraId="440C9A97" w14:textId="26890C25" w:rsidR="00702DEE" w:rsidRPr="004F061F" w:rsidRDefault="00702DEE" w:rsidP="00DA048F">
            <w:pPr>
              <w:cnfStyle w:val="000000100000" w:firstRow="0" w:lastRow="0" w:firstColumn="0" w:lastColumn="0" w:oddVBand="0" w:evenVBand="0" w:oddHBand="1" w:evenHBand="0" w:firstRowFirstColumn="0" w:firstRowLastColumn="0" w:lastRowFirstColumn="0" w:lastRowLastColumn="0"/>
              <w:rPr>
                <w:bCs/>
              </w:rPr>
            </w:pPr>
          </w:p>
        </w:tc>
      </w:tr>
      <w:tr w:rsidR="00472AB9" w:rsidRPr="004F061F" w14:paraId="0D7E9C90" w14:textId="77777777" w:rsidTr="00472AB9">
        <w:tc>
          <w:tcPr>
            <w:cnfStyle w:val="001000000000" w:firstRow="0" w:lastRow="0" w:firstColumn="1" w:lastColumn="0" w:oddVBand="0" w:evenVBand="0" w:oddHBand="0" w:evenHBand="0" w:firstRowFirstColumn="0" w:firstRowLastColumn="0" w:lastRowFirstColumn="0" w:lastRowLastColumn="0"/>
            <w:tcW w:w="1530" w:type="dxa"/>
          </w:tcPr>
          <w:p w14:paraId="1642C10A" w14:textId="4FB3C64D" w:rsidR="00990995" w:rsidRDefault="00472AB9" w:rsidP="00143476">
            <w:pPr>
              <w:jc w:val="both"/>
              <w:rPr>
                <w:bCs w:val="0"/>
              </w:rPr>
            </w:pPr>
            <w:r w:rsidRPr="00472AB9">
              <w:rPr>
                <w:b w:val="0"/>
              </w:rPr>
              <w:t>SR14</w:t>
            </w:r>
            <w:r w:rsidR="001E7320">
              <w:rPr>
                <w:b w:val="0"/>
              </w:rPr>
              <w:t>C</w:t>
            </w:r>
            <w:r w:rsidR="00990995">
              <w:rPr>
                <w:bCs w:val="0"/>
              </w:rPr>
              <w:t xml:space="preserve"> </w:t>
            </w:r>
          </w:p>
          <w:p w14:paraId="509A66D6" w14:textId="77777777" w:rsidR="00990995" w:rsidRDefault="00990995" w:rsidP="00143476">
            <w:pPr>
              <w:jc w:val="both"/>
              <w:rPr>
                <w:bCs w:val="0"/>
              </w:rPr>
            </w:pPr>
          </w:p>
          <w:p w14:paraId="5BCF2512" w14:textId="16551C01" w:rsidR="00472AB9" w:rsidRPr="00990995" w:rsidRDefault="00472AB9" w:rsidP="00143476">
            <w:pPr>
              <w:jc w:val="both"/>
              <w:rPr>
                <w:b w:val="0"/>
              </w:rPr>
            </w:pPr>
          </w:p>
        </w:tc>
        <w:tc>
          <w:tcPr>
            <w:tcW w:w="1350" w:type="dxa"/>
          </w:tcPr>
          <w:p w14:paraId="16401238" w14:textId="77777777" w:rsidR="00472AB9" w:rsidRPr="00472AB9" w:rsidRDefault="00472AB9" w:rsidP="00143476">
            <w:pPr>
              <w:jc w:val="both"/>
              <w:cnfStyle w:val="000000000000" w:firstRow="0" w:lastRow="0" w:firstColumn="0" w:lastColumn="0" w:oddVBand="0" w:evenVBand="0" w:oddHBand="0" w:evenHBand="0" w:firstRowFirstColumn="0" w:firstRowLastColumn="0" w:lastRowFirstColumn="0" w:lastRowLastColumn="0"/>
              <w:rPr>
                <w:bCs/>
              </w:rPr>
            </w:pPr>
            <w:r w:rsidRPr="00472AB9">
              <w:rPr>
                <w:bCs/>
              </w:rPr>
              <w:t>Aisle 14</w:t>
            </w:r>
          </w:p>
          <w:p w14:paraId="27E4FE5E" w14:textId="6A6A97F9" w:rsidR="00472AB9" w:rsidRDefault="001E7320" w:rsidP="00143476">
            <w:pPr>
              <w:jc w:val="both"/>
              <w:cnfStyle w:val="000000000000" w:firstRow="0" w:lastRow="0" w:firstColumn="0" w:lastColumn="0" w:oddVBand="0" w:evenVBand="0" w:oddHBand="0" w:evenHBand="0" w:firstRowFirstColumn="0" w:firstRowLastColumn="0" w:lastRowFirstColumn="0" w:lastRowLastColumn="0"/>
              <w:rPr>
                <w:bCs/>
              </w:rPr>
            </w:pPr>
            <w:r>
              <w:rPr>
                <w:bCs/>
              </w:rPr>
              <w:t>Zone C</w:t>
            </w:r>
          </w:p>
          <w:p w14:paraId="542F25F7" w14:textId="77777777" w:rsidR="00472AB9" w:rsidRDefault="00472AB9" w:rsidP="00143476">
            <w:pPr>
              <w:jc w:val="both"/>
              <w:cnfStyle w:val="000000000000" w:firstRow="0" w:lastRow="0" w:firstColumn="0" w:lastColumn="0" w:oddVBand="0" w:evenVBand="0" w:oddHBand="0" w:evenHBand="0" w:firstRowFirstColumn="0" w:firstRowLastColumn="0" w:lastRowFirstColumn="0" w:lastRowLastColumn="0"/>
              <w:rPr>
                <w:bCs/>
              </w:rPr>
            </w:pPr>
          </w:p>
          <w:p w14:paraId="34CDF9B5" w14:textId="21CF34DD" w:rsidR="00472AB9" w:rsidRPr="00472AB9" w:rsidRDefault="00472AB9" w:rsidP="00143476">
            <w:pPr>
              <w:jc w:val="both"/>
              <w:cnfStyle w:val="000000000000" w:firstRow="0" w:lastRow="0" w:firstColumn="0" w:lastColumn="0" w:oddVBand="0" w:evenVBand="0" w:oddHBand="0" w:evenHBand="0" w:firstRowFirstColumn="0" w:firstRowLastColumn="0" w:lastRowFirstColumn="0" w:lastRowLastColumn="0"/>
              <w:rPr>
                <w:bCs/>
              </w:rPr>
            </w:pPr>
          </w:p>
        </w:tc>
        <w:tc>
          <w:tcPr>
            <w:tcW w:w="7920" w:type="dxa"/>
          </w:tcPr>
          <w:p w14:paraId="3485D664" w14:textId="5038D10E" w:rsidR="00A954A3" w:rsidRPr="004F061F" w:rsidRDefault="00A10A3F" w:rsidP="00DA048F">
            <w:pPr>
              <w:cnfStyle w:val="000000000000" w:firstRow="0" w:lastRow="0" w:firstColumn="0" w:lastColumn="0" w:oddVBand="0" w:evenVBand="0" w:oddHBand="0" w:evenHBand="0" w:firstRowFirstColumn="0" w:firstRowLastColumn="0" w:lastRowFirstColumn="0" w:lastRowLastColumn="0"/>
              <w:rPr>
                <w:bCs/>
              </w:rPr>
            </w:pPr>
            <w:r>
              <w:rPr>
                <w:bCs/>
              </w:rPr>
              <w:t>TBD</w:t>
            </w:r>
          </w:p>
        </w:tc>
      </w:tr>
      <w:tr w:rsidR="00084712" w:rsidRPr="004F061F" w14:paraId="2354F24F" w14:textId="77777777" w:rsidTr="00472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D9E7048" w14:textId="77777777" w:rsidR="00084712" w:rsidRDefault="00084712" w:rsidP="00084712">
            <w:pPr>
              <w:rPr>
                <w:b w:val="0"/>
              </w:rPr>
            </w:pPr>
            <w:r>
              <w:rPr>
                <w:b w:val="0"/>
              </w:rPr>
              <w:t>End part of Storage Rules</w:t>
            </w:r>
          </w:p>
          <w:p w14:paraId="42467590" w14:textId="77777777" w:rsidR="00DA048F" w:rsidRDefault="00DA048F" w:rsidP="00084712">
            <w:pPr>
              <w:rPr>
                <w:b w:val="0"/>
              </w:rPr>
            </w:pPr>
          </w:p>
          <w:p w14:paraId="1E3EFAA9" w14:textId="2418F573" w:rsidR="00DA048F" w:rsidRPr="00472AB9" w:rsidRDefault="00DA048F" w:rsidP="00084712">
            <w:pPr>
              <w:rPr>
                <w:b w:val="0"/>
              </w:rPr>
            </w:pPr>
            <w:r>
              <w:rPr>
                <w:b w:val="0"/>
              </w:rPr>
              <w:t>TBD</w:t>
            </w:r>
          </w:p>
        </w:tc>
        <w:tc>
          <w:tcPr>
            <w:tcW w:w="1350" w:type="dxa"/>
          </w:tcPr>
          <w:p w14:paraId="7122D951" w14:textId="1D279E33" w:rsidR="00084712" w:rsidRPr="00472AB9" w:rsidRDefault="00084712" w:rsidP="00084712">
            <w:pPr>
              <w:cnfStyle w:val="000000100000" w:firstRow="0" w:lastRow="0" w:firstColumn="0" w:lastColumn="0" w:oddVBand="0" w:evenVBand="0" w:oddHBand="1" w:evenHBand="0" w:firstRowFirstColumn="0" w:firstRowLastColumn="0" w:lastRowFirstColumn="0" w:lastRowLastColumn="0"/>
              <w:rPr>
                <w:bCs/>
              </w:rPr>
            </w:pPr>
            <w:r>
              <w:rPr>
                <w:bCs/>
              </w:rPr>
              <w:t>All SR</w:t>
            </w:r>
          </w:p>
        </w:tc>
        <w:tc>
          <w:tcPr>
            <w:tcW w:w="7920" w:type="dxa"/>
          </w:tcPr>
          <w:p w14:paraId="341597AB" w14:textId="77777777" w:rsidR="00084712" w:rsidRDefault="00084712" w:rsidP="00084712">
            <w:pP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3B2519D" wp14:editId="3BFB55C1">
                  <wp:extent cx="4930445" cy="40560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27412" cy="405354"/>
                          </a:xfrm>
                          <a:prstGeom prst="rect">
                            <a:avLst/>
                          </a:prstGeom>
                        </pic:spPr>
                      </pic:pic>
                    </a:graphicData>
                  </a:graphic>
                </wp:inline>
              </w:drawing>
            </w:r>
          </w:p>
          <w:p w14:paraId="60F7F3E8" w14:textId="592BB81C" w:rsidR="00084712" w:rsidRPr="00084712" w:rsidRDefault="00084712" w:rsidP="00084712">
            <w:pPr>
              <w:cnfStyle w:val="000000100000" w:firstRow="0" w:lastRow="0" w:firstColumn="0" w:lastColumn="0" w:oddVBand="0" w:evenVBand="0" w:oddHBand="1" w:evenHBand="0" w:firstRowFirstColumn="0" w:firstRowLastColumn="0" w:lastRowFirstColumn="0" w:lastRowLastColumn="0"/>
              <w:rPr>
                <w:bCs/>
              </w:rPr>
            </w:pPr>
            <w:r>
              <w:rPr>
                <w:bCs/>
              </w:rPr>
              <w:t xml:space="preserve">This end of all rules is the same, if a location cannot be found within the logic the pallet is sent to the NOLC (No location zone) for the supervisor to analyze why and make decisions about where to store the item.  </w:t>
            </w:r>
          </w:p>
        </w:tc>
      </w:tr>
    </w:tbl>
    <w:p w14:paraId="512099B0" w14:textId="33079F59" w:rsidR="00472AB9" w:rsidRPr="00ED74EE" w:rsidRDefault="00472AB9" w:rsidP="004B7877"/>
    <w:p w14:paraId="0C378C5B" w14:textId="762BDC4F" w:rsidR="000C6DEA" w:rsidRDefault="000C6DEA" w:rsidP="00990995">
      <w:pPr>
        <w:spacing w:after="0" w:line="240" w:lineRule="auto"/>
        <w:textAlignment w:val="center"/>
        <w:rPr>
          <w:rFonts w:ascii="Calibri" w:eastAsia="Times New Roman" w:hAnsi="Calibri" w:cs="Calibri"/>
        </w:rPr>
      </w:pPr>
      <w:r>
        <w:rPr>
          <w:rFonts w:ascii="Calibri" w:eastAsia="Times New Roman" w:hAnsi="Calibri" w:cs="Calibri"/>
        </w:rPr>
        <w:t xml:space="preserve">The detail storage rule planning approved for the </w:t>
      </w:r>
      <w:r w:rsidR="00DA048F">
        <w:rPr>
          <w:rFonts w:ascii="Calibri" w:eastAsia="Times New Roman" w:hAnsi="Calibri" w:cs="Calibri"/>
        </w:rPr>
        <w:t>KDC</w:t>
      </w:r>
      <w:r w:rsidR="005A276F">
        <w:rPr>
          <w:rFonts w:ascii="Calibri" w:eastAsia="Times New Roman" w:hAnsi="Calibri" w:cs="Calibri"/>
        </w:rPr>
        <w:t xml:space="preserve"> warehouse can be found in </w:t>
      </w:r>
      <w:r w:rsidR="00867677">
        <w:rPr>
          <w:rFonts w:ascii="Calibri" w:eastAsia="Times New Roman" w:hAnsi="Calibri" w:cs="Calibri"/>
        </w:rPr>
        <w:t xml:space="preserve">the </w:t>
      </w:r>
      <w:hyperlink w:anchor="_Appendix_1_–" w:history="1">
        <w:r w:rsidR="00867677" w:rsidRPr="00766BE6">
          <w:rPr>
            <w:rStyle w:val="Hyperlink"/>
            <w:rFonts w:ascii="Calibri" w:eastAsia="Times New Roman" w:hAnsi="Calibri" w:cs="Calibri"/>
          </w:rPr>
          <w:t>appendix</w:t>
        </w:r>
      </w:hyperlink>
      <w:r w:rsidR="00867677">
        <w:rPr>
          <w:rFonts w:ascii="Calibri" w:eastAsia="Times New Roman" w:hAnsi="Calibri" w:cs="Calibri"/>
        </w:rPr>
        <w:t xml:space="preserve"> for this document.</w:t>
      </w:r>
    </w:p>
    <w:p w14:paraId="08A5D0AB" w14:textId="77777777" w:rsidR="005A276F" w:rsidRDefault="005A276F" w:rsidP="00990995">
      <w:pPr>
        <w:spacing w:after="0" w:line="240" w:lineRule="auto"/>
        <w:textAlignment w:val="center"/>
        <w:rPr>
          <w:rFonts w:ascii="Calibri" w:eastAsia="Times New Roman" w:hAnsi="Calibri" w:cs="Calibri"/>
        </w:rPr>
      </w:pPr>
    </w:p>
    <w:p w14:paraId="3E1D33B0" w14:textId="29728BA8" w:rsidR="005A276F" w:rsidRDefault="005A276F" w:rsidP="00990995">
      <w:pPr>
        <w:spacing w:after="0" w:line="240" w:lineRule="auto"/>
        <w:textAlignment w:val="center"/>
        <w:rPr>
          <w:rFonts w:ascii="Calibri" w:eastAsia="Times New Roman" w:hAnsi="Calibri" w:cs="Calibri"/>
        </w:rPr>
      </w:pPr>
      <w:r>
        <w:rPr>
          <w:rFonts w:ascii="Calibri" w:eastAsia="Times New Roman" w:hAnsi="Calibri" w:cs="Calibri"/>
        </w:rPr>
        <w:t xml:space="preserve">The detail storage rule planning approved for the Kamloops warehouse can be found in </w:t>
      </w:r>
      <w:proofErr w:type="spellStart"/>
      <w:r>
        <w:rPr>
          <w:rFonts w:ascii="Calibri" w:eastAsia="Times New Roman" w:hAnsi="Calibri" w:cs="Calibri"/>
        </w:rPr>
        <w:t>Sharepoint</w:t>
      </w:r>
      <w:proofErr w:type="spellEnd"/>
      <w:r>
        <w:rPr>
          <w:rFonts w:ascii="Calibri" w:eastAsia="Times New Roman" w:hAnsi="Calibri" w:cs="Calibri"/>
        </w:rPr>
        <w:t xml:space="preserve"> at:</w:t>
      </w:r>
    </w:p>
    <w:p w14:paraId="6D39F023" w14:textId="3EDD1D41" w:rsidR="005A276F" w:rsidRDefault="005A276F" w:rsidP="00990995">
      <w:pPr>
        <w:spacing w:after="0" w:line="240" w:lineRule="auto"/>
        <w:textAlignment w:val="center"/>
        <w:rPr>
          <w:rFonts w:ascii="Calibri" w:eastAsia="Times New Roman" w:hAnsi="Calibri" w:cs="Calibri"/>
        </w:rPr>
      </w:pPr>
      <w:r>
        <w:rPr>
          <w:rFonts w:ascii="Calibri" w:eastAsia="Times New Roman" w:hAnsi="Calibri" w:cs="Calibri"/>
        </w:rPr>
        <w:t>TBD.</w:t>
      </w:r>
    </w:p>
    <w:p w14:paraId="62BE700A" w14:textId="77777777" w:rsidR="005A276F" w:rsidRDefault="005A276F" w:rsidP="00990995">
      <w:pPr>
        <w:spacing w:after="0" w:line="240" w:lineRule="auto"/>
        <w:textAlignment w:val="center"/>
        <w:rPr>
          <w:rFonts w:ascii="Calibri" w:eastAsia="Times New Roman" w:hAnsi="Calibri" w:cs="Calibri"/>
        </w:rPr>
      </w:pPr>
    </w:p>
    <w:p w14:paraId="12E24AAD" w14:textId="2D1BCC6C" w:rsidR="005A276F" w:rsidRDefault="00766BE6" w:rsidP="00990995">
      <w:pPr>
        <w:spacing w:after="0" w:line="240" w:lineRule="auto"/>
        <w:textAlignment w:val="center"/>
        <w:rPr>
          <w:rFonts w:ascii="Calibri" w:eastAsia="Times New Roman" w:hAnsi="Calibri" w:cs="Calibri"/>
        </w:rPr>
      </w:pPr>
      <w:r>
        <w:rPr>
          <w:rFonts w:ascii="Calibri" w:eastAsia="Times New Roman" w:hAnsi="Calibri" w:cs="Calibri"/>
        </w:rPr>
        <w:t>Upload Storage Rules</w:t>
      </w:r>
    </w:p>
    <w:p w14:paraId="1E7E041B" w14:textId="6370547A" w:rsidR="00766BE6" w:rsidRDefault="00766BE6" w:rsidP="00785A03">
      <w:pPr>
        <w:pStyle w:val="ListParagraph"/>
        <w:numPr>
          <w:ilvl w:val="0"/>
          <w:numId w:val="17"/>
        </w:numPr>
        <w:spacing w:after="0" w:line="240" w:lineRule="auto"/>
        <w:textAlignment w:val="center"/>
        <w:rPr>
          <w:rFonts w:ascii="Calibri" w:eastAsia="Times New Roman" w:hAnsi="Calibri" w:cs="Calibri"/>
        </w:rPr>
      </w:pPr>
      <w:r>
        <w:rPr>
          <w:rFonts w:ascii="Calibri" w:eastAsia="Times New Roman" w:hAnsi="Calibri" w:cs="Calibri"/>
        </w:rPr>
        <w:t>Use upload with Excel, load file has issue and is not working in Tecsys</w:t>
      </w:r>
    </w:p>
    <w:p w14:paraId="3152A50E" w14:textId="77777777" w:rsidR="004B7877" w:rsidRPr="00472AB9" w:rsidRDefault="004B7877" w:rsidP="00785A03">
      <w:pPr>
        <w:pStyle w:val="ListParagraph"/>
        <w:numPr>
          <w:ilvl w:val="0"/>
          <w:numId w:val="17"/>
        </w:numPr>
        <w:spacing w:after="0" w:line="240" w:lineRule="auto"/>
        <w:textAlignment w:val="center"/>
        <w:rPr>
          <w:rFonts w:ascii="Calibri" w:eastAsia="Times New Roman" w:hAnsi="Calibri" w:cs="Calibri"/>
        </w:rPr>
      </w:pPr>
      <w:r w:rsidRPr="00472AB9">
        <w:rPr>
          <w:rFonts w:ascii="Calibri" w:eastAsia="Times New Roman" w:hAnsi="Calibri" w:cs="Calibri"/>
        </w:rPr>
        <w:t>Select one storage rule, and edit with excel</w:t>
      </w:r>
    </w:p>
    <w:p w14:paraId="4A92DCF5" w14:textId="77777777" w:rsidR="004B7877" w:rsidRPr="00472AB9" w:rsidRDefault="004B7877" w:rsidP="00785A03">
      <w:pPr>
        <w:pStyle w:val="ListParagraph"/>
        <w:numPr>
          <w:ilvl w:val="0"/>
          <w:numId w:val="17"/>
        </w:numPr>
        <w:spacing w:after="0" w:line="240" w:lineRule="auto"/>
        <w:textAlignment w:val="center"/>
        <w:rPr>
          <w:rFonts w:ascii="Calibri" w:eastAsia="Times New Roman" w:hAnsi="Calibri" w:cs="Calibri"/>
        </w:rPr>
      </w:pPr>
      <w:r w:rsidRPr="00472AB9">
        <w:rPr>
          <w:rFonts w:ascii="Calibri" w:eastAsia="Times New Roman" w:hAnsi="Calibri" w:cs="Calibri"/>
        </w:rPr>
        <w:t>Add to the excel the details for ALL the storage rules you want to update</w:t>
      </w:r>
    </w:p>
    <w:p w14:paraId="7F3378CB" w14:textId="28B40256" w:rsidR="004B7877" w:rsidRPr="00472AB9" w:rsidRDefault="004B7877" w:rsidP="00785A03">
      <w:pPr>
        <w:pStyle w:val="ListParagraph"/>
        <w:numPr>
          <w:ilvl w:val="0"/>
          <w:numId w:val="17"/>
        </w:numPr>
        <w:spacing w:after="0" w:line="240" w:lineRule="auto"/>
        <w:textAlignment w:val="center"/>
        <w:rPr>
          <w:rFonts w:ascii="Calibri" w:eastAsia="Times New Roman" w:hAnsi="Calibri" w:cs="Calibri"/>
        </w:rPr>
      </w:pPr>
      <w:r w:rsidRPr="00472AB9">
        <w:rPr>
          <w:rFonts w:ascii="Calibri" w:eastAsia="Times New Roman" w:hAnsi="Calibri" w:cs="Calibri"/>
        </w:rPr>
        <w:t>You do not have to up</w:t>
      </w:r>
      <w:r w:rsidR="00472AB9">
        <w:rPr>
          <w:rFonts w:ascii="Calibri" w:eastAsia="Times New Roman" w:hAnsi="Calibri" w:cs="Calibri"/>
        </w:rPr>
        <w:t>date one storage rule at a time</w:t>
      </w:r>
    </w:p>
    <w:p w14:paraId="1E307126" w14:textId="77777777" w:rsidR="00ED74EE" w:rsidRPr="004B7877" w:rsidRDefault="00ED74EE" w:rsidP="00991811"/>
    <w:p w14:paraId="699B155E" w14:textId="77777777" w:rsidR="00514FCA" w:rsidRDefault="00514FCA" w:rsidP="00D2093A">
      <w:pPr>
        <w:pStyle w:val="Heading1"/>
      </w:pPr>
      <w:bookmarkStart w:id="32" w:name="_Areas"/>
      <w:bookmarkStart w:id="33" w:name="_Special_Storage_Rules"/>
      <w:bookmarkEnd w:id="32"/>
      <w:bookmarkEnd w:id="33"/>
      <w:r>
        <w:lastRenderedPageBreak/>
        <w:t>Areas</w:t>
      </w:r>
    </w:p>
    <w:p w14:paraId="1C66BBA1" w14:textId="06CB8A21" w:rsidR="00746AF3" w:rsidRDefault="00651837" w:rsidP="00172B90">
      <w:r>
        <w:t>Area</w:t>
      </w:r>
      <w:r w:rsidR="006E05DA">
        <w:t>s</w:t>
      </w:r>
      <w:r>
        <w:t xml:space="preserve"> define how people work in the warehouse. </w:t>
      </w:r>
      <w:r w:rsidR="00746AF3">
        <w:t>This includes:</w:t>
      </w:r>
    </w:p>
    <w:p w14:paraId="05173170" w14:textId="5BD6D6FA" w:rsidR="00746AF3" w:rsidRDefault="00746AF3" w:rsidP="00785A03">
      <w:pPr>
        <w:pStyle w:val="ListParagraph"/>
        <w:numPr>
          <w:ilvl w:val="0"/>
          <w:numId w:val="30"/>
        </w:numPr>
      </w:pPr>
      <w:r>
        <w:t>Where documents and labels print</w:t>
      </w:r>
    </w:p>
    <w:p w14:paraId="0AAB5D06" w14:textId="65E6B5F9" w:rsidR="00746AF3" w:rsidRDefault="00746AF3" w:rsidP="00785A03">
      <w:pPr>
        <w:pStyle w:val="ListParagraph"/>
        <w:numPr>
          <w:ilvl w:val="0"/>
          <w:numId w:val="30"/>
        </w:numPr>
      </w:pPr>
      <w:r>
        <w:t>What confirmation are valid for tasks in the area</w:t>
      </w:r>
    </w:p>
    <w:p w14:paraId="2128D7A9" w14:textId="35B3F96D" w:rsidR="00175B17" w:rsidRDefault="00175B17" w:rsidP="00785A03">
      <w:pPr>
        <w:pStyle w:val="ListParagraph"/>
        <w:numPr>
          <w:ilvl w:val="0"/>
          <w:numId w:val="30"/>
        </w:numPr>
      </w:pPr>
      <w:r>
        <w:t>Container selection code</w:t>
      </w:r>
    </w:p>
    <w:p w14:paraId="7C29296F" w14:textId="4A02A047" w:rsidR="00B57F8D" w:rsidRDefault="00B57F8D" w:rsidP="00785A03">
      <w:pPr>
        <w:pStyle w:val="ListParagraph"/>
        <w:numPr>
          <w:ilvl w:val="1"/>
          <w:numId w:val="30"/>
        </w:numPr>
      </w:pPr>
      <w:r>
        <w:t>What containers are valid for picks in area</w:t>
      </w:r>
    </w:p>
    <w:p w14:paraId="076FDAD8" w14:textId="34E62513" w:rsidR="00175B17" w:rsidRDefault="00175B17" w:rsidP="00785A03">
      <w:pPr>
        <w:pStyle w:val="ListParagraph"/>
        <w:numPr>
          <w:ilvl w:val="0"/>
          <w:numId w:val="30"/>
        </w:numPr>
      </w:pPr>
      <w:r>
        <w:t>Equipment valid for pick –</w:t>
      </w:r>
      <w:r w:rsidR="00B57F8D">
        <w:t xml:space="preserve"> </w:t>
      </w:r>
      <w:proofErr w:type="spellStart"/>
      <w:r w:rsidR="00B57F8D">
        <w:t>i.e</w:t>
      </w:r>
      <w:proofErr w:type="spellEnd"/>
      <w:r w:rsidR="00B57F8D">
        <w:t xml:space="preserve"> “RF, labels”</w:t>
      </w:r>
    </w:p>
    <w:p w14:paraId="21DDC1CD" w14:textId="77777777" w:rsidR="00175B17" w:rsidRDefault="00175B17" w:rsidP="00785A03">
      <w:pPr>
        <w:pStyle w:val="ListParagraph"/>
        <w:numPr>
          <w:ilvl w:val="0"/>
          <w:numId w:val="30"/>
        </w:numPr>
      </w:pPr>
      <w:r>
        <w:t>Type of pick</w:t>
      </w:r>
    </w:p>
    <w:p w14:paraId="5C02255C" w14:textId="4B4C35A0" w:rsidR="00746AF3" w:rsidRDefault="00746AF3" w:rsidP="00785A03">
      <w:pPr>
        <w:pStyle w:val="ListParagraph"/>
        <w:numPr>
          <w:ilvl w:val="0"/>
          <w:numId w:val="30"/>
        </w:numPr>
      </w:pPr>
      <w:r>
        <w:t>Specification for main tasks completed in area such as</w:t>
      </w:r>
    </w:p>
    <w:p w14:paraId="1EEED41E" w14:textId="0C1A2ED2" w:rsidR="00746AF3" w:rsidRDefault="00746AF3" w:rsidP="00785A03">
      <w:pPr>
        <w:pStyle w:val="ListParagraph"/>
        <w:numPr>
          <w:ilvl w:val="1"/>
          <w:numId w:val="30"/>
        </w:numPr>
      </w:pPr>
      <w:r>
        <w:t>Label requirements</w:t>
      </w:r>
    </w:p>
    <w:p w14:paraId="7D24E961" w14:textId="2D5B820D" w:rsidR="00746AF3" w:rsidRDefault="00746AF3" w:rsidP="00785A03">
      <w:pPr>
        <w:pStyle w:val="ListParagraph"/>
        <w:numPr>
          <w:ilvl w:val="1"/>
          <w:numId w:val="30"/>
        </w:numPr>
      </w:pPr>
      <w:r>
        <w:t>Equipment used in area for tasks</w:t>
      </w:r>
    </w:p>
    <w:p w14:paraId="6382D613" w14:textId="5260183A" w:rsidR="00746AF3" w:rsidRDefault="00746AF3" w:rsidP="00785A03">
      <w:pPr>
        <w:pStyle w:val="ListParagraph"/>
        <w:numPr>
          <w:ilvl w:val="1"/>
          <w:numId w:val="30"/>
        </w:numPr>
      </w:pPr>
      <w:r>
        <w:t>How long a task can age before it triggers a notification</w:t>
      </w:r>
    </w:p>
    <w:p w14:paraId="343A220E" w14:textId="6FCACE7A" w:rsidR="00746AF3" w:rsidRDefault="00746AF3" w:rsidP="00785A03">
      <w:pPr>
        <w:pStyle w:val="ListParagraph"/>
        <w:numPr>
          <w:ilvl w:val="1"/>
          <w:numId w:val="30"/>
        </w:numPr>
      </w:pPr>
      <w:r>
        <w:t>Cycle count setting for locations in area</w:t>
      </w:r>
    </w:p>
    <w:p w14:paraId="4D78E76F" w14:textId="73CB57B4" w:rsidR="00172B90" w:rsidRDefault="00746AF3" w:rsidP="00172B90">
      <w:r>
        <w:t xml:space="preserve">The configuration has split the warehouse in large areas mainly by picking </w:t>
      </w:r>
      <w:r w:rsidR="00175B17">
        <w:t>logic</w:t>
      </w:r>
      <w:r>
        <w:t>:</w:t>
      </w:r>
    </w:p>
    <w:p w14:paraId="6C776DCD" w14:textId="78ADA20B" w:rsidR="00175B17" w:rsidRDefault="00175B17" w:rsidP="00785A03">
      <w:pPr>
        <w:pStyle w:val="ListParagraph"/>
        <w:numPr>
          <w:ilvl w:val="0"/>
          <w:numId w:val="31"/>
        </w:numPr>
      </w:pPr>
      <w:r>
        <w:t>Case pick area</w:t>
      </w:r>
    </w:p>
    <w:p w14:paraId="6D679953" w14:textId="77777777" w:rsidR="00175B17" w:rsidRDefault="00175B17" w:rsidP="00785A03">
      <w:pPr>
        <w:pStyle w:val="ListParagraph"/>
        <w:numPr>
          <w:ilvl w:val="0"/>
          <w:numId w:val="31"/>
        </w:numPr>
      </w:pPr>
      <w:r>
        <w:t>Specialty pick :</w:t>
      </w:r>
    </w:p>
    <w:p w14:paraId="78609657" w14:textId="0F368E92" w:rsidR="00B734A6" w:rsidRDefault="00A10A3F" w:rsidP="00785A03">
      <w:pPr>
        <w:pStyle w:val="ListParagraph"/>
        <w:numPr>
          <w:ilvl w:val="1"/>
          <w:numId w:val="31"/>
        </w:numPr>
      </w:pPr>
      <w:r>
        <w:t>Inventory Control</w:t>
      </w:r>
    </w:p>
    <w:p w14:paraId="42419172" w14:textId="4CED500F" w:rsidR="00175B17" w:rsidRDefault="00175B17" w:rsidP="00785A03">
      <w:pPr>
        <w:pStyle w:val="ListParagraph"/>
        <w:numPr>
          <w:ilvl w:val="1"/>
          <w:numId w:val="31"/>
        </w:numPr>
      </w:pPr>
      <w:r>
        <w:t>Reserve</w:t>
      </w:r>
    </w:p>
    <w:p w14:paraId="3B0820B3" w14:textId="694C259D" w:rsidR="00A10A3F" w:rsidRDefault="00A10A3F" w:rsidP="00785A03">
      <w:pPr>
        <w:pStyle w:val="ListParagraph"/>
        <w:numPr>
          <w:ilvl w:val="1"/>
          <w:numId w:val="31"/>
        </w:numPr>
      </w:pPr>
      <w:r>
        <w:t>Dock and Aisle 26 Bulk Storage Locations</w:t>
      </w:r>
    </w:p>
    <w:p w14:paraId="3D219517" w14:textId="24F3EBBB" w:rsidR="00746AF3" w:rsidRDefault="00175B17" w:rsidP="00785A03">
      <w:pPr>
        <w:pStyle w:val="ListParagraph"/>
        <w:numPr>
          <w:ilvl w:val="0"/>
          <w:numId w:val="31"/>
        </w:numPr>
      </w:pPr>
      <w:r>
        <w:t>Non picking area</w:t>
      </w:r>
    </w:p>
    <w:p w14:paraId="369FDFC3" w14:textId="539042A1" w:rsidR="00746AF3" w:rsidRDefault="00175B17" w:rsidP="00785A03">
      <w:pPr>
        <w:pStyle w:val="ListParagraph"/>
        <w:numPr>
          <w:ilvl w:val="1"/>
          <w:numId w:val="31"/>
        </w:numPr>
      </w:pPr>
      <w:r>
        <w:t>Dock</w:t>
      </w:r>
    </w:p>
    <w:p w14:paraId="294BEB20" w14:textId="60880476" w:rsidR="00A10A3F" w:rsidRDefault="00A10A3F" w:rsidP="00785A03">
      <w:pPr>
        <w:pStyle w:val="ListParagraph"/>
        <w:numPr>
          <w:ilvl w:val="1"/>
          <w:numId w:val="31"/>
        </w:numPr>
      </w:pPr>
      <w:r>
        <w:t>SV Broadway</w:t>
      </w:r>
    </w:p>
    <w:p w14:paraId="66C94740" w14:textId="0384B991" w:rsidR="00495756" w:rsidRDefault="00495756" w:rsidP="00495756">
      <w:r>
        <w:t>Below are the areas wher</w:t>
      </w:r>
      <w:r w:rsidR="00944020">
        <w:t>e print pick labels would print:</w:t>
      </w:r>
    </w:p>
    <w:p w14:paraId="111A25DF" w14:textId="1260903A" w:rsidR="00495756" w:rsidRDefault="00A10A3F" w:rsidP="003221F6">
      <w:pPr>
        <w:pStyle w:val="ListParagraph"/>
        <w:numPr>
          <w:ilvl w:val="0"/>
          <w:numId w:val="98"/>
        </w:numPr>
      </w:pPr>
      <w:r>
        <w:t>Inventory Control</w:t>
      </w:r>
      <w:r w:rsidR="00495756">
        <w:t xml:space="preserve"> CPREs would print in </w:t>
      </w:r>
      <w:r w:rsidR="00286626">
        <w:t>TBD</w:t>
      </w:r>
      <w:r w:rsidR="00495756">
        <w:t xml:space="preserve"> station printer</w:t>
      </w:r>
    </w:p>
    <w:p w14:paraId="28FE8227" w14:textId="5ACC525B" w:rsidR="00495756" w:rsidRDefault="00495756" w:rsidP="003221F6">
      <w:pPr>
        <w:pStyle w:val="ListParagraph"/>
        <w:numPr>
          <w:ilvl w:val="0"/>
          <w:numId w:val="98"/>
        </w:numPr>
      </w:pPr>
      <w:r>
        <w:t xml:space="preserve">Full pallet picks would print in </w:t>
      </w:r>
      <w:r w:rsidR="00286626">
        <w:t>TBD</w:t>
      </w:r>
      <w:r>
        <w:t xml:space="preserve"> station printer</w:t>
      </w:r>
    </w:p>
    <w:p w14:paraId="46D3E0C5" w14:textId="75BB1405" w:rsidR="00495756" w:rsidRDefault="00495756" w:rsidP="003221F6">
      <w:pPr>
        <w:pStyle w:val="ListParagraph"/>
        <w:numPr>
          <w:ilvl w:val="0"/>
          <w:numId w:val="98"/>
        </w:numPr>
      </w:pPr>
      <w:r>
        <w:t xml:space="preserve">All other CPREs for case pick would print in base station printer (main office) </w:t>
      </w:r>
    </w:p>
    <w:p w14:paraId="1B47BEA9" w14:textId="1C8D0B28" w:rsidR="00944020" w:rsidRDefault="00944020" w:rsidP="00944020">
      <w:r>
        <w:t>Areas</w:t>
      </w:r>
    </w:p>
    <w:p w14:paraId="7F3210CC" w14:textId="517A48C2" w:rsidR="00495756" w:rsidRDefault="00944020" w:rsidP="00495756">
      <w:r>
        <w:rPr>
          <w:noProof/>
          <w:lang w:val="en-US"/>
        </w:rPr>
        <w:drawing>
          <wp:inline distT="0" distB="0" distL="0" distR="0" wp14:anchorId="5B46087A" wp14:editId="6CAF471B">
            <wp:extent cx="6787088" cy="72366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785171" cy="723462"/>
                    </a:xfrm>
                    <a:prstGeom prst="rect">
                      <a:avLst/>
                    </a:prstGeom>
                  </pic:spPr>
                </pic:pic>
              </a:graphicData>
            </a:graphic>
          </wp:inline>
        </w:drawing>
      </w:r>
    </w:p>
    <w:p w14:paraId="058AB121" w14:textId="77777777" w:rsidR="00495756" w:rsidRDefault="00495756" w:rsidP="00495756"/>
    <w:p w14:paraId="78E3E29A" w14:textId="59792202" w:rsidR="00944020" w:rsidRDefault="00944020" w:rsidP="00495756">
      <w:r>
        <w:t>TBD: Decide on cycle count approval item below as DDC has applied this setting to APCK, and current setting are a copy of DDC</w:t>
      </w:r>
    </w:p>
    <w:p w14:paraId="6058EF01" w14:textId="12DD76F2" w:rsidR="00175B17" w:rsidRDefault="006E05DA" w:rsidP="006E05DA">
      <w:r>
        <w:t xml:space="preserve">The following Areas will be configured to not require approval for cycle counts </w:t>
      </w:r>
      <w:r w:rsidR="00944020">
        <w:t>(</w:t>
      </w:r>
      <w:r>
        <w:t>to prevent locking of bins</w:t>
      </w:r>
      <w:r w:rsidR="00944020">
        <w:t>. All other areas will require approval for exceptions.</w:t>
      </w:r>
    </w:p>
    <w:p w14:paraId="141BF221" w14:textId="47259340" w:rsidR="006E05DA" w:rsidRDefault="006E05DA" w:rsidP="00944020">
      <w:pPr>
        <w:pStyle w:val="ListParagraph"/>
        <w:numPr>
          <w:ilvl w:val="0"/>
          <w:numId w:val="135"/>
        </w:numPr>
      </w:pPr>
      <w:r>
        <w:t>APCK</w:t>
      </w:r>
    </w:p>
    <w:p w14:paraId="38358D7B" w14:textId="77777777" w:rsidR="00944020" w:rsidRDefault="00944020" w:rsidP="00944020">
      <w:pPr>
        <w:pStyle w:val="ListParagraph"/>
        <w:ind w:left="1080"/>
      </w:pPr>
    </w:p>
    <w:p w14:paraId="7D8FAF2E" w14:textId="77777777" w:rsidR="00514FCA" w:rsidRDefault="00514FCA" w:rsidP="00D2093A">
      <w:pPr>
        <w:pStyle w:val="Heading2"/>
      </w:pPr>
      <w:bookmarkStart w:id="34" w:name="_Confirmations_for_Tasks"/>
      <w:bookmarkEnd w:id="34"/>
      <w:r>
        <w:t>Confirmations for Tasks</w:t>
      </w:r>
    </w:p>
    <w:p w14:paraId="41EC784A" w14:textId="30220425" w:rsidR="00175B17" w:rsidRDefault="00175B17" w:rsidP="00746AF3">
      <w:r>
        <w:t>For each area the system requires setting</w:t>
      </w:r>
      <w:r w:rsidR="004D6A6D">
        <w:t>s</w:t>
      </w:r>
      <w:r>
        <w:t xml:space="preserve"> for what</w:t>
      </w:r>
      <w:r w:rsidR="004D6A6D">
        <w:t xml:space="preserve"> type</w:t>
      </w:r>
      <w:r>
        <w:t xml:space="preserve"> and how many </w:t>
      </w:r>
      <w:r w:rsidR="004D6A6D">
        <w:t>confirmations</w:t>
      </w:r>
      <w:r>
        <w:t xml:space="preserve"> are required.</w:t>
      </w:r>
    </w:p>
    <w:p w14:paraId="79818078" w14:textId="52ADFB6F" w:rsidR="00944020" w:rsidRDefault="00944020" w:rsidP="00746AF3">
      <w:r>
        <w:t>KDC and DDC will have the same area task confirmation settings, unless KDC has specific requirements.</w:t>
      </w:r>
    </w:p>
    <w:p w14:paraId="2DF024A4" w14:textId="62A01384" w:rsidR="00175B17" w:rsidRDefault="00175B17" w:rsidP="00746AF3">
      <w:r>
        <w:lastRenderedPageBreak/>
        <w:t>Sample below:</w:t>
      </w:r>
    </w:p>
    <w:p w14:paraId="0039B472" w14:textId="74820518" w:rsidR="00746AF3" w:rsidRDefault="00746AF3" w:rsidP="00746AF3">
      <w:r>
        <w:rPr>
          <w:noProof/>
          <w:lang w:val="en-US"/>
        </w:rPr>
        <w:drawing>
          <wp:inline distT="0" distB="0" distL="0" distR="0" wp14:anchorId="3B0A66ED" wp14:editId="191B59A8">
            <wp:extent cx="5943600" cy="814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814070"/>
                    </a:xfrm>
                    <a:prstGeom prst="rect">
                      <a:avLst/>
                    </a:prstGeom>
                  </pic:spPr>
                </pic:pic>
              </a:graphicData>
            </a:graphic>
          </wp:inline>
        </w:drawing>
      </w:r>
    </w:p>
    <w:p w14:paraId="1B645F37" w14:textId="2A092F03" w:rsidR="00C700B3" w:rsidRDefault="00C700B3" w:rsidP="00C700B3">
      <w:pPr>
        <w:pStyle w:val="Heading1"/>
      </w:pPr>
      <w:bookmarkStart w:id="35" w:name="_Stations"/>
      <w:bookmarkStart w:id="36" w:name="_Printing"/>
      <w:bookmarkStart w:id="37" w:name="_Location_Planning"/>
      <w:bookmarkEnd w:id="35"/>
      <w:bookmarkEnd w:id="36"/>
      <w:bookmarkEnd w:id="37"/>
      <w:r>
        <w:t>Location Planning</w:t>
      </w:r>
    </w:p>
    <w:p w14:paraId="0CF13D55" w14:textId="7A3E2A0B" w:rsidR="000336E2" w:rsidRDefault="00A022AD" w:rsidP="00C700B3">
      <w:r>
        <w:t>L</w:t>
      </w:r>
      <w:r w:rsidR="00C700B3">
        <w:t>ocation</w:t>
      </w:r>
      <w:r>
        <w:t xml:space="preserve"> planning was a collaboration between LDB Business, LDB SA, </w:t>
      </w:r>
      <w:r w:rsidR="006C56D4">
        <w:t xml:space="preserve">and </w:t>
      </w:r>
      <w:r>
        <w:t>Tecsys.</w:t>
      </w:r>
    </w:p>
    <w:p w14:paraId="5DFF0B74" w14:textId="2D46119A" w:rsidR="0053377B" w:rsidRPr="0053377B" w:rsidRDefault="0053377B" w:rsidP="0053377B">
      <w:pPr>
        <w:pStyle w:val="Heading2"/>
      </w:pPr>
      <w:bookmarkStart w:id="38" w:name="_Bay_Numbering"/>
      <w:bookmarkEnd w:id="38"/>
      <w:r w:rsidRPr="0053377B">
        <w:t>Bay Numbering</w:t>
      </w:r>
    </w:p>
    <w:p w14:paraId="1C674ED7" w14:textId="1308AFA8" w:rsidR="0053377B" w:rsidRPr="0053377B" w:rsidRDefault="00793079" w:rsidP="0053377B">
      <w:pPr>
        <w:spacing w:after="0" w:line="240" w:lineRule="auto"/>
        <w:textAlignment w:val="center"/>
        <w:rPr>
          <w:rFonts w:ascii="Calibri" w:eastAsia="Times New Roman" w:hAnsi="Calibri" w:cs="Calibri"/>
        </w:rPr>
      </w:pPr>
      <w:r>
        <w:rPr>
          <w:rFonts w:ascii="Calibri" w:eastAsia="Times New Roman" w:hAnsi="Calibri" w:cs="Calibri"/>
        </w:rPr>
        <w:t>Warehouse divided logically</w:t>
      </w:r>
      <w:r w:rsidR="0053377B" w:rsidRPr="0053377B">
        <w:rPr>
          <w:rFonts w:ascii="Calibri" w:eastAsia="Times New Roman" w:hAnsi="Calibri" w:cs="Calibri"/>
        </w:rPr>
        <w:t xml:space="preserve"> for bay numbering</w:t>
      </w:r>
    </w:p>
    <w:p w14:paraId="42483E96" w14:textId="57740CF1" w:rsidR="0053377B" w:rsidRPr="0053377B" w:rsidRDefault="0053377B" w:rsidP="00785A03">
      <w:pPr>
        <w:pStyle w:val="ListParagraph"/>
        <w:numPr>
          <w:ilvl w:val="0"/>
          <w:numId w:val="22"/>
        </w:numPr>
        <w:spacing w:after="0" w:line="240" w:lineRule="auto"/>
        <w:textAlignment w:val="center"/>
        <w:rPr>
          <w:rFonts w:ascii="Calibri" w:eastAsia="Times New Roman" w:hAnsi="Calibri" w:cs="Calibri"/>
        </w:rPr>
      </w:pPr>
      <w:r>
        <w:rPr>
          <w:rFonts w:ascii="Calibri" w:eastAsia="Times New Roman" w:hAnsi="Calibri" w:cs="Calibri"/>
        </w:rPr>
        <w:t xml:space="preserve">100 – </w:t>
      </w:r>
      <w:r w:rsidR="00FD0FAE">
        <w:rPr>
          <w:rFonts w:ascii="Calibri" w:eastAsia="Times New Roman" w:hAnsi="Calibri" w:cs="Calibri"/>
        </w:rPr>
        <w:t xml:space="preserve">aisles, </w:t>
      </w:r>
      <w:r>
        <w:rPr>
          <w:rFonts w:ascii="Calibri" w:eastAsia="Times New Roman" w:hAnsi="Calibri" w:cs="Calibri"/>
        </w:rPr>
        <w:t>a</w:t>
      </w:r>
      <w:r w:rsidRPr="0053377B">
        <w:rPr>
          <w:rFonts w:ascii="Calibri" w:eastAsia="Times New Roman" w:hAnsi="Calibri" w:cs="Calibri"/>
        </w:rPr>
        <w:t>bove forklift highway</w:t>
      </w:r>
    </w:p>
    <w:p w14:paraId="6895C7F9" w14:textId="0ED253E4" w:rsidR="0053377B" w:rsidRPr="0053377B" w:rsidRDefault="0053377B" w:rsidP="00785A03">
      <w:pPr>
        <w:pStyle w:val="ListParagraph"/>
        <w:numPr>
          <w:ilvl w:val="0"/>
          <w:numId w:val="22"/>
        </w:numPr>
        <w:spacing w:after="0" w:line="240" w:lineRule="auto"/>
        <w:textAlignment w:val="center"/>
        <w:rPr>
          <w:rFonts w:ascii="Calibri" w:eastAsia="Times New Roman" w:hAnsi="Calibri" w:cs="Calibri"/>
        </w:rPr>
      </w:pPr>
      <w:r w:rsidRPr="0053377B">
        <w:rPr>
          <w:rFonts w:ascii="Calibri" w:eastAsia="Times New Roman" w:hAnsi="Calibri" w:cs="Calibri"/>
        </w:rPr>
        <w:t xml:space="preserve">200 – </w:t>
      </w:r>
      <w:r w:rsidR="00FD0FAE">
        <w:rPr>
          <w:rFonts w:ascii="Calibri" w:eastAsia="Times New Roman" w:hAnsi="Calibri" w:cs="Calibri"/>
        </w:rPr>
        <w:t>aisles, below</w:t>
      </w:r>
      <w:r w:rsidRPr="0053377B">
        <w:rPr>
          <w:rFonts w:ascii="Calibri" w:eastAsia="Times New Roman" w:hAnsi="Calibri" w:cs="Calibri"/>
        </w:rPr>
        <w:t xml:space="preserve"> forklift highway</w:t>
      </w:r>
      <w:r w:rsidR="00FD0FAE">
        <w:rPr>
          <w:rFonts w:ascii="Calibri" w:eastAsia="Times New Roman" w:hAnsi="Calibri" w:cs="Calibri"/>
        </w:rPr>
        <w:t>, inventory</w:t>
      </w:r>
      <w:r w:rsidRPr="0053377B">
        <w:rPr>
          <w:rFonts w:ascii="Calibri" w:eastAsia="Times New Roman" w:hAnsi="Calibri" w:cs="Calibri"/>
        </w:rPr>
        <w:t xml:space="preserve"> and tunnel</w:t>
      </w:r>
    </w:p>
    <w:p w14:paraId="5525803C" w14:textId="4D173829" w:rsidR="0053377B" w:rsidRDefault="0053377B" w:rsidP="00785A03">
      <w:pPr>
        <w:pStyle w:val="ListParagraph"/>
        <w:numPr>
          <w:ilvl w:val="0"/>
          <w:numId w:val="22"/>
        </w:numPr>
        <w:spacing w:after="0" w:line="240" w:lineRule="auto"/>
        <w:textAlignment w:val="center"/>
        <w:rPr>
          <w:rFonts w:ascii="Calibri" w:eastAsia="Times New Roman" w:hAnsi="Calibri" w:cs="Calibri"/>
        </w:rPr>
      </w:pPr>
      <w:r w:rsidRPr="0053377B">
        <w:rPr>
          <w:rFonts w:ascii="Calibri" w:eastAsia="Times New Roman" w:hAnsi="Calibri" w:cs="Calibri"/>
        </w:rPr>
        <w:t xml:space="preserve">300 – </w:t>
      </w:r>
      <w:r w:rsidR="00FD0FAE">
        <w:rPr>
          <w:rFonts w:ascii="Calibri" w:eastAsia="Times New Roman" w:hAnsi="Calibri" w:cs="Calibri"/>
        </w:rPr>
        <w:t>back wall and to the back right</w:t>
      </w:r>
    </w:p>
    <w:p w14:paraId="3946D8F8" w14:textId="46D3BAA3" w:rsidR="00CA0283" w:rsidRPr="00CA0283" w:rsidRDefault="00FD0FAE" w:rsidP="00785A03">
      <w:pPr>
        <w:pStyle w:val="ListParagraph"/>
        <w:numPr>
          <w:ilvl w:val="0"/>
          <w:numId w:val="22"/>
        </w:numPr>
        <w:spacing w:after="0" w:line="240" w:lineRule="auto"/>
        <w:textAlignment w:val="center"/>
        <w:rPr>
          <w:rFonts w:ascii="Calibri" w:eastAsia="Times New Roman" w:hAnsi="Calibri" w:cs="Calibri"/>
        </w:rPr>
      </w:pPr>
      <w:r>
        <w:rPr>
          <w:rFonts w:ascii="Calibri" w:eastAsia="Times New Roman" w:hAnsi="Calibri" w:cs="Calibri"/>
        </w:rPr>
        <w:t>4</w:t>
      </w:r>
      <w:r w:rsidR="0053377B">
        <w:rPr>
          <w:rFonts w:ascii="Calibri" w:eastAsia="Times New Roman" w:hAnsi="Calibri" w:cs="Calibri"/>
        </w:rPr>
        <w:t xml:space="preserve">00 – </w:t>
      </w:r>
      <w:r>
        <w:rPr>
          <w:rFonts w:ascii="Calibri" w:eastAsia="Times New Roman" w:hAnsi="Calibri" w:cs="Calibri"/>
        </w:rPr>
        <w:t>dock storage</w:t>
      </w:r>
    </w:p>
    <w:p w14:paraId="249439BF" w14:textId="77777777" w:rsidR="006368D5" w:rsidRDefault="006368D5" w:rsidP="0053377B">
      <w:pPr>
        <w:pStyle w:val="Heading2"/>
      </w:pPr>
      <w:bookmarkStart w:id="39" w:name="_Aisle"/>
      <w:bookmarkEnd w:id="39"/>
    </w:p>
    <w:p w14:paraId="2787F773" w14:textId="77777777" w:rsidR="0053377B" w:rsidRDefault="0053377B" w:rsidP="0053377B">
      <w:pPr>
        <w:pStyle w:val="Heading2"/>
      </w:pPr>
      <w:r>
        <w:t>Aisle</w:t>
      </w:r>
    </w:p>
    <w:p w14:paraId="67AEEC35" w14:textId="03FFD5FC" w:rsidR="006368D5" w:rsidRDefault="006368D5" w:rsidP="006368D5">
      <w:r>
        <w:t xml:space="preserve">Travel direction for aisles in the system. </w:t>
      </w:r>
    </w:p>
    <w:p w14:paraId="3CA88BE4" w14:textId="77777777" w:rsidR="006368D5" w:rsidRPr="00542879" w:rsidRDefault="006368D5" w:rsidP="006368D5">
      <w:pPr>
        <w:pStyle w:val="ListParagraph"/>
        <w:numPr>
          <w:ilvl w:val="0"/>
          <w:numId w:val="19"/>
        </w:numPr>
        <w:spacing w:after="0" w:line="240" w:lineRule="auto"/>
        <w:textAlignment w:val="center"/>
        <w:rPr>
          <w:rFonts w:ascii="Calibri" w:eastAsia="Times New Roman" w:hAnsi="Calibri" w:cs="Calibri"/>
        </w:rPr>
      </w:pPr>
      <w:r w:rsidRPr="00542879">
        <w:rPr>
          <w:rFonts w:ascii="Calibri" w:eastAsia="Times New Roman" w:hAnsi="Calibri" w:cs="Calibri"/>
        </w:rPr>
        <w:t xml:space="preserve">Even aisle </w:t>
      </w:r>
    </w:p>
    <w:p w14:paraId="290B6D1E" w14:textId="77777777" w:rsidR="006368D5" w:rsidRPr="00542879" w:rsidRDefault="006368D5" w:rsidP="006368D5">
      <w:pPr>
        <w:pStyle w:val="ListParagraph"/>
        <w:numPr>
          <w:ilvl w:val="1"/>
          <w:numId w:val="19"/>
        </w:numPr>
        <w:spacing w:after="0" w:line="240" w:lineRule="auto"/>
        <w:textAlignment w:val="center"/>
        <w:rPr>
          <w:rFonts w:ascii="Calibri" w:eastAsia="Times New Roman" w:hAnsi="Calibri" w:cs="Calibri"/>
        </w:rPr>
      </w:pPr>
      <w:r w:rsidRPr="00542879">
        <w:rPr>
          <w:rFonts w:ascii="Calibri" w:eastAsia="Times New Roman" w:hAnsi="Calibri" w:cs="Calibri"/>
        </w:rPr>
        <w:t>Direction: dock to back of building (down)</w:t>
      </w:r>
    </w:p>
    <w:p w14:paraId="3665CFB9" w14:textId="77777777" w:rsidR="006368D5" w:rsidRPr="00542879" w:rsidRDefault="006368D5" w:rsidP="006368D5">
      <w:pPr>
        <w:pStyle w:val="ListParagraph"/>
        <w:numPr>
          <w:ilvl w:val="0"/>
          <w:numId w:val="19"/>
        </w:numPr>
        <w:spacing w:after="0" w:line="240" w:lineRule="auto"/>
        <w:textAlignment w:val="center"/>
        <w:rPr>
          <w:rFonts w:ascii="Calibri" w:eastAsia="Times New Roman" w:hAnsi="Calibri" w:cs="Calibri"/>
        </w:rPr>
      </w:pPr>
      <w:r w:rsidRPr="00542879">
        <w:rPr>
          <w:rFonts w:ascii="Calibri" w:eastAsia="Times New Roman" w:hAnsi="Calibri" w:cs="Calibri"/>
        </w:rPr>
        <w:t xml:space="preserve">Odd aisle </w:t>
      </w:r>
    </w:p>
    <w:p w14:paraId="7ADEAC0B" w14:textId="77777777" w:rsidR="006368D5" w:rsidRPr="00542879" w:rsidRDefault="006368D5" w:rsidP="006368D5">
      <w:pPr>
        <w:pStyle w:val="ListParagraph"/>
        <w:numPr>
          <w:ilvl w:val="1"/>
          <w:numId w:val="19"/>
        </w:numPr>
        <w:spacing w:after="0" w:line="240" w:lineRule="auto"/>
        <w:textAlignment w:val="center"/>
        <w:rPr>
          <w:rFonts w:ascii="Calibri" w:eastAsia="Times New Roman" w:hAnsi="Calibri" w:cs="Calibri"/>
        </w:rPr>
      </w:pPr>
      <w:r w:rsidRPr="00542879">
        <w:rPr>
          <w:rFonts w:ascii="Calibri" w:eastAsia="Times New Roman" w:hAnsi="Calibri" w:cs="Calibri"/>
        </w:rPr>
        <w:t>Direction: back of building to dock (up)</w:t>
      </w:r>
    </w:p>
    <w:p w14:paraId="4B7B18E8" w14:textId="77777777" w:rsidR="006368D5" w:rsidRPr="00542879" w:rsidRDefault="006368D5" w:rsidP="006368D5">
      <w:pPr>
        <w:pStyle w:val="ListParagraph"/>
        <w:numPr>
          <w:ilvl w:val="0"/>
          <w:numId w:val="19"/>
        </w:numPr>
        <w:spacing w:after="0" w:line="240" w:lineRule="auto"/>
        <w:textAlignment w:val="center"/>
        <w:rPr>
          <w:rFonts w:ascii="Calibri" w:eastAsia="Times New Roman" w:hAnsi="Calibri" w:cs="Calibri"/>
        </w:rPr>
      </w:pPr>
      <w:r w:rsidRPr="00542879">
        <w:rPr>
          <w:rFonts w:ascii="Calibri" w:eastAsia="Times New Roman" w:hAnsi="Calibri" w:cs="Calibri"/>
        </w:rPr>
        <w:t xml:space="preserve">Aisle ID start at 10 for numbering purpose (sequencing) from </w:t>
      </w:r>
      <w:r>
        <w:rPr>
          <w:rFonts w:ascii="Calibri" w:eastAsia="Times New Roman" w:hAnsi="Calibri" w:cs="Calibri"/>
        </w:rPr>
        <w:t xml:space="preserve">left to right </w:t>
      </w:r>
    </w:p>
    <w:p w14:paraId="4C77604F" w14:textId="77777777" w:rsidR="006368D5" w:rsidRDefault="006368D5" w:rsidP="006368D5">
      <w:pPr>
        <w:pStyle w:val="ListParagraph"/>
        <w:numPr>
          <w:ilvl w:val="0"/>
          <w:numId w:val="19"/>
        </w:numPr>
        <w:spacing w:after="0" w:line="240" w:lineRule="auto"/>
        <w:textAlignment w:val="center"/>
        <w:rPr>
          <w:rFonts w:ascii="Calibri" w:eastAsia="Times New Roman" w:hAnsi="Calibri" w:cs="Calibri"/>
        </w:rPr>
      </w:pPr>
      <w:r>
        <w:rPr>
          <w:rFonts w:ascii="Calibri" w:eastAsia="Times New Roman" w:hAnsi="Calibri" w:cs="Calibri"/>
        </w:rPr>
        <w:t xml:space="preserve">Back wall </w:t>
      </w:r>
    </w:p>
    <w:p w14:paraId="1AB6A359" w14:textId="77777777" w:rsidR="006368D5" w:rsidRDefault="006368D5" w:rsidP="006368D5">
      <w:pPr>
        <w:pStyle w:val="ListParagraph"/>
        <w:numPr>
          <w:ilvl w:val="1"/>
          <w:numId w:val="19"/>
        </w:numPr>
        <w:spacing w:after="0" w:line="240" w:lineRule="auto"/>
        <w:textAlignment w:val="center"/>
        <w:rPr>
          <w:rFonts w:ascii="Calibri" w:eastAsia="Times New Roman" w:hAnsi="Calibri" w:cs="Calibri"/>
        </w:rPr>
      </w:pPr>
      <w:r>
        <w:rPr>
          <w:rFonts w:ascii="Calibri" w:eastAsia="Times New Roman" w:hAnsi="Calibri" w:cs="Calibri"/>
        </w:rPr>
        <w:t>Back wall racks, actual bays are part of the even downward aisles.</w:t>
      </w:r>
    </w:p>
    <w:p w14:paraId="013F5508" w14:textId="77777777" w:rsidR="006368D5" w:rsidRDefault="006368D5" w:rsidP="0053377B"/>
    <w:p w14:paraId="482924E0" w14:textId="77777777" w:rsidR="00FD0FAE" w:rsidRDefault="0053377B" w:rsidP="00EF3EA4">
      <w:r>
        <w:t>To enforce aisle direction the command sequence numbers assigned to the locations defines the order that location tasks are created, such as pick.</w:t>
      </w:r>
      <w:r w:rsidR="00CA0283">
        <w:t xml:space="preserve"> </w:t>
      </w:r>
    </w:p>
    <w:p w14:paraId="088208F2" w14:textId="543B5B59" w:rsidR="00EF3EA4" w:rsidRDefault="00CA0283" w:rsidP="00EF3EA4">
      <w:pPr>
        <w:sectPr w:rsidR="00EF3EA4" w:rsidSect="00572754">
          <w:pgSz w:w="12240" w:h="15840"/>
          <w:pgMar w:top="720" w:right="720" w:bottom="720" w:left="720" w:header="720" w:footer="720" w:gutter="0"/>
          <w:cols w:space="708"/>
          <w:docGrid w:linePitch="360"/>
        </w:sectPr>
      </w:pPr>
      <w:r>
        <w:rPr>
          <w:rFonts w:ascii="Calibri" w:eastAsia="Times New Roman" w:hAnsi="Calibri" w:cs="Calibri"/>
        </w:rPr>
        <w:t>Sample of bay numbering for odd and even aisle</w:t>
      </w:r>
      <w:r w:rsidR="00365869">
        <w:rPr>
          <w:rFonts w:ascii="Calibri" w:eastAsia="Times New Roman" w:hAnsi="Calibri" w:cs="Calibri"/>
        </w:rPr>
        <w:t xml:space="preserve"> is below</w:t>
      </w:r>
      <w:r>
        <w:rPr>
          <w:rFonts w:ascii="Calibri" w:eastAsia="Times New Roman" w:hAnsi="Calibri" w:cs="Calibri"/>
        </w:rPr>
        <w:t>.</w:t>
      </w:r>
      <w:r w:rsidR="00793079">
        <w:rPr>
          <w:rFonts w:ascii="Calibri" w:eastAsia="Times New Roman" w:hAnsi="Calibri" w:cs="Calibri"/>
        </w:rPr>
        <w:t xml:space="preserve"> </w:t>
      </w:r>
    </w:p>
    <w:tbl>
      <w:tblPr>
        <w:tblW w:w="14523" w:type="dxa"/>
        <w:tblInd w:w="93" w:type="dxa"/>
        <w:tblLook w:val="04A0" w:firstRow="1" w:lastRow="0" w:firstColumn="1" w:lastColumn="0" w:noHBand="0" w:noVBand="1"/>
      </w:tblPr>
      <w:tblGrid>
        <w:gridCol w:w="1167"/>
        <w:gridCol w:w="927"/>
        <w:gridCol w:w="1213"/>
        <w:gridCol w:w="388"/>
        <w:gridCol w:w="1192"/>
        <w:gridCol w:w="928"/>
        <w:gridCol w:w="1235"/>
        <w:gridCol w:w="269"/>
        <w:gridCol w:w="1247"/>
        <w:gridCol w:w="891"/>
        <w:gridCol w:w="1270"/>
        <w:gridCol w:w="389"/>
        <w:gridCol w:w="1229"/>
        <w:gridCol w:w="912"/>
        <w:gridCol w:w="1266"/>
      </w:tblGrid>
      <w:tr w:rsidR="00EF3EA4" w:rsidRPr="006368D5" w14:paraId="2A921974" w14:textId="77777777" w:rsidTr="00365869">
        <w:trPr>
          <w:trHeight w:val="250"/>
        </w:trPr>
        <w:tc>
          <w:tcPr>
            <w:tcW w:w="331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2F90D7C"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lastRenderedPageBreak/>
              <w:t>Even aisle physical sequence</w:t>
            </w:r>
          </w:p>
        </w:tc>
        <w:tc>
          <w:tcPr>
            <w:tcW w:w="387" w:type="dxa"/>
            <w:tcBorders>
              <w:top w:val="single" w:sz="8" w:space="0" w:color="auto"/>
              <w:left w:val="nil"/>
              <w:bottom w:val="nil"/>
              <w:right w:val="nil"/>
            </w:tcBorders>
            <w:shd w:val="clear" w:color="auto" w:fill="auto"/>
            <w:noWrap/>
            <w:vAlign w:val="bottom"/>
            <w:hideMark/>
          </w:tcPr>
          <w:p w14:paraId="67871680"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 </w:t>
            </w:r>
          </w:p>
        </w:tc>
        <w:tc>
          <w:tcPr>
            <w:tcW w:w="3355"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771F24"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Odd aisle physical sequence</w:t>
            </w:r>
          </w:p>
        </w:tc>
        <w:tc>
          <w:tcPr>
            <w:tcW w:w="269" w:type="dxa"/>
            <w:tcBorders>
              <w:top w:val="nil"/>
              <w:left w:val="nil"/>
              <w:bottom w:val="nil"/>
              <w:right w:val="nil"/>
            </w:tcBorders>
            <w:shd w:val="clear" w:color="auto" w:fill="auto"/>
            <w:noWrap/>
            <w:vAlign w:val="bottom"/>
            <w:hideMark/>
          </w:tcPr>
          <w:p w14:paraId="28F27E79" w14:textId="77777777" w:rsidR="00EF3EA4" w:rsidRPr="006368D5" w:rsidRDefault="00EF3EA4" w:rsidP="00EF3EA4">
            <w:pPr>
              <w:spacing w:after="0" w:line="240" w:lineRule="auto"/>
              <w:rPr>
                <w:rFonts w:ascii="Calibri" w:eastAsia="Times New Roman" w:hAnsi="Calibri" w:cs="Times New Roman"/>
                <w:color w:val="000000"/>
                <w:sz w:val="17"/>
                <w:szCs w:val="17"/>
                <w:lang w:eastAsia="en-CA"/>
              </w:rPr>
            </w:pPr>
          </w:p>
        </w:tc>
        <w:tc>
          <w:tcPr>
            <w:tcW w:w="3408"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9EAABFD"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Even aisle command sequence</w:t>
            </w:r>
          </w:p>
        </w:tc>
        <w:tc>
          <w:tcPr>
            <w:tcW w:w="387" w:type="dxa"/>
            <w:tcBorders>
              <w:top w:val="single" w:sz="8" w:space="0" w:color="auto"/>
              <w:left w:val="nil"/>
              <w:bottom w:val="nil"/>
              <w:right w:val="nil"/>
            </w:tcBorders>
            <w:shd w:val="clear" w:color="auto" w:fill="auto"/>
            <w:noWrap/>
            <w:vAlign w:val="bottom"/>
            <w:hideMark/>
          </w:tcPr>
          <w:p w14:paraId="3AD5066A"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 </w:t>
            </w:r>
          </w:p>
        </w:tc>
        <w:tc>
          <w:tcPr>
            <w:tcW w:w="3407"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963F3F1"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Odd aisle command sequence</w:t>
            </w:r>
          </w:p>
        </w:tc>
      </w:tr>
      <w:tr w:rsidR="00365869" w:rsidRPr="006368D5" w14:paraId="040CD8CF" w14:textId="77777777" w:rsidTr="00365869">
        <w:trPr>
          <w:trHeight w:val="547"/>
        </w:trPr>
        <w:tc>
          <w:tcPr>
            <w:tcW w:w="1168" w:type="dxa"/>
            <w:tcBorders>
              <w:top w:val="nil"/>
              <w:left w:val="single" w:sz="8" w:space="0" w:color="auto"/>
              <w:bottom w:val="nil"/>
              <w:right w:val="nil"/>
            </w:tcBorders>
            <w:shd w:val="clear" w:color="auto" w:fill="auto"/>
            <w:hideMark/>
          </w:tcPr>
          <w:p w14:paraId="41E733C2"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EVEN</w:t>
            </w:r>
            <w:r w:rsidRPr="006368D5">
              <w:rPr>
                <w:rFonts w:ascii="Calibri" w:eastAsia="Times New Roman" w:hAnsi="Calibri" w:cs="Times New Roman"/>
                <w:color w:val="000000"/>
                <w:sz w:val="17"/>
                <w:szCs w:val="17"/>
                <w:lang w:eastAsia="en-CA"/>
              </w:rPr>
              <w:br/>
              <w:t>Rack</w:t>
            </w:r>
          </w:p>
        </w:tc>
        <w:tc>
          <w:tcPr>
            <w:tcW w:w="928" w:type="dxa"/>
            <w:tcBorders>
              <w:top w:val="nil"/>
              <w:left w:val="nil"/>
              <w:bottom w:val="nil"/>
              <w:right w:val="nil"/>
            </w:tcBorders>
            <w:shd w:val="clear" w:color="auto" w:fill="auto"/>
            <w:noWrap/>
            <w:hideMark/>
          </w:tcPr>
          <w:p w14:paraId="5DB9714B" w14:textId="365B2BDE"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p>
        </w:tc>
        <w:tc>
          <w:tcPr>
            <w:tcW w:w="1214" w:type="dxa"/>
            <w:tcBorders>
              <w:top w:val="nil"/>
              <w:left w:val="nil"/>
              <w:bottom w:val="nil"/>
              <w:right w:val="nil"/>
            </w:tcBorders>
            <w:shd w:val="clear" w:color="auto" w:fill="auto"/>
            <w:hideMark/>
          </w:tcPr>
          <w:p w14:paraId="2E3C1F97"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ODD</w:t>
            </w:r>
            <w:r w:rsidRPr="006368D5">
              <w:rPr>
                <w:rFonts w:ascii="Calibri" w:eastAsia="Times New Roman" w:hAnsi="Calibri" w:cs="Times New Roman"/>
                <w:color w:val="000000"/>
                <w:sz w:val="17"/>
                <w:szCs w:val="17"/>
                <w:lang w:eastAsia="en-CA"/>
              </w:rPr>
              <w:br/>
              <w:t>Rack</w:t>
            </w:r>
          </w:p>
        </w:tc>
        <w:tc>
          <w:tcPr>
            <w:tcW w:w="387" w:type="dxa"/>
            <w:tcBorders>
              <w:top w:val="single" w:sz="8" w:space="0" w:color="auto"/>
              <w:left w:val="nil"/>
              <w:bottom w:val="nil"/>
              <w:right w:val="nil"/>
            </w:tcBorders>
            <w:shd w:val="clear" w:color="auto" w:fill="auto"/>
            <w:noWrap/>
            <w:hideMark/>
          </w:tcPr>
          <w:p w14:paraId="5394B96C" w14:textId="62AEB518"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p>
        </w:tc>
        <w:tc>
          <w:tcPr>
            <w:tcW w:w="1192" w:type="dxa"/>
            <w:tcBorders>
              <w:top w:val="nil"/>
              <w:left w:val="nil"/>
              <w:bottom w:val="nil"/>
              <w:right w:val="nil"/>
            </w:tcBorders>
            <w:shd w:val="clear" w:color="auto" w:fill="auto"/>
            <w:hideMark/>
          </w:tcPr>
          <w:p w14:paraId="0B9A4EB6"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ODD</w:t>
            </w:r>
            <w:r w:rsidRPr="006368D5">
              <w:rPr>
                <w:rFonts w:ascii="Calibri" w:eastAsia="Times New Roman" w:hAnsi="Calibri" w:cs="Times New Roman"/>
                <w:color w:val="000000"/>
                <w:sz w:val="17"/>
                <w:szCs w:val="17"/>
                <w:lang w:eastAsia="en-CA"/>
              </w:rPr>
              <w:br/>
              <w:t>Rack</w:t>
            </w:r>
          </w:p>
        </w:tc>
        <w:tc>
          <w:tcPr>
            <w:tcW w:w="928" w:type="dxa"/>
            <w:tcBorders>
              <w:top w:val="nil"/>
              <w:left w:val="nil"/>
              <w:bottom w:val="nil"/>
              <w:right w:val="nil"/>
            </w:tcBorders>
            <w:shd w:val="clear" w:color="auto" w:fill="auto"/>
            <w:noWrap/>
            <w:hideMark/>
          </w:tcPr>
          <w:p w14:paraId="39CA53DD" w14:textId="63664491"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p>
        </w:tc>
        <w:tc>
          <w:tcPr>
            <w:tcW w:w="1235" w:type="dxa"/>
            <w:tcBorders>
              <w:top w:val="nil"/>
              <w:left w:val="nil"/>
              <w:bottom w:val="nil"/>
              <w:right w:val="single" w:sz="8" w:space="0" w:color="auto"/>
            </w:tcBorders>
            <w:shd w:val="clear" w:color="auto" w:fill="auto"/>
            <w:hideMark/>
          </w:tcPr>
          <w:p w14:paraId="22002485"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EVEN</w:t>
            </w:r>
            <w:r w:rsidRPr="006368D5">
              <w:rPr>
                <w:rFonts w:ascii="Calibri" w:eastAsia="Times New Roman" w:hAnsi="Calibri" w:cs="Times New Roman"/>
                <w:color w:val="000000"/>
                <w:sz w:val="17"/>
                <w:szCs w:val="17"/>
                <w:lang w:eastAsia="en-CA"/>
              </w:rPr>
              <w:br/>
              <w:t>Rack</w:t>
            </w:r>
          </w:p>
        </w:tc>
        <w:tc>
          <w:tcPr>
            <w:tcW w:w="269" w:type="dxa"/>
            <w:tcBorders>
              <w:top w:val="nil"/>
              <w:left w:val="nil"/>
              <w:bottom w:val="nil"/>
              <w:right w:val="nil"/>
            </w:tcBorders>
            <w:shd w:val="clear" w:color="auto" w:fill="auto"/>
            <w:noWrap/>
            <w:hideMark/>
          </w:tcPr>
          <w:p w14:paraId="7A85D6FB"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p>
        </w:tc>
        <w:tc>
          <w:tcPr>
            <w:tcW w:w="1247" w:type="dxa"/>
            <w:tcBorders>
              <w:top w:val="nil"/>
              <w:left w:val="single" w:sz="8" w:space="0" w:color="auto"/>
              <w:bottom w:val="nil"/>
              <w:right w:val="nil"/>
            </w:tcBorders>
            <w:shd w:val="clear" w:color="auto" w:fill="auto"/>
            <w:hideMark/>
          </w:tcPr>
          <w:p w14:paraId="7B956520"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EVEN</w:t>
            </w:r>
            <w:r w:rsidRPr="006368D5">
              <w:rPr>
                <w:rFonts w:ascii="Calibri" w:eastAsia="Times New Roman" w:hAnsi="Calibri" w:cs="Times New Roman"/>
                <w:color w:val="000000"/>
                <w:sz w:val="17"/>
                <w:szCs w:val="17"/>
                <w:lang w:eastAsia="en-CA"/>
              </w:rPr>
              <w:br/>
              <w:t>Rack</w:t>
            </w:r>
          </w:p>
        </w:tc>
        <w:tc>
          <w:tcPr>
            <w:tcW w:w="891" w:type="dxa"/>
            <w:tcBorders>
              <w:top w:val="nil"/>
              <w:left w:val="nil"/>
              <w:bottom w:val="nil"/>
              <w:right w:val="nil"/>
            </w:tcBorders>
            <w:shd w:val="clear" w:color="auto" w:fill="auto"/>
            <w:noWrap/>
            <w:hideMark/>
          </w:tcPr>
          <w:p w14:paraId="2D5565E7" w14:textId="65614943"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p>
        </w:tc>
        <w:tc>
          <w:tcPr>
            <w:tcW w:w="1270" w:type="dxa"/>
            <w:tcBorders>
              <w:top w:val="nil"/>
              <w:left w:val="nil"/>
              <w:bottom w:val="nil"/>
              <w:right w:val="nil"/>
            </w:tcBorders>
            <w:shd w:val="clear" w:color="auto" w:fill="auto"/>
            <w:hideMark/>
          </w:tcPr>
          <w:p w14:paraId="40330A56"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ODD</w:t>
            </w:r>
            <w:r w:rsidRPr="006368D5">
              <w:rPr>
                <w:rFonts w:ascii="Calibri" w:eastAsia="Times New Roman" w:hAnsi="Calibri" w:cs="Times New Roman"/>
                <w:color w:val="000000"/>
                <w:sz w:val="17"/>
                <w:szCs w:val="17"/>
                <w:lang w:eastAsia="en-CA"/>
              </w:rPr>
              <w:br/>
              <w:t>Rack</w:t>
            </w:r>
          </w:p>
        </w:tc>
        <w:tc>
          <w:tcPr>
            <w:tcW w:w="387" w:type="dxa"/>
            <w:tcBorders>
              <w:top w:val="single" w:sz="8" w:space="0" w:color="auto"/>
              <w:left w:val="nil"/>
              <w:bottom w:val="nil"/>
              <w:right w:val="nil"/>
            </w:tcBorders>
            <w:shd w:val="clear" w:color="auto" w:fill="auto"/>
            <w:noWrap/>
            <w:hideMark/>
          </w:tcPr>
          <w:p w14:paraId="012060A9" w14:textId="60448054"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p>
        </w:tc>
        <w:tc>
          <w:tcPr>
            <w:tcW w:w="1229" w:type="dxa"/>
            <w:tcBorders>
              <w:top w:val="nil"/>
              <w:left w:val="nil"/>
              <w:bottom w:val="nil"/>
              <w:right w:val="nil"/>
            </w:tcBorders>
            <w:shd w:val="clear" w:color="auto" w:fill="auto"/>
            <w:hideMark/>
          </w:tcPr>
          <w:p w14:paraId="5228D796"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ODD</w:t>
            </w:r>
            <w:r w:rsidRPr="006368D5">
              <w:rPr>
                <w:rFonts w:ascii="Calibri" w:eastAsia="Times New Roman" w:hAnsi="Calibri" w:cs="Times New Roman"/>
                <w:color w:val="000000"/>
                <w:sz w:val="17"/>
                <w:szCs w:val="17"/>
                <w:lang w:eastAsia="en-CA"/>
              </w:rPr>
              <w:br/>
              <w:t>Rack</w:t>
            </w:r>
          </w:p>
        </w:tc>
        <w:tc>
          <w:tcPr>
            <w:tcW w:w="912" w:type="dxa"/>
            <w:tcBorders>
              <w:top w:val="nil"/>
              <w:left w:val="nil"/>
              <w:bottom w:val="nil"/>
              <w:right w:val="nil"/>
            </w:tcBorders>
            <w:shd w:val="clear" w:color="auto" w:fill="auto"/>
            <w:noWrap/>
            <w:hideMark/>
          </w:tcPr>
          <w:p w14:paraId="03E36512" w14:textId="3EFC136C"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p>
        </w:tc>
        <w:tc>
          <w:tcPr>
            <w:tcW w:w="1266" w:type="dxa"/>
            <w:tcBorders>
              <w:top w:val="nil"/>
              <w:left w:val="nil"/>
              <w:bottom w:val="nil"/>
              <w:right w:val="single" w:sz="8" w:space="0" w:color="auto"/>
            </w:tcBorders>
            <w:shd w:val="clear" w:color="auto" w:fill="auto"/>
            <w:hideMark/>
          </w:tcPr>
          <w:p w14:paraId="45A91EBB"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EVEN</w:t>
            </w:r>
            <w:r w:rsidRPr="006368D5">
              <w:rPr>
                <w:rFonts w:ascii="Calibri" w:eastAsia="Times New Roman" w:hAnsi="Calibri" w:cs="Times New Roman"/>
                <w:color w:val="000000"/>
                <w:sz w:val="17"/>
                <w:szCs w:val="17"/>
                <w:lang w:eastAsia="en-CA"/>
              </w:rPr>
              <w:br/>
              <w:t>Rack</w:t>
            </w:r>
          </w:p>
        </w:tc>
      </w:tr>
      <w:tr w:rsidR="00365869" w:rsidRPr="006368D5" w14:paraId="2FE64618" w14:textId="77777777" w:rsidTr="00365869">
        <w:trPr>
          <w:trHeight w:val="513"/>
        </w:trPr>
        <w:tc>
          <w:tcPr>
            <w:tcW w:w="1168" w:type="dxa"/>
            <w:tcBorders>
              <w:top w:val="nil"/>
              <w:left w:val="single" w:sz="8" w:space="0" w:color="auto"/>
              <w:bottom w:val="nil"/>
              <w:right w:val="nil"/>
            </w:tcBorders>
            <w:shd w:val="clear" w:color="000000" w:fill="FFC000"/>
            <w:hideMark/>
          </w:tcPr>
          <w:p w14:paraId="7BE62DC0"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Physical Sequence Bin</w:t>
            </w:r>
          </w:p>
        </w:tc>
        <w:tc>
          <w:tcPr>
            <w:tcW w:w="928" w:type="dxa"/>
            <w:tcBorders>
              <w:top w:val="nil"/>
              <w:left w:val="nil"/>
              <w:bottom w:val="nil"/>
              <w:right w:val="nil"/>
            </w:tcBorders>
            <w:shd w:val="clear" w:color="000000" w:fill="FFC000"/>
            <w:noWrap/>
            <w:hideMark/>
          </w:tcPr>
          <w:p w14:paraId="48761390"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Position</w:t>
            </w:r>
          </w:p>
        </w:tc>
        <w:tc>
          <w:tcPr>
            <w:tcW w:w="1214" w:type="dxa"/>
            <w:tcBorders>
              <w:top w:val="nil"/>
              <w:left w:val="nil"/>
              <w:bottom w:val="nil"/>
              <w:right w:val="nil"/>
            </w:tcBorders>
            <w:shd w:val="clear" w:color="000000" w:fill="FFC000"/>
            <w:hideMark/>
          </w:tcPr>
          <w:p w14:paraId="74D95C0B"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Physical Sequence Bin</w:t>
            </w:r>
          </w:p>
        </w:tc>
        <w:tc>
          <w:tcPr>
            <w:tcW w:w="387" w:type="dxa"/>
            <w:tcBorders>
              <w:top w:val="nil"/>
              <w:left w:val="nil"/>
              <w:bottom w:val="nil"/>
              <w:right w:val="nil"/>
            </w:tcBorders>
            <w:shd w:val="clear" w:color="000000" w:fill="FFC000"/>
            <w:noWrap/>
            <w:hideMark/>
          </w:tcPr>
          <w:p w14:paraId="51ACFEF1" w14:textId="6781E834"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p>
        </w:tc>
        <w:tc>
          <w:tcPr>
            <w:tcW w:w="1192" w:type="dxa"/>
            <w:tcBorders>
              <w:top w:val="nil"/>
              <w:left w:val="nil"/>
              <w:bottom w:val="nil"/>
              <w:right w:val="nil"/>
            </w:tcBorders>
            <w:shd w:val="clear" w:color="000000" w:fill="FFC000"/>
            <w:hideMark/>
          </w:tcPr>
          <w:p w14:paraId="74BD416F"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Physical Sequence Bin</w:t>
            </w:r>
          </w:p>
        </w:tc>
        <w:tc>
          <w:tcPr>
            <w:tcW w:w="928" w:type="dxa"/>
            <w:tcBorders>
              <w:top w:val="nil"/>
              <w:left w:val="nil"/>
              <w:bottom w:val="nil"/>
              <w:right w:val="nil"/>
            </w:tcBorders>
            <w:shd w:val="clear" w:color="000000" w:fill="FFC000"/>
            <w:noWrap/>
            <w:hideMark/>
          </w:tcPr>
          <w:p w14:paraId="1B843005"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Position</w:t>
            </w:r>
          </w:p>
        </w:tc>
        <w:tc>
          <w:tcPr>
            <w:tcW w:w="1235" w:type="dxa"/>
            <w:tcBorders>
              <w:top w:val="nil"/>
              <w:left w:val="nil"/>
              <w:bottom w:val="nil"/>
              <w:right w:val="single" w:sz="8" w:space="0" w:color="auto"/>
            </w:tcBorders>
            <w:shd w:val="clear" w:color="000000" w:fill="FFC000"/>
            <w:hideMark/>
          </w:tcPr>
          <w:p w14:paraId="3932EA7C"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Physical Sequence Bin</w:t>
            </w:r>
          </w:p>
        </w:tc>
        <w:tc>
          <w:tcPr>
            <w:tcW w:w="269" w:type="dxa"/>
            <w:tcBorders>
              <w:top w:val="nil"/>
              <w:left w:val="nil"/>
              <w:bottom w:val="nil"/>
              <w:right w:val="nil"/>
            </w:tcBorders>
            <w:shd w:val="clear" w:color="auto" w:fill="auto"/>
            <w:noWrap/>
            <w:hideMark/>
          </w:tcPr>
          <w:p w14:paraId="715A7980"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p>
        </w:tc>
        <w:tc>
          <w:tcPr>
            <w:tcW w:w="1247" w:type="dxa"/>
            <w:tcBorders>
              <w:top w:val="nil"/>
              <w:left w:val="single" w:sz="8" w:space="0" w:color="auto"/>
              <w:bottom w:val="nil"/>
              <w:right w:val="nil"/>
            </w:tcBorders>
            <w:shd w:val="clear" w:color="000000" w:fill="00B0F0"/>
            <w:hideMark/>
          </w:tcPr>
          <w:p w14:paraId="36F41744"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Command Sequence Bin</w:t>
            </w:r>
          </w:p>
        </w:tc>
        <w:tc>
          <w:tcPr>
            <w:tcW w:w="891" w:type="dxa"/>
            <w:tcBorders>
              <w:top w:val="nil"/>
              <w:left w:val="nil"/>
              <w:bottom w:val="nil"/>
              <w:right w:val="nil"/>
            </w:tcBorders>
            <w:shd w:val="clear" w:color="000000" w:fill="00B0F0"/>
            <w:noWrap/>
            <w:hideMark/>
          </w:tcPr>
          <w:p w14:paraId="4D2D579B"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Position</w:t>
            </w:r>
          </w:p>
        </w:tc>
        <w:tc>
          <w:tcPr>
            <w:tcW w:w="1270" w:type="dxa"/>
            <w:tcBorders>
              <w:top w:val="nil"/>
              <w:left w:val="nil"/>
              <w:bottom w:val="nil"/>
              <w:right w:val="nil"/>
            </w:tcBorders>
            <w:shd w:val="clear" w:color="000000" w:fill="00B0F0"/>
            <w:hideMark/>
          </w:tcPr>
          <w:p w14:paraId="5F86AF39"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Command Sequence Bin</w:t>
            </w:r>
          </w:p>
        </w:tc>
        <w:tc>
          <w:tcPr>
            <w:tcW w:w="387" w:type="dxa"/>
            <w:tcBorders>
              <w:top w:val="nil"/>
              <w:left w:val="nil"/>
              <w:bottom w:val="nil"/>
              <w:right w:val="nil"/>
            </w:tcBorders>
            <w:shd w:val="clear" w:color="000000" w:fill="00B0F0"/>
            <w:noWrap/>
            <w:hideMark/>
          </w:tcPr>
          <w:p w14:paraId="4CFCF659" w14:textId="7DB60826"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p>
        </w:tc>
        <w:tc>
          <w:tcPr>
            <w:tcW w:w="1229" w:type="dxa"/>
            <w:tcBorders>
              <w:top w:val="nil"/>
              <w:left w:val="nil"/>
              <w:bottom w:val="nil"/>
              <w:right w:val="nil"/>
            </w:tcBorders>
            <w:shd w:val="clear" w:color="000000" w:fill="00B0F0"/>
            <w:hideMark/>
          </w:tcPr>
          <w:p w14:paraId="1F83899A"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Command Sequence Bin</w:t>
            </w:r>
          </w:p>
        </w:tc>
        <w:tc>
          <w:tcPr>
            <w:tcW w:w="912" w:type="dxa"/>
            <w:tcBorders>
              <w:top w:val="nil"/>
              <w:left w:val="nil"/>
              <w:bottom w:val="nil"/>
              <w:right w:val="nil"/>
            </w:tcBorders>
            <w:shd w:val="clear" w:color="000000" w:fill="00B0F0"/>
            <w:noWrap/>
            <w:hideMark/>
          </w:tcPr>
          <w:p w14:paraId="1442A78C"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Position</w:t>
            </w:r>
          </w:p>
        </w:tc>
        <w:tc>
          <w:tcPr>
            <w:tcW w:w="1266" w:type="dxa"/>
            <w:tcBorders>
              <w:top w:val="nil"/>
              <w:left w:val="nil"/>
              <w:bottom w:val="nil"/>
              <w:right w:val="single" w:sz="8" w:space="0" w:color="auto"/>
            </w:tcBorders>
            <w:shd w:val="clear" w:color="000000" w:fill="00B0F0"/>
            <w:hideMark/>
          </w:tcPr>
          <w:p w14:paraId="5C226E17" w14:textId="77777777" w:rsidR="00EF3EA4" w:rsidRPr="006368D5" w:rsidRDefault="00EF3EA4" w:rsidP="006368D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Command Sequence Bin</w:t>
            </w:r>
          </w:p>
        </w:tc>
      </w:tr>
      <w:tr w:rsidR="00365869" w:rsidRPr="006368D5" w14:paraId="7977403F" w14:textId="77777777" w:rsidTr="00365869">
        <w:trPr>
          <w:trHeight w:val="600"/>
        </w:trPr>
        <w:tc>
          <w:tcPr>
            <w:tcW w:w="1168"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301BC31D" w14:textId="51C79F1B"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100</w:t>
            </w:r>
          </w:p>
        </w:tc>
        <w:tc>
          <w:tcPr>
            <w:tcW w:w="928" w:type="dxa"/>
            <w:tcBorders>
              <w:top w:val="nil"/>
              <w:left w:val="nil"/>
              <w:bottom w:val="nil"/>
              <w:right w:val="nil"/>
            </w:tcBorders>
            <w:shd w:val="clear" w:color="auto" w:fill="auto"/>
            <w:vAlign w:val="bottom"/>
            <w:hideMark/>
          </w:tcPr>
          <w:p w14:paraId="56DF7A76" w14:textId="77777777" w:rsidR="006C56D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3418F272" w14:textId="36935C71"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1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C19E11F" w14:textId="33E9AE78" w:rsidR="00EF3EA4" w:rsidRPr="006368D5" w:rsidRDefault="005D56AA" w:rsidP="006C56D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101</w:t>
            </w:r>
          </w:p>
        </w:tc>
        <w:tc>
          <w:tcPr>
            <w:tcW w:w="387" w:type="dxa"/>
            <w:tcBorders>
              <w:top w:val="nil"/>
              <w:left w:val="nil"/>
              <w:bottom w:val="nil"/>
              <w:right w:val="nil"/>
            </w:tcBorders>
            <w:shd w:val="clear" w:color="auto" w:fill="auto"/>
            <w:noWrap/>
            <w:vAlign w:val="bottom"/>
            <w:hideMark/>
          </w:tcPr>
          <w:p w14:paraId="47DE36B5"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tc>
        <w:tc>
          <w:tcPr>
            <w:tcW w:w="119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2E58C6E" w14:textId="6A1BCA5A" w:rsidR="00EF3EA4" w:rsidRPr="006368D5" w:rsidRDefault="0054128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118</w:t>
            </w:r>
          </w:p>
        </w:tc>
        <w:tc>
          <w:tcPr>
            <w:tcW w:w="928" w:type="dxa"/>
            <w:tcBorders>
              <w:top w:val="nil"/>
              <w:left w:val="nil"/>
              <w:bottom w:val="nil"/>
              <w:right w:val="nil"/>
            </w:tcBorders>
            <w:shd w:val="clear" w:color="auto" w:fill="auto"/>
            <w:vAlign w:val="bottom"/>
            <w:hideMark/>
          </w:tcPr>
          <w:p w14:paraId="57BE8C60" w14:textId="77777777" w:rsidR="00393517"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2B492729" w14:textId="0676C470" w:rsidR="00EF3EA4" w:rsidRPr="006368D5" w:rsidRDefault="00393517"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35" w:type="dxa"/>
            <w:tcBorders>
              <w:top w:val="single" w:sz="4" w:space="0" w:color="auto"/>
              <w:left w:val="single" w:sz="4" w:space="0" w:color="auto"/>
              <w:bottom w:val="single" w:sz="4" w:space="0" w:color="auto"/>
              <w:right w:val="single" w:sz="8" w:space="0" w:color="auto"/>
            </w:tcBorders>
            <w:shd w:val="clear" w:color="000000" w:fill="FFFF00"/>
            <w:noWrap/>
            <w:vAlign w:val="bottom"/>
            <w:hideMark/>
          </w:tcPr>
          <w:p w14:paraId="30702983" w14:textId="6F8965AC" w:rsidR="00EF3EA4"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w:t>
            </w:r>
            <w:r w:rsidR="002A4EFA" w:rsidRPr="006368D5">
              <w:rPr>
                <w:rFonts w:ascii="Calibri" w:eastAsia="Times New Roman" w:hAnsi="Calibri" w:cs="Times New Roman"/>
                <w:color w:val="000000"/>
                <w:sz w:val="17"/>
                <w:szCs w:val="17"/>
                <w:lang w:eastAsia="en-CA"/>
              </w:rPr>
              <w:t>9</w:t>
            </w:r>
          </w:p>
        </w:tc>
        <w:tc>
          <w:tcPr>
            <w:tcW w:w="269" w:type="dxa"/>
            <w:tcBorders>
              <w:top w:val="nil"/>
              <w:left w:val="nil"/>
              <w:bottom w:val="nil"/>
              <w:right w:val="nil"/>
            </w:tcBorders>
            <w:shd w:val="clear" w:color="auto" w:fill="auto"/>
            <w:vAlign w:val="bottom"/>
            <w:hideMark/>
          </w:tcPr>
          <w:p w14:paraId="59F5435B" w14:textId="77777777" w:rsidR="00EF3EA4" w:rsidRPr="006368D5" w:rsidRDefault="00EF3EA4" w:rsidP="00EF3EA4">
            <w:pPr>
              <w:spacing w:after="0" w:line="240" w:lineRule="auto"/>
              <w:rPr>
                <w:rFonts w:ascii="Calibri" w:eastAsia="Times New Roman" w:hAnsi="Calibri" w:cs="Times New Roman"/>
                <w:color w:val="000000"/>
                <w:sz w:val="17"/>
                <w:szCs w:val="17"/>
                <w:lang w:eastAsia="en-CA"/>
              </w:rPr>
            </w:pPr>
          </w:p>
        </w:tc>
        <w:tc>
          <w:tcPr>
            <w:tcW w:w="1247"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3125DFD0" w14:textId="6DE79DD8" w:rsidR="00EF3EA4" w:rsidRPr="006368D5" w:rsidRDefault="005D56AA"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00</w:t>
            </w:r>
          </w:p>
        </w:tc>
        <w:tc>
          <w:tcPr>
            <w:tcW w:w="891" w:type="dxa"/>
            <w:tcBorders>
              <w:top w:val="nil"/>
              <w:left w:val="nil"/>
              <w:bottom w:val="nil"/>
              <w:right w:val="nil"/>
            </w:tcBorders>
            <w:shd w:val="clear" w:color="auto" w:fill="auto"/>
            <w:vAlign w:val="bottom"/>
            <w:hideMark/>
          </w:tcPr>
          <w:p w14:paraId="30373F62"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1507FBAB" w14:textId="2EF94C80"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7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E4E7F13" w14:textId="74D3959F"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01</w:t>
            </w:r>
          </w:p>
        </w:tc>
        <w:tc>
          <w:tcPr>
            <w:tcW w:w="387" w:type="dxa"/>
            <w:tcBorders>
              <w:top w:val="nil"/>
              <w:left w:val="nil"/>
              <w:bottom w:val="nil"/>
              <w:right w:val="nil"/>
            </w:tcBorders>
            <w:shd w:val="clear" w:color="auto" w:fill="auto"/>
            <w:noWrap/>
            <w:vAlign w:val="bottom"/>
            <w:hideMark/>
          </w:tcPr>
          <w:p w14:paraId="546DDF55"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tc>
        <w:tc>
          <w:tcPr>
            <w:tcW w:w="122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61D9B38" w14:textId="004A8B32"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216</w:t>
            </w:r>
          </w:p>
        </w:tc>
        <w:tc>
          <w:tcPr>
            <w:tcW w:w="912" w:type="dxa"/>
            <w:tcBorders>
              <w:top w:val="nil"/>
              <w:left w:val="nil"/>
              <w:bottom w:val="nil"/>
              <w:right w:val="nil"/>
            </w:tcBorders>
            <w:shd w:val="clear" w:color="auto" w:fill="auto"/>
            <w:vAlign w:val="bottom"/>
            <w:hideMark/>
          </w:tcPr>
          <w:p w14:paraId="5ED87CE8"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08D876EF" w14:textId="60F783A6"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66" w:type="dxa"/>
            <w:tcBorders>
              <w:top w:val="single" w:sz="4" w:space="0" w:color="auto"/>
              <w:left w:val="single" w:sz="4" w:space="0" w:color="auto"/>
              <w:bottom w:val="single" w:sz="4" w:space="0" w:color="auto"/>
              <w:right w:val="single" w:sz="8" w:space="0" w:color="auto"/>
            </w:tcBorders>
            <w:shd w:val="clear" w:color="000000" w:fill="FFFF00"/>
            <w:noWrap/>
            <w:vAlign w:val="bottom"/>
            <w:hideMark/>
          </w:tcPr>
          <w:p w14:paraId="73575C27" w14:textId="7044AAEC"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217</w:t>
            </w:r>
          </w:p>
        </w:tc>
      </w:tr>
      <w:tr w:rsidR="00365869" w:rsidRPr="006368D5" w14:paraId="5136DFA0" w14:textId="77777777" w:rsidTr="00365869">
        <w:trPr>
          <w:trHeight w:val="600"/>
        </w:trPr>
        <w:tc>
          <w:tcPr>
            <w:tcW w:w="1168" w:type="dxa"/>
            <w:tcBorders>
              <w:top w:val="nil"/>
              <w:left w:val="single" w:sz="8" w:space="0" w:color="auto"/>
              <w:bottom w:val="single" w:sz="4" w:space="0" w:color="auto"/>
              <w:right w:val="single" w:sz="4" w:space="0" w:color="auto"/>
            </w:tcBorders>
            <w:shd w:val="clear" w:color="000000" w:fill="FFFF00"/>
            <w:noWrap/>
            <w:vAlign w:val="bottom"/>
            <w:hideMark/>
          </w:tcPr>
          <w:p w14:paraId="6EE8A94B" w14:textId="4CF76BB4" w:rsidR="00EF3EA4" w:rsidRPr="006368D5" w:rsidRDefault="00F00DAA"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104</w:t>
            </w:r>
          </w:p>
        </w:tc>
        <w:tc>
          <w:tcPr>
            <w:tcW w:w="928" w:type="dxa"/>
            <w:tcBorders>
              <w:top w:val="nil"/>
              <w:left w:val="nil"/>
              <w:bottom w:val="nil"/>
              <w:right w:val="nil"/>
            </w:tcBorders>
            <w:shd w:val="clear" w:color="auto" w:fill="auto"/>
            <w:vAlign w:val="bottom"/>
            <w:hideMark/>
          </w:tcPr>
          <w:p w14:paraId="4E4E3C15" w14:textId="77777777" w:rsidR="006C56D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6EB39E8D" w14:textId="52CC1D64"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14" w:type="dxa"/>
            <w:tcBorders>
              <w:top w:val="nil"/>
              <w:left w:val="single" w:sz="4" w:space="0" w:color="auto"/>
              <w:bottom w:val="single" w:sz="4" w:space="0" w:color="auto"/>
              <w:right w:val="single" w:sz="4" w:space="0" w:color="auto"/>
            </w:tcBorders>
            <w:shd w:val="clear" w:color="000000" w:fill="FFFF00"/>
            <w:noWrap/>
            <w:vAlign w:val="bottom"/>
            <w:hideMark/>
          </w:tcPr>
          <w:p w14:paraId="7BD66E3F" w14:textId="22F571F7" w:rsidR="00EF3EA4" w:rsidRPr="006368D5" w:rsidRDefault="006C56D4" w:rsidP="006C56D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0</w:t>
            </w:r>
            <w:r w:rsidR="005D56AA" w:rsidRPr="006368D5">
              <w:rPr>
                <w:rFonts w:ascii="Calibri" w:eastAsia="Times New Roman" w:hAnsi="Calibri" w:cs="Times New Roman"/>
                <w:color w:val="000000"/>
                <w:sz w:val="17"/>
                <w:szCs w:val="17"/>
                <w:lang w:eastAsia="en-CA"/>
              </w:rPr>
              <w:t>3</w:t>
            </w:r>
          </w:p>
        </w:tc>
        <w:tc>
          <w:tcPr>
            <w:tcW w:w="387" w:type="dxa"/>
            <w:tcBorders>
              <w:top w:val="nil"/>
              <w:left w:val="nil"/>
              <w:bottom w:val="nil"/>
              <w:right w:val="nil"/>
            </w:tcBorders>
            <w:shd w:val="clear" w:color="auto" w:fill="auto"/>
            <w:noWrap/>
            <w:vAlign w:val="bottom"/>
            <w:hideMark/>
          </w:tcPr>
          <w:p w14:paraId="6C505DCC"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w:t>
            </w:r>
          </w:p>
        </w:tc>
        <w:tc>
          <w:tcPr>
            <w:tcW w:w="1192" w:type="dxa"/>
            <w:tcBorders>
              <w:top w:val="nil"/>
              <w:left w:val="single" w:sz="4" w:space="0" w:color="auto"/>
              <w:bottom w:val="single" w:sz="4" w:space="0" w:color="auto"/>
              <w:right w:val="single" w:sz="4" w:space="0" w:color="auto"/>
            </w:tcBorders>
            <w:shd w:val="clear" w:color="000000" w:fill="FFFF00"/>
            <w:noWrap/>
            <w:vAlign w:val="bottom"/>
            <w:hideMark/>
          </w:tcPr>
          <w:p w14:paraId="622B3F23" w14:textId="71B92898" w:rsidR="00EF3EA4" w:rsidRPr="006368D5" w:rsidRDefault="0054128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116</w:t>
            </w:r>
          </w:p>
        </w:tc>
        <w:tc>
          <w:tcPr>
            <w:tcW w:w="928" w:type="dxa"/>
            <w:tcBorders>
              <w:top w:val="nil"/>
              <w:left w:val="nil"/>
              <w:bottom w:val="nil"/>
              <w:right w:val="nil"/>
            </w:tcBorders>
            <w:shd w:val="clear" w:color="auto" w:fill="auto"/>
            <w:vAlign w:val="bottom"/>
            <w:hideMark/>
          </w:tcPr>
          <w:p w14:paraId="0CCB05FB" w14:textId="77777777" w:rsidR="00393517"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30220E70" w14:textId="1CE6A7C2" w:rsidR="00EF3EA4" w:rsidRPr="006368D5" w:rsidRDefault="00393517"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35" w:type="dxa"/>
            <w:tcBorders>
              <w:top w:val="nil"/>
              <w:left w:val="single" w:sz="4" w:space="0" w:color="auto"/>
              <w:bottom w:val="single" w:sz="4" w:space="0" w:color="auto"/>
              <w:right w:val="single" w:sz="8" w:space="0" w:color="auto"/>
            </w:tcBorders>
            <w:shd w:val="clear" w:color="000000" w:fill="FFFF00"/>
            <w:noWrap/>
            <w:vAlign w:val="bottom"/>
            <w:hideMark/>
          </w:tcPr>
          <w:p w14:paraId="2590A7AB" w14:textId="050E7C1D" w:rsidR="00EF3EA4"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w:t>
            </w:r>
            <w:r w:rsidR="002A4EFA" w:rsidRPr="006368D5">
              <w:rPr>
                <w:rFonts w:ascii="Calibri" w:eastAsia="Times New Roman" w:hAnsi="Calibri" w:cs="Times New Roman"/>
                <w:color w:val="000000"/>
                <w:sz w:val="17"/>
                <w:szCs w:val="17"/>
                <w:lang w:eastAsia="en-CA"/>
              </w:rPr>
              <w:t>5</w:t>
            </w:r>
          </w:p>
        </w:tc>
        <w:tc>
          <w:tcPr>
            <w:tcW w:w="269" w:type="dxa"/>
            <w:tcBorders>
              <w:top w:val="nil"/>
              <w:left w:val="nil"/>
              <w:bottom w:val="nil"/>
              <w:right w:val="nil"/>
            </w:tcBorders>
            <w:shd w:val="clear" w:color="auto" w:fill="auto"/>
            <w:vAlign w:val="bottom"/>
            <w:hideMark/>
          </w:tcPr>
          <w:p w14:paraId="397D21D0" w14:textId="77777777" w:rsidR="00EF3EA4" w:rsidRPr="006368D5" w:rsidRDefault="00EF3EA4" w:rsidP="00EF3EA4">
            <w:pPr>
              <w:spacing w:after="0" w:line="240" w:lineRule="auto"/>
              <w:rPr>
                <w:rFonts w:ascii="Calibri" w:eastAsia="Times New Roman" w:hAnsi="Calibri" w:cs="Times New Roman"/>
                <w:color w:val="000000"/>
                <w:sz w:val="17"/>
                <w:szCs w:val="17"/>
                <w:lang w:eastAsia="en-CA"/>
              </w:rPr>
            </w:pPr>
          </w:p>
        </w:tc>
        <w:tc>
          <w:tcPr>
            <w:tcW w:w="1247" w:type="dxa"/>
            <w:tcBorders>
              <w:top w:val="nil"/>
              <w:left w:val="single" w:sz="8" w:space="0" w:color="auto"/>
              <w:bottom w:val="single" w:sz="4" w:space="0" w:color="auto"/>
              <w:right w:val="single" w:sz="4" w:space="0" w:color="auto"/>
            </w:tcBorders>
            <w:shd w:val="clear" w:color="000000" w:fill="FFFF00"/>
            <w:noWrap/>
            <w:vAlign w:val="bottom"/>
            <w:hideMark/>
          </w:tcPr>
          <w:p w14:paraId="10870879" w14:textId="1A200AE5"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104</w:t>
            </w:r>
          </w:p>
        </w:tc>
        <w:tc>
          <w:tcPr>
            <w:tcW w:w="891" w:type="dxa"/>
            <w:tcBorders>
              <w:top w:val="nil"/>
              <w:left w:val="nil"/>
              <w:bottom w:val="nil"/>
              <w:right w:val="nil"/>
            </w:tcBorders>
            <w:shd w:val="clear" w:color="auto" w:fill="auto"/>
            <w:vAlign w:val="bottom"/>
            <w:hideMark/>
          </w:tcPr>
          <w:p w14:paraId="2CF8A7F0"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275CD09E" w14:textId="337EAAEF"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70" w:type="dxa"/>
            <w:tcBorders>
              <w:top w:val="nil"/>
              <w:left w:val="single" w:sz="4" w:space="0" w:color="auto"/>
              <w:bottom w:val="single" w:sz="4" w:space="0" w:color="auto"/>
              <w:right w:val="single" w:sz="4" w:space="0" w:color="auto"/>
            </w:tcBorders>
            <w:shd w:val="clear" w:color="000000" w:fill="FFFF00"/>
            <w:noWrap/>
            <w:vAlign w:val="bottom"/>
            <w:hideMark/>
          </w:tcPr>
          <w:p w14:paraId="2EBBFBE4" w14:textId="07142FEE"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03</w:t>
            </w:r>
          </w:p>
        </w:tc>
        <w:tc>
          <w:tcPr>
            <w:tcW w:w="387" w:type="dxa"/>
            <w:tcBorders>
              <w:top w:val="nil"/>
              <w:left w:val="nil"/>
              <w:bottom w:val="nil"/>
              <w:right w:val="nil"/>
            </w:tcBorders>
            <w:shd w:val="clear" w:color="auto" w:fill="auto"/>
            <w:noWrap/>
            <w:vAlign w:val="bottom"/>
            <w:hideMark/>
          </w:tcPr>
          <w:p w14:paraId="7CBB2008"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w:t>
            </w:r>
          </w:p>
        </w:tc>
        <w:tc>
          <w:tcPr>
            <w:tcW w:w="1229" w:type="dxa"/>
            <w:tcBorders>
              <w:top w:val="nil"/>
              <w:left w:val="single" w:sz="4" w:space="0" w:color="auto"/>
              <w:bottom w:val="single" w:sz="4" w:space="0" w:color="auto"/>
              <w:right w:val="single" w:sz="4" w:space="0" w:color="auto"/>
            </w:tcBorders>
            <w:shd w:val="clear" w:color="000000" w:fill="FFFF00"/>
            <w:noWrap/>
            <w:vAlign w:val="bottom"/>
            <w:hideMark/>
          </w:tcPr>
          <w:p w14:paraId="31C8DAAD" w14:textId="0998BDDC"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214</w:t>
            </w:r>
          </w:p>
        </w:tc>
        <w:tc>
          <w:tcPr>
            <w:tcW w:w="912" w:type="dxa"/>
            <w:tcBorders>
              <w:top w:val="nil"/>
              <w:left w:val="nil"/>
              <w:bottom w:val="nil"/>
              <w:right w:val="nil"/>
            </w:tcBorders>
            <w:shd w:val="clear" w:color="auto" w:fill="auto"/>
            <w:vAlign w:val="bottom"/>
            <w:hideMark/>
          </w:tcPr>
          <w:p w14:paraId="541FF533"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0179FDC9" w14:textId="6FCB21B1"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66" w:type="dxa"/>
            <w:tcBorders>
              <w:top w:val="nil"/>
              <w:left w:val="single" w:sz="4" w:space="0" w:color="auto"/>
              <w:bottom w:val="single" w:sz="4" w:space="0" w:color="auto"/>
              <w:right w:val="single" w:sz="8" w:space="0" w:color="auto"/>
            </w:tcBorders>
            <w:shd w:val="clear" w:color="000000" w:fill="FFFF00"/>
            <w:noWrap/>
            <w:vAlign w:val="bottom"/>
            <w:hideMark/>
          </w:tcPr>
          <w:p w14:paraId="4009C0D1" w14:textId="06E1C809"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213</w:t>
            </w:r>
          </w:p>
        </w:tc>
      </w:tr>
      <w:tr w:rsidR="00365869" w:rsidRPr="006368D5" w14:paraId="5E98AD13" w14:textId="77777777" w:rsidTr="00365869">
        <w:trPr>
          <w:trHeight w:val="600"/>
        </w:trPr>
        <w:tc>
          <w:tcPr>
            <w:tcW w:w="1168" w:type="dxa"/>
            <w:tcBorders>
              <w:top w:val="nil"/>
              <w:left w:val="single" w:sz="8" w:space="0" w:color="auto"/>
              <w:bottom w:val="single" w:sz="4" w:space="0" w:color="auto"/>
              <w:right w:val="single" w:sz="4" w:space="0" w:color="auto"/>
            </w:tcBorders>
            <w:shd w:val="clear" w:color="000000" w:fill="FFFF00"/>
            <w:noWrap/>
            <w:vAlign w:val="bottom"/>
            <w:hideMark/>
          </w:tcPr>
          <w:p w14:paraId="412DF04A" w14:textId="5F0C6BBE"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06</w:t>
            </w:r>
          </w:p>
        </w:tc>
        <w:tc>
          <w:tcPr>
            <w:tcW w:w="928" w:type="dxa"/>
            <w:tcBorders>
              <w:top w:val="nil"/>
              <w:left w:val="nil"/>
              <w:bottom w:val="nil"/>
              <w:right w:val="nil"/>
            </w:tcBorders>
            <w:shd w:val="clear" w:color="auto" w:fill="auto"/>
            <w:vAlign w:val="bottom"/>
            <w:hideMark/>
          </w:tcPr>
          <w:p w14:paraId="7B907784" w14:textId="77777777" w:rsidR="006C56D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1A6827B1" w14:textId="47EB732D"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14" w:type="dxa"/>
            <w:tcBorders>
              <w:top w:val="nil"/>
              <w:left w:val="single" w:sz="4" w:space="0" w:color="auto"/>
              <w:bottom w:val="single" w:sz="4" w:space="0" w:color="auto"/>
              <w:right w:val="single" w:sz="4" w:space="0" w:color="auto"/>
            </w:tcBorders>
            <w:shd w:val="clear" w:color="000000" w:fill="FFFF00"/>
            <w:noWrap/>
            <w:vAlign w:val="bottom"/>
            <w:hideMark/>
          </w:tcPr>
          <w:p w14:paraId="28C77EDA" w14:textId="542EAE64" w:rsidR="00EF3EA4" w:rsidRPr="006368D5" w:rsidRDefault="006C56D4" w:rsidP="006C56D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0</w:t>
            </w:r>
            <w:r w:rsidR="005D56AA" w:rsidRPr="006368D5">
              <w:rPr>
                <w:rFonts w:ascii="Calibri" w:eastAsia="Times New Roman" w:hAnsi="Calibri" w:cs="Times New Roman"/>
                <w:color w:val="000000"/>
                <w:sz w:val="17"/>
                <w:szCs w:val="17"/>
                <w:lang w:eastAsia="en-CA"/>
              </w:rPr>
              <w:t>7</w:t>
            </w:r>
          </w:p>
        </w:tc>
        <w:tc>
          <w:tcPr>
            <w:tcW w:w="387" w:type="dxa"/>
            <w:tcBorders>
              <w:top w:val="nil"/>
              <w:left w:val="nil"/>
              <w:bottom w:val="nil"/>
              <w:right w:val="nil"/>
            </w:tcBorders>
            <w:shd w:val="clear" w:color="auto" w:fill="auto"/>
            <w:noWrap/>
            <w:vAlign w:val="bottom"/>
            <w:hideMark/>
          </w:tcPr>
          <w:p w14:paraId="085A4AF7"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3</w:t>
            </w:r>
          </w:p>
        </w:tc>
        <w:tc>
          <w:tcPr>
            <w:tcW w:w="1192" w:type="dxa"/>
            <w:tcBorders>
              <w:top w:val="nil"/>
              <w:left w:val="single" w:sz="4" w:space="0" w:color="auto"/>
              <w:bottom w:val="single" w:sz="4" w:space="0" w:color="auto"/>
              <w:right w:val="single" w:sz="4" w:space="0" w:color="auto"/>
            </w:tcBorders>
            <w:shd w:val="clear" w:color="000000" w:fill="FFFF00"/>
            <w:noWrap/>
            <w:vAlign w:val="bottom"/>
            <w:hideMark/>
          </w:tcPr>
          <w:p w14:paraId="0AFA8A13" w14:textId="52B9BC26" w:rsidR="00EF3EA4" w:rsidRPr="006368D5" w:rsidRDefault="0054128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112</w:t>
            </w:r>
          </w:p>
        </w:tc>
        <w:tc>
          <w:tcPr>
            <w:tcW w:w="928" w:type="dxa"/>
            <w:tcBorders>
              <w:top w:val="nil"/>
              <w:left w:val="nil"/>
              <w:bottom w:val="nil"/>
              <w:right w:val="nil"/>
            </w:tcBorders>
            <w:shd w:val="clear" w:color="auto" w:fill="auto"/>
            <w:vAlign w:val="bottom"/>
            <w:hideMark/>
          </w:tcPr>
          <w:p w14:paraId="45B0ED57" w14:textId="77777777" w:rsidR="00393517"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488FB20D" w14:textId="7559B03D" w:rsidR="00EF3EA4" w:rsidRPr="006368D5" w:rsidRDefault="00393517"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35" w:type="dxa"/>
            <w:tcBorders>
              <w:top w:val="nil"/>
              <w:left w:val="single" w:sz="4" w:space="0" w:color="auto"/>
              <w:bottom w:val="single" w:sz="4" w:space="0" w:color="auto"/>
              <w:right w:val="single" w:sz="8" w:space="0" w:color="auto"/>
            </w:tcBorders>
            <w:shd w:val="clear" w:color="000000" w:fill="FFFF00"/>
            <w:noWrap/>
            <w:vAlign w:val="bottom"/>
            <w:hideMark/>
          </w:tcPr>
          <w:p w14:paraId="4BAE6A93" w14:textId="422A61C8" w:rsidR="00EF3EA4" w:rsidRPr="006368D5" w:rsidRDefault="002A4EFA"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113</w:t>
            </w:r>
          </w:p>
        </w:tc>
        <w:tc>
          <w:tcPr>
            <w:tcW w:w="269" w:type="dxa"/>
            <w:tcBorders>
              <w:top w:val="nil"/>
              <w:left w:val="nil"/>
              <w:bottom w:val="nil"/>
              <w:right w:val="nil"/>
            </w:tcBorders>
            <w:shd w:val="clear" w:color="auto" w:fill="auto"/>
            <w:vAlign w:val="bottom"/>
            <w:hideMark/>
          </w:tcPr>
          <w:p w14:paraId="7D3B58AC" w14:textId="77777777" w:rsidR="00EF3EA4" w:rsidRPr="006368D5" w:rsidRDefault="00EF3EA4" w:rsidP="00EF3EA4">
            <w:pPr>
              <w:spacing w:after="0" w:line="240" w:lineRule="auto"/>
              <w:rPr>
                <w:rFonts w:ascii="Calibri" w:eastAsia="Times New Roman" w:hAnsi="Calibri" w:cs="Times New Roman"/>
                <w:color w:val="000000"/>
                <w:sz w:val="17"/>
                <w:szCs w:val="17"/>
                <w:lang w:eastAsia="en-CA"/>
              </w:rPr>
            </w:pPr>
          </w:p>
        </w:tc>
        <w:tc>
          <w:tcPr>
            <w:tcW w:w="1247" w:type="dxa"/>
            <w:tcBorders>
              <w:top w:val="nil"/>
              <w:left w:val="single" w:sz="8" w:space="0" w:color="auto"/>
              <w:bottom w:val="single" w:sz="4" w:space="0" w:color="auto"/>
              <w:right w:val="single" w:sz="4" w:space="0" w:color="auto"/>
            </w:tcBorders>
            <w:shd w:val="clear" w:color="000000" w:fill="FFFF00"/>
            <w:noWrap/>
            <w:vAlign w:val="bottom"/>
            <w:hideMark/>
          </w:tcPr>
          <w:p w14:paraId="68C5C56E" w14:textId="66AE2D6B" w:rsidR="00EF3EA4" w:rsidRPr="006368D5" w:rsidRDefault="005D56AA"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06</w:t>
            </w:r>
          </w:p>
        </w:tc>
        <w:tc>
          <w:tcPr>
            <w:tcW w:w="891" w:type="dxa"/>
            <w:tcBorders>
              <w:top w:val="nil"/>
              <w:left w:val="nil"/>
              <w:bottom w:val="nil"/>
              <w:right w:val="nil"/>
            </w:tcBorders>
            <w:shd w:val="clear" w:color="auto" w:fill="auto"/>
            <w:vAlign w:val="bottom"/>
            <w:hideMark/>
          </w:tcPr>
          <w:p w14:paraId="1D707309"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0633EC0C" w14:textId="758A890E"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70" w:type="dxa"/>
            <w:tcBorders>
              <w:top w:val="nil"/>
              <w:left w:val="single" w:sz="4" w:space="0" w:color="auto"/>
              <w:bottom w:val="single" w:sz="4" w:space="0" w:color="auto"/>
              <w:right w:val="single" w:sz="4" w:space="0" w:color="auto"/>
            </w:tcBorders>
            <w:shd w:val="clear" w:color="000000" w:fill="FFFF00"/>
            <w:noWrap/>
            <w:vAlign w:val="bottom"/>
            <w:hideMark/>
          </w:tcPr>
          <w:p w14:paraId="10F34F18" w14:textId="2FC07D00"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07</w:t>
            </w:r>
          </w:p>
        </w:tc>
        <w:tc>
          <w:tcPr>
            <w:tcW w:w="387" w:type="dxa"/>
            <w:tcBorders>
              <w:top w:val="nil"/>
              <w:left w:val="nil"/>
              <w:bottom w:val="nil"/>
              <w:right w:val="nil"/>
            </w:tcBorders>
            <w:shd w:val="clear" w:color="auto" w:fill="auto"/>
            <w:noWrap/>
            <w:vAlign w:val="bottom"/>
            <w:hideMark/>
          </w:tcPr>
          <w:p w14:paraId="612E112D"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3</w:t>
            </w:r>
          </w:p>
        </w:tc>
        <w:tc>
          <w:tcPr>
            <w:tcW w:w="1229" w:type="dxa"/>
            <w:tcBorders>
              <w:top w:val="nil"/>
              <w:left w:val="single" w:sz="4" w:space="0" w:color="auto"/>
              <w:bottom w:val="single" w:sz="4" w:space="0" w:color="auto"/>
              <w:right w:val="single" w:sz="4" w:space="0" w:color="auto"/>
            </w:tcBorders>
            <w:shd w:val="clear" w:color="000000" w:fill="FFFF00"/>
            <w:noWrap/>
            <w:vAlign w:val="bottom"/>
            <w:hideMark/>
          </w:tcPr>
          <w:p w14:paraId="3F55D3CC" w14:textId="1AC724FA"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210</w:t>
            </w:r>
          </w:p>
        </w:tc>
        <w:tc>
          <w:tcPr>
            <w:tcW w:w="912" w:type="dxa"/>
            <w:tcBorders>
              <w:top w:val="nil"/>
              <w:left w:val="nil"/>
              <w:bottom w:val="nil"/>
              <w:right w:val="nil"/>
            </w:tcBorders>
            <w:shd w:val="clear" w:color="auto" w:fill="auto"/>
            <w:vAlign w:val="bottom"/>
            <w:hideMark/>
          </w:tcPr>
          <w:p w14:paraId="6FA9E125"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5AAB1AE4" w14:textId="24B879A8"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66" w:type="dxa"/>
            <w:tcBorders>
              <w:top w:val="nil"/>
              <w:left w:val="single" w:sz="4" w:space="0" w:color="auto"/>
              <w:bottom w:val="single" w:sz="4" w:space="0" w:color="auto"/>
              <w:right w:val="single" w:sz="8" w:space="0" w:color="auto"/>
            </w:tcBorders>
            <w:shd w:val="clear" w:color="000000" w:fill="FFFF00"/>
            <w:noWrap/>
            <w:vAlign w:val="bottom"/>
            <w:hideMark/>
          </w:tcPr>
          <w:p w14:paraId="7133783D" w14:textId="130493B5"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211</w:t>
            </w:r>
          </w:p>
        </w:tc>
      </w:tr>
      <w:tr w:rsidR="00365869" w:rsidRPr="006368D5" w14:paraId="1F7073B5" w14:textId="77777777" w:rsidTr="00365869">
        <w:trPr>
          <w:trHeight w:val="600"/>
        </w:trPr>
        <w:tc>
          <w:tcPr>
            <w:tcW w:w="1168" w:type="dxa"/>
            <w:tcBorders>
              <w:top w:val="nil"/>
              <w:left w:val="single" w:sz="8" w:space="0" w:color="auto"/>
              <w:bottom w:val="single" w:sz="4" w:space="0" w:color="auto"/>
              <w:right w:val="single" w:sz="4" w:space="0" w:color="auto"/>
            </w:tcBorders>
            <w:shd w:val="clear" w:color="000000" w:fill="FFFF00"/>
            <w:noWrap/>
            <w:vAlign w:val="bottom"/>
            <w:hideMark/>
          </w:tcPr>
          <w:p w14:paraId="2234A7EB" w14:textId="0BE5C278" w:rsidR="00EF3EA4" w:rsidRPr="006368D5" w:rsidRDefault="00F00DAA" w:rsidP="006C56D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110</w:t>
            </w:r>
          </w:p>
        </w:tc>
        <w:tc>
          <w:tcPr>
            <w:tcW w:w="928" w:type="dxa"/>
            <w:tcBorders>
              <w:top w:val="nil"/>
              <w:left w:val="nil"/>
              <w:bottom w:val="nil"/>
              <w:right w:val="nil"/>
            </w:tcBorders>
            <w:shd w:val="clear" w:color="auto" w:fill="auto"/>
            <w:vAlign w:val="bottom"/>
            <w:hideMark/>
          </w:tcPr>
          <w:p w14:paraId="2EAE6149" w14:textId="77777777" w:rsidR="006C56D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591A9911" w14:textId="3D874E80"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14" w:type="dxa"/>
            <w:tcBorders>
              <w:top w:val="nil"/>
              <w:left w:val="single" w:sz="4" w:space="0" w:color="auto"/>
              <w:bottom w:val="single" w:sz="4" w:space="0" w:color="auto"/>
              <w:right w:val="single" w:sz="4" w:space="0" w:color="auto"/>
            </w:tcBorders>
            <w:shd w:val="clear" w:color="000000" w:fill="FFFF00"/>
            <w:noWrap/>
            <w:vAlign w:val="bottom"/>
            <w:hideMark/>
          </w:tcPr>
          <w:p w14:paraId="6C6F11F1" w14:textId="7A6FAB8F" w:rsidR="00EF3EA4" w:rsidRPr="006368D5" w:rsidRDefault="005D56AA"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109</w:t>
            </w:r>
          </w:p>
        </w:tc>
        <w:tc>
          <w:tcPr>
            <w:tcW w:w="387" w:type="dxa"/>
            <w:tcBorders>
              <w:top w:val="nil"/>
              <w:left w:val="nil"/>
              <w:bottom w:val="nil"/>
              <w:right w:val="nil"/>
            </w:tcBorders>
            <w:shd w:val="clear" w:color="auto" w:fill="auto"/>
            <w:noWrap/>
            <w:vAlign w:val="bottom"/>
            <w:hideMark/>
          </w:tcPr>
          <w:p w14:paraId="7C10328C"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4</w:t>
            </w:r>
          </w:p>
        </w:tc>
        <w:tc>
          <w:tcPr>
            <w:tcW w:w="1192" w:type="dxa"/>
            <w:tcBorders>
              <w:top w:val="nil"/>
              <w:left w:val="single" w:sz="4" w:space="0" w:color="auto"/>
              <w:bottom w:val="single" w:sz="4" w:space="0" w:color="auto"/>
              <w:right w:val="single" w:sz="4" w:space="0" w:color="auto"/>
            </w:tcBorders>
            <w:shd w:val="clear" w:color="000000" w:fill="FFFF00"/>
            <w:noWrap/>
            <w:vAlign w:val="bottom"/>
            <w:hideMark/>
          </w:tcPr>
          <w:p w14:paraId="1470298F" w14:textId="0319F58E" w:rsidR="00EF3EA4" w:rsidRPr="006368D5" w:rsidRDefault="0054128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110</w:t>
            </w:r>
          </w:p>
        </w:tc>
        <w:tc>
          <w:tcPr>
            <w:tcW w:w="928" w:type="dxa"/>
            <w:tcBorders>
              <w:top w:val="nil"/>
              <w:left w:val="nil"/>
              <w:bottom w:val="nil"/>
              <w:right w:val="nil"/>
            </w:tcBorders>
            <w:shd w:val="clear" w:color="auto" w:fill="auto"/>
            <w:vAlign w:val="bottom"/>
            <w:hideMark/>
          </w:tcPr>
          <w:p w14:paraId="648C53B8" w14:textId="77777777" w:rsidR="00393517"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2DF720CD" w14:textId="72A882DB" w:rsidR="00EF3EA4" w:rsidRPr="006368D5" w:rsidRDefault="00393517"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35" w:type="dxa"/>
            <w:tcBorders>
              <w:top w:val="nil"/>
              <w:left w:val="single" w:sz="4" w:space="0" w:color="auto"/>
              <w:bottom w:val="single" w:sz="4" w:space="0" w:color="auto"/>
              <w:right w:val="single" w:sz="8" w:space="0" w:color="auto"/>
            </w:tcBorders>
            <w:shd w:val="clear" w:color="000000" w:fill="FFFF00"/>
            <w:noWrap/>
            <w:vAlign w:val="bottom"/>
            <w:hideMark/>
          </w:tcPr>
          <w:p w14:paraId="7CB227BE" w14:textId="1804820B" w:rsidR="00EF3EA4"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w:t>
            </w:r>
            <w:r w:rsidR="002A4EFA" w:rsidRPr="006368D5">
              <w:rPr>
                <w:rFonts w:ascii="Calibri" w:eastAsia="Times New Roman" w:hAnsi="Calibri" w:cs="Times New Roman"/>
                <w:color w:val="000000"/>
                <w:sz w:val="17"/>
                <w:szCs w:val="17"/>
                <w:lang w:eastAsia="en-CA"/>
              </w:rPr>
              <w:t>9</w:t>
            </w:r>
          </w:p>
        </w:tc>
        <w:tc>
          <w:tcPr>
            <w:tcW w:w="269" w:type="dxa"/>
            <w:tcBorders>
              <w:top w:val="nil"/>
              <w:left w:val="nil"/>
              <w:bottom w:val="nil"/>
              <w:right w:val="nil"/>
            </w:tcBorders>
            <w:shd w:val="clear" w:color="auto" w:fill="auto"/>
            <w:vAlign w:val="bottom"/>
            <w:hideMark/>
          </w:tcPr>
          <w:p w14:paraId="59ABAAF8" w14:textId="77777777" w:rsidR="00EF3EA4" w:rsidRPr="006368D5" w:rsidRDefault="00EF3EA4" w:rsidP="00EF3EA4">
            <w:pPr>
              <w:spacing w:after="0" w:line="240" w:lineRule="auto"/>
              <w:rPr>
                <w:rFonts w:ascii="Calibri" w:eastAsia="Times New Roman" w:hAnsi="Calibri" w:cs="Times New Roman"/>
                <w:color w:val="000000"/>
                <w:sz w:val="17"/>
                <w:szCs w:val="17"/>
                <w:lang w:eastAsia="en-CA"/>
              </w:rPr>
            </w:pPr>
          </w:p>
        </w:tc>
        <w:tc>
          <w:tcPr>
            <w:tcW w:w="1247" w:type="dxa"/>
            <w:tcBorders>
              <w:top w:val="nil"/>
              <w:left w:val="single" w:sz="8" w:space="0" w:color="auto"/>
              <w:bottom w:val="single" w:sz="4" w:space="0" w:color="auto"/>
              <w:right w:val="single" w:sz="4" w:space="0" w:color="auto"/>
            </w:tcBorders>
            <w:shd w:val="clear" w:color="000000" w:fill="FFFF00"/>
            <w:noWrap/>
            <w:vAlign w:val="bottom"/>
            <w:hideMark/>
          </w:tcPr>
          <w:p w14:paraId="29CACB2E" w14:textId="083351B4"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110</w:t>
            </w:r>
          </w:p>
        </w:tc>
        <w:tc>
          <w:tcPr>
            <w:tcW w:w="891" w:type="dxa"/>
            <w:tcBorders>
              <w:top w:val="nil"/>
              <w:left w:val="nil"/>
              <w:bottom w:val="nil"/>
              <w:right w:val="nil"/>
            </w:tcBorders>
            <w:shd w:val="clear" w:color="auto" w:fill="auto"/>
            <w:vAlign w:val="bottom"/>
            <w:hideMark/>
          </w:tcPr>
          <w:p w14:paraId="5EB8CC4E"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63E16A71" w14:textId="1A4D5117"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70" w:type="dxa"/>
            <w:tcBorders>
              <w:top w:val="nil"/>
              <w:left w:val="single" w:sz="4" w:space="0" w:color="auto"/>
              <w:bottom w:val="single" w:sz="4" w:space="0" w:color="auto"/>
              <w:right w:val="single" w:sz="4" w:space="0" w:color="auto"/>
            </w:tcBorders>
            <w:shd w:val="clear" w:color="000000" w:fill="FFFF00"/>
            <w:noWrap/>
            <w:vAlign w:val="bottom"/>
            <w:hideMark/>
          </w:tcPr>
          <w:p w14:paraId="59BD5CDF" w14:textId="312BE9CD"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09</w:t>
            </w:r>
          </w:p>
        </w:tc>
        <w:tc>
          <w:tcPr>
            <w:tcW w:w="387" w:type="dxa"/>
            <w:tcBorders>
              <w:top w:val="nil"/>
              <w:left w:val="nil"/>
              <w:bottom w:val="nil"/>
              <w:right w:val="nil"/>
            </w:tcBorders>
            <w:shd w:val="clear" w:color="auto" w:fill="auto"/>
            <w:noWrap/>
            <w:vAlign w:val="bottom"/>
            <w:hideMark/>
          </w:tcPr>
          <w:p w14:paraId="50A0BF76"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4</w:t>
            </w:r>
          </w:p>
        </w:tc>
        <w:tc>
          <w:tcPr>
            <w:tcW w:w="1229" w:type="dxa"/>
            <w:tcBorders>
              <w:top w:val="nil"/>
              <w:left w:val="single" w:sz="4" w:space="0" w:color="auto"/>
              <w:bottom w:val="single" w:sz="4" w:space="0" w:color="auto"/>
              <w:right w:val="single" w:sz="4" w:space="0" w:color="auto"/>
            </w:tcBorders>
            <w:shd w:val="clear" w:color="000000" w:fill="FFFF00"/>
            <w:noWrap/>
            <w:vAlign w:val="bottom"/>
            <w:hideMark/>
          </w:tcPr>
          <w:p w14:paraId="41DDF3A6" w14:textId="5D5783E0"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208</w:t>
            </w:r>
          </w:p>
        </w:tc>
        <w:tc>
          <w:tcPr>
            <w:tcW w:w="912" w:type="dxa"/>
            <w:tcBorders>
              <w:top w:val="nil"/>
              <w:left w:val="nil"/>
              <w:bottom w:val="nil"/>
              <w:right w:val="nil"/>
            </w:tcBorders>
            <w:shd w:val="clear" w:color="auto" w:fill="auto"/>
            <w:vAlign w:val="bottom"/>
            <w:hideMark/>
          </w:tcPr>
          <w:p w14:paraId="09704441"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7AD902B7" w14:textId="4CE105D7"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66" w:type="dxa"/>
            <w:tcBorders>
              <w:top w:val="nil"/>
              <w:left w:val="single" w:sz="4" w:space="0" w:color="auto"/>
              <w:bottom w:val="single" w:sz="4" w:space="0" w:color="auto"/>
              <w:right w:val="single" w:sz="8" w:space="0" w:color="auto"/>
            </w:tcBorders>
            <w:shd w:val="clear" w:color="000000" w:fill="FFFF00"/>
            <w:noWrap/>
            <w:vAlign w:val="bottom"/>
            <w:hideMark/>
          </w:tcPr>
          <w:p w14:paraId="724A1765" w14:textId="507E9FBB"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207</w:t>
            </w:r>
          </w:p>
        </w:tc>
      </w:tr>
      <w:tr w:rsidR="00365869" w:rsidRPr="006368D5" w14:paraId="6B0EF4AE" w14:textId="77777777" w:rsidTr="00365869">
        <w:trPr>
          <w:trHeight w:val="600"/>
        </w:trPr>
        <w:tc>
          <w:tcPr>
            <w:tcW w:w="1168" w:type="dxa"/>
            <w:tcBorders>
              <w:top w:val="nil"/>
              <w:left w:val="single" w:sz="8" w:space="0" w:color="auto"/>
              <w:bottom w:val="single" w:sz="4" w:space="0" w:color="auto"/>
              <w:right w:val="single" w:sz="4" w:space="0" w:color="auto"/>
            </w:tcBorders>
            <w:shd w:val="clear" w:color="000000" w:fill="FFFF00"/>
            <w:noWrap/>
            <w:vAlign w:val="bottom"/>
            <w:hideMark/>
          </w:tcPr>
          <w:p w14:paraId="38139D87" w14:textId="03C65FA5"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12</w:t>
            </w:r>
          </w:p>
        </w:tc>
        <w:tc>
          <w:tcPr>
            <w:tcW w:w="928" w:type="dxa"/>
            <w:tcBorders>
              <w:top w:val="nil"/>
              <w:left w:val="nil"/>
              <w:bottom w:val="nil"/>
              <w:right w:val="nil"/>
            </w:tcBorders>
            <w:shd w:val="clear" w:color="auto" w:fill="auto"/>
            <w:vAlign w:val="bottom"/>
            <w:hideMark/>
          </w:tcPr>
          <w:p w14:paraId="0ADB5D4B" w14:textId="77777777" w:rsidR="006C56D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638F156A" w14:textId="5EC70FB6"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14" w:type="dxa"/>
            <w:tcBorders>
              <w:top w:val="nil"/>
              <w:left w:val="single" w:sz="4" w:space="0" w:color="auto"/>
              <w:bottom w:val="single" w:sz="4" w:space="0" w:color="auto"/>
              <w:right w:val="single" w:sz="4" w:space="0" w:color="auto"/>
            </w:tcBorders>
            <w:shd w:val="clear" w:color="000000" w:fill="FFFF00"/>
            <w:noWrap/>
            <w:vAlign w:val="bottom"/>
            <w:hideMark/>
          </w:tcPr>
          <w:p w14:paraId="03356764" w14:textId="3FB97981" w:rsidR="00EF3EA4" w:rsidRPr="006368D5" w:rsidRDefault="006C56D4" w:rsidP="006C56D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5D56AA" w:rsidRPr="006368D5">
              <w:rPr>
                <w:rFonts w:ascii="Calibri" w:eastAsia="Times New Roman" w:hAnsi="Calibri" w:cs="Times New Roman"/>
                <w:color w:val="000000"/>
                <w:sz w:val="17"/>
                <w:szCs w:val="17"/>
                <w:lang w:eastAsia="en-CA"/>
              </w:rPr>
              <w:t>13</w:t>
            </w:r>
          </w:p>
        </w:tc>
        <w:tc>
          <w:tcPr>
            <w:tcW w:w="387" w:type="dxa"/>
            <w:tcBorders>
              <w:top w:val="nil"/>
              <w:left w:val="nil"/>
              <w:bottom w:val="nil"/>
              <w:right w:val="nil"/>
            </w:tcBorders>
            <w:shd w:val="clear" w:color="auto" w:fill="auto"/>
            <w:noWrap/>
            <w:vAlign w:val="bottom"/>
            <w:hideMark/>
          </w:tcPr>
          <w:p w14:paraId="32CC1FAD"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p>
        </w:tc>
        <w:tc>
          <w:tcPr>
            <w:tcW w:w="1192" w:type="dxa"/>
            <w:tcBorders>
              <w:top w:val="nil"/>
              <w:left w:val="single" w:sz="4" w:space="0" w:color="auto"/>
              <w:bottom w:val="single" w:sz="4" w:space="0" w:color="auto"/>
              <w:right w:val="single" w:sz="4" w:space="0" w:color="auto"/>
            </w:tcBorders>
            <w:shd w:val="clear" w:color="000000" w:fill="FFFF00"/>
            <w:noWrap/>
            <w:vAlign w:val="bottom"/>
            <w:hideMark/>
          </w:tcPr>
          <w:p w14:paraId="5BE7FA1A" w14:textId="09436D3F" w:rsidR="00EF3EA4" w:rsidRPr="006368D5" w:rsidRDefault="0054128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106</w:t>
            </w:r>
          </w:p>
        </w:tc>
        <w:tc>
          <w:tcPr>
            <w:tcW w:w="928" w:type="dxa"/>
            <w:tcBorders>
              <w:top w:val="nil"/>
              <w:left w:val="nil"/>
              <w:bottom w:val="nil"/>
              <w:right w:val="nil"/>
            </w:tcBorders>
            <w:shd w:val="clear" w:color="auto" w:fill="auto"/>
            <w:vAlign w:val="bottom"/>
            <w:hideMark/>
          </w:tcPr>
          <w:p w14:paraId="797B1037" w14:textId="77777777" w:rsidR="00393517"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6D72A882" w14:textId="42417758" w:rsidR="00EF3EA4" w:rsidRPr="006368D5" w:rsidRDefault="00393517"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35" w:type="dxa"/>
            <w:tcBorders>
              <w:top w:val="nil"/>
              <w:left w:val="single" w:sz="4" w:space="0" w:color="auto"/>
              <w:bottom w:val="single" w:sz="4" w:space="0" w:color="auto"/>
              <w:right w:val="single" w:sz="8" w:space="0" w:color="auto"/>
            </w:tcBorders>
            <w:shd w:val="clear" w:color="000000" w:fill="FFFF00"/>
            <w:noWrap/>
            <w:vAlign w:val="bottom"/>
            <w:hideMark/>
          </w:tcPr>
          <w:p w14:paraId="62B78719" w14:textId="080CD772" w:rsidR="00EF3EA4"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w:t>
            </w:r>
            <w:r w:rsidR="002A4EFA" w:rsidRPr="006368D5">
              <w:rPr>
                <w:rFonts w:ascii="Calibri" w:eastAsia="Times New Roman" w:hAnsi="Calibri" w:cs="Times New Roman"/>
                <w:color w:val="000000"/>
                <w:sz w:val="17"/>
                <w:szCs w:val="17"/>
                <w:lang w:eastAsia="en-CA"/>
              </w:rPr>
              <w:t>7</w:t>
            </w:r>
          </w:p>
        </w:tc>
        <w:tc>
          <w:tcPr>
            <w:tcW w:w="269" w:type="dxa"/>
            <w:tcBorders>
              <w:top w:val="nil"/>
              <w:left w:val="nil"/>
              <w:bottom w:val="nil"/>
              <w:right w:val="nil"/>
            </w:tcBorders>
            <w:shd w:val="clear" w:color="auto" w:fill="auto"/>
            <w:vAlign w:val="bottom"/>
            <w:hideMark/>
          </w:tcPr>
          <w:p w14:paraId="35C6BE4C" w14:textId="77777777" w:rsidR="00EF3EA4" w:rsidRPr="006368D5" w:rsidRDefault="00EF3EA4" w:rsidP="00EF3EA4">
            <w:pPr>
              <w:spacing w:after="0" w:line="240" w:lineRule="auto"/>
              <w:rPr>
                <w:rFonts w:ascii="Calibri" w:eastAsia="Times New Roman" w:hAnsi="Calibri" w:cs="Times New Roman"/>
                <w:color w:val="000000"/>
                <w:sz w:val="17"/>
                <w:szCs w:val="17"/>
                <w:lang w:eastAsia="en-CA"/>
              </w:rPr>
            </w:pPr>
          </w:p>
        </w:tc>
        <w:tc>
          <w:tcPr>
            <w:tcW w:w="1247" w:type="dxa"/>
            <w:tcBorders>
              <w:top w:val="nil"/>
              <w:left w:val="single" w:sz="8" w:space="0" w:color="auto"/>
              <w:bottom w:val="single" w:sz="4" w:space="0" w:color="auto"/>
              <w:right w:val="single" w:sz="4" w:space="0" w:color="auto"/>
            </w:tcBorders>
            <w:shd w:val="clear" w:color="000000" w:fill="FFFF00"/>
            <w:noWrap/>
            <w:vAlign w:val="bottom"/>
            <w:hideMark/>
          </w:tcPr>
          <w:p w14:paraId="247F38E3" w14:textId="179E70F6" w:rsidR="00EF3EA4" w:rsidRPr="006368D5" w:rsidRDefault="005D56AA"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12</w:t>
            </w:r>
          </w:p>
        </w:tc>
        <w:tc>
          <w:tcPr>
            <w:tcW w:w="891" w:type="dxa"/>
            <w:tcBorders>
              <w:top w:val="nil"/>
              <w:left w:val="nil"/>
              <w:bottom w:val="nil"/>
              <w:right w:val="nil"/>
            </w:tcBorders>
            <w:shd w:val="clear" w:color="auto" w:fill="auto"/>
            <w:vAlign w:val="bottom"/>
            <w:hideMark/>
          </w:tcPr>
          <w:p w14:paraId="232C9C6D"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3FB616AF" w14:textId="355B091E"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70" w:type="dxa"/>
            <w:tcBorders>
              <w:top w:val="nil"/>
              <w:left w:val="single" w:sz="4" w:space="0" w:color="auto"/>
              <w:bottom w:val="single" w:sz="4" w:space="0" w:color="auto"/>
              <w:right w:val="single" w:sz="4" w:space="0" w:color="auto"/>
            </w:tcBorders>
            <w:shd w:val="clear" w:color="000000" w:fill="FFFF00"/>
            <w:noWrap/>
            <w:vAlign w:val="bottom"/>
            <w:hideMark/>
          </w:tcPr>
          <w:p w14:paraId="47911695" w14:textId="1D1D77FF"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13</w:t>
            </w:r>
          </w:p>
        </w:tc>
        <w:tc>
          <w:tcPr>
            <w:tcW w:w="387" w:type="dxa"/>
            <w:tcBorders>
              <w:top w:val="nil"/>
              <w:left w:val="nil"/>
              <w:bottom w:val="nil"/>
              <w:right w:val="nil"/>
            </w:tcBorders>
            <w:shd w:val="clear" w:color="auto" w:fill="auto"/>
            <w:noWrap/>
            <w:vAlign w:val="bottom"/>
            <w:hideMark/>
          </w:tcPr>
          <w:p w14:paraId="241C3842"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p>
        </w:tc>
        <w:tc>
          <w:tcPr>
            <w:tcW w:w="1229" w:type="dxa"/>
            <w:tcBorders>
              <w:top w:val="nil"/>
              <w:left w:val="single" w:sz="4" w:space="0" w:color="auto"/>
              <w:bottom w:val="single" w:sz="4" w:space="0" w:color="auto"/>
              <w:right w:val="single" w:sz="4" w:space="0" w:color="auto"/>
            </w:tcBorders>
            <w:shd w:val="clear" w:color="000000" w:fill="FFFF00"/>
            <w:noWrap/>
            <w:vAlign w:val="bottom"/>
            <w:hideMark/>
          </w:tcPr>
          <w:p w14:paraId="69A7058E" w14:textId="43A7A587"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204</w:t>
            </w:r>
          </w:p>
        </w:tc>
        <w:tc>
          <w:tcPr>
            <w:tcW w:w="912" w:type="dxa"/>
            <w:tcBorders>
              <w:top w:val="nil"/>
              <w:left w:val="nil"/>
              <w:bottom w:val="nil"/>
              <w:right w:val="nil"/>
            </w:tcBorders>
            <w:shd w:val="clear" w:color="auto" w:fill="auto"/>
            <w:vAlign w:val="bottom"/>
            <w:hideMark/>
          </w:tcPr>
          <w:p w14:paraId="0203D370"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478D00A9" w14:textId="26D9B7E3"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66" w:type="dxa"/>
            <w:tcBorders>
              <w:top w:val="nil"/>
              <w:left w:val="single" w:sz="4" w:space="0" w:color="auto"/>
              <w:bottom w:val="single" w:sz="4" w:space="0" w:color="auto"/>
              <w:right w:val="single" w:sz="8" w:space="0" w:color="auto"/>
            </w:tcBorders>
            <w:shd w:val="clear" w:color="000000" w:fill="FFFF00"/>
            <w:noWrap/>
            <w:vAlign w:val="bottom"/>
            <w:hideMark/>
          </w:tcPr>
          <w:p w14:paraId="075F38B4" w14:textId="07629FFF"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205</w:t>
            </w:r>
          </w:p>
        </w:tc>
      </w:tr>
      <w:tr w:rsidR="00365869" w:rsidRPr="006368D5" w14:paraId="1F333F46" w14:textId="77777777" w:rsidTr="00365869">
        <w:trPr>
          <w:trHeight w:val="600"/>
        </w:trPr>
        <w:tc>
          <w:tcPr>
            <w:tcW w:w="1168" w:type="dxa"/>
            <w:tcBorders>
              <w:top w:val="nil"/>
              <w:left w:val="single" w:sz="8" w:space="0" w:color="auto"/>
              <w:bottom w:val="single" w:sz="4" w:space="0" w:color="auto"/>
              <w:right w:val="single" w:sz="4" w:space="0" w:color="auto"/>
            </w:tcBorders>
            <w:shd w:val="clear" w:color="000000" w:fill="FFFF00"/>
            <w:noWrap/>
            <w:vAlign w:val="bottom"/>
            <w:hideMark/>
          </w:tcPr>
          <w:p w14:paraId="37CDA641" w14:textId="379AD70D" w:rsidR="00EF3EA4" w:rsidRPr="006368D5" w:rsidRDefault="006C56D4" w:rsidP="006C56D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1</w:t>
            </w:r>
            <w:r w:rsidR="00F00DAA" w:rsidRPr="006368D5">
              <w:rPr>
                <w:rFonts w:ascii="Calibri" w:eastAsia="Times New Roman" w:hAnsi="Calibri" w:cs="Times New Roman"/>
                <w:color w:val="000000"/>
                <w:sz w:val="17"/>
                <w:szCs w:val="17"/>
                <w:lang w:eastAsia="en-CA"/>
              </w:rPr>
              <w:t>6</w:t>
            </w:r>
          </w:p>
        </w:tc>
        <w:tc>
          <w:tcPr>
            <w:tcW w:w="928" w:type="dxa"/>
            <w:tcBorders>
              <w:top w:val="nil"/>
              <w:left w:val="nil"/>
              <w:bottom w:val="nil"/>
              <w:right w:val="nil"/>
            </w:tcBorders>
            <w:shd w:val="clear" w:color="auto" w:fill="auto"/>
            <w:vAlign w:val="bottom"/>
            <w:hideMark/>
          </w:tcPr>
          <w:p w14:paraId="15B2A877" w14:textId="77777777" w:rsidR="006C56D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676FECCB" w14:textId="444486DC"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14" w:type="dxa"/>
            <w:tcBorders>
              <w:top w:val="nil"/>
              <w:left w:val="single" w:sz="4" w:space="0" w:color="auto"/>
              <w:bottom w:val="single" w:sz="4" w:space="0" w:color="auto"/>
              <w:right w:val="single" w:sz="4" w:space="0" w:color="auto"/>
            </w:tcBorders>
            <w:shd w:val="clear" w:color="000000" w:fill="FFFF00"/>
            <w:noWrap/>
            <w:vAlign w:val="bottom"/>
            <w:hideMark/>
          </w:tcPr>
          <w:p w14:paraId="4BDC1823" w14:textId="09920D8D" w:rsidR="00393517" w:rsidRPr="006368D5" w:rsidRDefault="005D56AA" w:rsidP="005D56AA">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115</w:t>
            </w:r>
          </w:p>
        </w:tc>
        <w:tc>
          <w:tcPr>
            <w:tcW w:w="387" w:type="dxa"/>
            <w:tcBorders>
              <w:top w:val="nil"/>
              <w:left w:val="nil"/>
              <w:bottom w:val="nil"/>
              <w:right w:val="nil"/>
            </w:tcBorders>
            <w:shd w:val="clear" w:color="auto" w:fill="auto"/>
            <w:noWrap/>
            <w:vAlign w:val="bottom"/>
            <w:hideMark/>
          </w:tcPr>
          <w:p w14:paraId="5596E23C"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6</w:t>
            </w:r>
          </w:p>
        </w:tc>
        <w:tc>
          <w:tcPr>
            <w:tcW w:w="1192" w:type="dxa"/>
            <w:tcBorders>
              <w:top w:val="nil"/>
              <w:left w:val="single" w:sz="4" w:space="0" w:color="auto"/>
              <w:bottom w:val="single" w:sz="4" w:space="0" w:color="auto"/>
              <w:right w:val="single" w:sz="4" w:space="0" w:color="auto"/>
            </w:tcBorders>
            <w:shd w:val="clear" w:color="000000" w:fill="FFFF00"/>
            <w:noWrap/>
            <w:vAlign w:val="bottom"/>
            <w:hideMark/>
          </w:tcPr>
          <w:p w14:paraId="18720ABD" w14:textId="1DF8615E" w:rsidR="00EF3EA4" w:rsidRPr="006368D5" w:rsidRDefault="0054128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104</w:t>
            </w:r>
          </w:p>
        </w:tc>
        <w:tc>
          <w:tcPr>
            <w:tcW w:w="928" w:type="dxa"/>
            <w:tcBorders>
              <w:top w:val="nil"/>
              <w:left w:val="nil"/>
              <w:bottom w:val="nil"/>
              <w:right w:val="nil"/>
            </w:tcBorders>
            <w:shd w:val="clear" w:color="auto" w:fill="auto"/>
            <w:vAlign w:val="bottom"/>
            <w:hideMark/>
          </w:tcPr>
          <w:p w14:paraId="60CB07AE" w14:textId="77777777" w:rsidR="00393517"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6A12C08F" w14:textId="5C2B0566" w:rsidR="00EF3EA4" w:rsidRPr="006368D5" w:rsidRDefault="00393517"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35" w:type="dxa"/>
            <w:tcBorders>
              <w:top w:val="nil"/>
              <w:left w:val="single" w:sz="4" w:space="0" w:color="auto"/>
              <w:bottom w:val="single" w:sz="4" w:space="0" w:color="auto"/>
              <w:right w:val="single" w:sz="8" w:space="0" w:color="auto"/>
            </w:tcBorders>
            <w:shd w:val="clear" w:color="000000" w:fill="FFFF00"/>
            <w:noWrap/>
            <w:vAlign w:val="bottom"/>
            <w:hideMark/>
          </w:tcPr>
          <w:p w14:paraId="6C722E39" w14:textId="0BD92A7A" w:rsidR="00EF3EA4"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w:t>
            </w:r>
            <w:r w:rsidR="002A4EFA" w:rsidRPr="006368D5">
              <w:rPr>
                <w:rFonts w:ascii="Calibri" w:eastAsia="Times New Roman" w:hAnsi="Calibri" w:cs="Times New Roman"/>
                <w:color w:val="000000"/>
                <w:sz w:val="17"/>
                <w:szCs w:val="17"/>
                <w:lang w:eastAsia="en-CA"/>
              </w:rPr>
              <w:t>3</w:t>
            </w:r>
          </w:p>
        </w:tc>
        <w:tc>
          <w:tcPr>
            <w:tcW w:w="269" w:type="dxa"/>
            <w:tcBorders>
              <w:top w:val="nil"/>
              <w:left w:val="nil"/>
              <w:bottom w:val="nil"/>
              <w:right w:val="nil"/>
            </w:tcBorders>
            <w:shd w:val="clear" w:color="auto" w:fill="auto"/>
            <w:vAlign w:val="bottom"/>
            <w:hideMark/>
          </w:tcPr>
          <w:p w14:paraId="73643FB5" w14:textId="77777777" w:rsidR="00EF3EA4" w:rsidRPr="006368D5" w:rsidRDefault="00EF3EA4" w:rsidP="00EF3EA4">
            <w:pPr>
              <w:spacing w:after="0" w:line="240" w:lineRule="auto"/>
              <w:rPr>
                <w:rFonts w:ascii="Calibri" w:eastAsia="Times New Roman" w:hAnsi="Calibri" w:cs="Times New Roman"/>
                <w:color w:val="000000"/>
                <w:sz w:val="17"/>
                <w:szCs w:val="17"/>
                <w:lang w:eastAsia="en-CA"/>
              </w:rPr>
            </w:pPr>
          </w:p>
        </w:tc>
        <w:tc>
          <w:tcPr>
            <w:tcW w:w="1247" w:type="dxa"/>
            <w:tcBorders>
              <w:top w:val="nil"/>
              <w:left w:val="single" w:sz="8" w:space="0" w:color="auto"/>
              <w:bottom w:val="single" w:sz="4" w:space="0" w:color="auto"/>
              <w:right w:val="single" w:sz="4" w:space="0" w:color="auto"/>
            </w:tcBorders>
            <w:shd w:val="clear" w:color="000000" w:fill="FFFF00"/>
            <w:noWrap/>
            <w:vAlign w:val="bottom"/>
            <w:hideMark/>
          </w:tcPr>
          <w:p w14:paraId="67ECFE75" w14:textId="6BB5AF5D" w:rsidR="00EF3EA4" w:rsidRPr="006368D5" w:rsidRDefault="005D56AA"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114</w:t>
            </w:r>
          </w:p>
        </w:tc>
        <w:tc>
          <w:tcPr>
            <w:tcW w:w="891" w:type="dxa"/>
            <w:tcBorders>
              <w:top w:val="nil"/>
              <w:left w:val="nil"/>
              <w:bottom w:val="nil"/>
              <w:right w:val="nil"/>
            </w:tcBorders>
            <w:shd w:val="clear" w:color="auto" w:fill="auto"/>
            <w:vAlign w:val="bottom"/>
            <w:hideMark/>
          </w:tcPr>
          <w:p w14:paraId="00799BB8"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09EACA84" w14:textId="4015005F"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70" w:type="dxa"/>
            <w:tcBorders>
              <w:top w:val="nil"/>
              <w:left w:val="single" w:sz="4" w:space="0" w:color="auto"/>
              <w:bottom w:val="single" w:sz="4" w:space="0" w:color="auto"/>
              <w:right w:val="single" w:sz="4" w:space="0" w:color="auto"/>
            </w:tcBorders>
            <w:shd w:val="clear" w:color="000000" w:fill="FFFF00"/>
            <w:noWrap/>
            <w:vAlign w:val="bottom"/>
            <w:hideMark/>
          </w:tcPr>
          <w:p w14:paraId="0F67CEAC" w14:textId="74407910"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00EF3EA4" w:rsidRPr="006368D5">
              <w:rPr>
                <w:rFonts w:ascii="Calibri" w:eastAsia="Times New Roman" w:hAnsi="Calibri" w:cs="Times New Roman"/>
                <w:color w:val="000000"/>
                <w:sz w:val="17"/>
                <w:szCs w:val="17"/>
                <w:lang w:eastAsia="en-CA"/>
              </w:rPr>
              <w:t>15</w:t>
            </w:r>
          </w:p>
        </w:tc>
        <w:tc>
          <w:tcPr>
            <w:tcW w:w="387" w:type="dxa"/>
            <w:tcBorders>
              <w:top w:val="nil"/>
              <w:left w:val="nil"/>
              <w:bottom w:val="nil"/>
              <w:right w:val="nil"/>
            </w:tcBorders>
            <w:shd w:val="clear" w:color="auto" w:fill="auto"/>
            <w:noWrap/>
            <w:vAlign w:val="bottom"/>
            <w:hideMark/>
          </w:tcPr>
          <w:p w14:paraId="1C70501D" w14:textId="77777777" w:rsidR="00EF3EA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6</w:t>
            </w:r>
          </w:p>
        </w:tc>
        <w:tc>
          <w:tcPr>
            <w:tcW w:w="1229" w:type="dxa"/>
            <w:tcBorders>
              <w:top w:val="nil"/>
              <w:left w:val="single" w:sz="4" w:space="0" w:color="auto"/>
              <w:bottom w:val="single" w:sz="4" w:space="0" w:color="auto"/>
              <w:right w:val="single" w:sz="4" w:space="0" w:color="auto"/>
            </w:tcBorders>
            <w:shd w:val="clear" w:color="000000" w:fill="FFFF00"/>
            <w:noWrap/>
            <w:vAlign w:val="bottom"/>
            <w:hideMark/>
          </w:tcPr>
          <w:p w14:paraId="1BBE21C8" w14:textId="5067FE70" w:rsidR="00EF3EA4" w:rsidRPr="006368D5" w:rsidRDefault="00BB45C5" w:rsidP="00BB45C5">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202</w:t>
            </w:r>
          </w:p>
        </w:tc>
        <w:tc>
          <w:tcPr>
            <w:tcW w:w="912" w:type="dxa"/>
            <w:tcBorders>
              <w:top w:val="nil"/>
              <w:left w:val="nil"/>
              <w:bottom w:val="nil"/>
              <w:right w:val="nil"/>
            </w:tcBorders>
            <w:shd w:val="clear" w:color="auto" w:fill="auto"/>
            <w:vAlign w:val="bottom"/>
            <w:hideMark/>
          </w:tcPr>
          <w:p w14:paraId="7420381A"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6822C6CD" w14:textId="2FBD08B5"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66" w:type="dxa"/>
            <w:tcBorders>
              <w:top w:val="nil"/>
              <w:left w:val="single" w:sz="4" w:space="0" w:color="auto"/>
              <w:bottom w:val="single" w:sz="4" w:space="0" w:color="auto"/>
              <w:right w:val="single" w:sz="8" w:space="0" w:color="auto"/>
            </w:tcBorders>
            <w:shd w:val="clear" w:color="000000" w:fill="FFFF00"/>
            <w:noWrap/>
            <w:vAlign w:val="bottom"/>
            <w:hideMark/>
          </w:tcPr>
          <w:p w14:paraId="19319BD0" w14:textId="2D2C2CAC"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201</w:t>
            </w:r>
          </w:p>
        </w:tc>
      </w:tr>
      <w:tr w:rsidR="00365869" w:rsidRPr="006368D5" w14:paraId="2A67DC68" w14:textId="77777777" w:rsidTr="00365869">
        <w:trPr>
          <w:trHeight w:val="620"/>
        </w:trPr>
        <w:tc>
          <w:tcPr>
            <w:tcW w:w="1168" w:type="dxa"/>
            <w:tcBorders>
              <w:top w:val="nil"/>
              <w:left w:val="single" w:sz="8" w:space="0" w:color="auto"/>
              <w:bottom w:val="single" w:sz="4" w:space="0" w:color="auto"/>
              <w:right w:val="single" w:sz="4" w:space="0" w:color="auto"/>
            </w:tcBorders>
            <w:shd w:val="clear" w:color="000000" w:fill="BFBFBF"/>
            <w:noWrap/>
            <w:vAlign w:val="bottom"/>
            <w:hideMark/>
          </w:tcPr>
          <w:p w14:paraId="286048EF" w14:textId="728B0884"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118</w:t>
            </w:r>
          </w:p>
        </w:tc>
        <w:tc>
          <w:tcPr>
            <w:tcW w:w="928" w:type="dxa"/>
            <w:tcBorders>
              <w:top w:val="nil"/>
              <w:left w:val="nil"/>
              <w:bottom w:val="nil"/>
              <w:right w:val="nil"/>
            </w:tcBorders>
            <w:shd w:val="clear" w:color="auto" w:fill="auto"/>
            <w:vAlign w:val="bottom"/>
            <w:hideMark/>
          </w:tcPr>
          <w:p w14:paraId="10DAAFD3" w14:textId="448CCEC4"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Pr="006368D5">
              <w:rPr>
                <w:rFonts w:ascii="Calibri" w:eastAsia="Times New Roman" w:hAnsi="Calibri" w:cs="Times New Roman"/>
                <w:color w:val="000000"/>
                <w:sz w:val="17"/>
                <w:szCs w:val="17"/>
                <w:lang w:eastAsia="en-CA"/>
              </w:rPr>
              <w:br/>
              <w:t>5</w:t>
            </w:r>
            <w:r w:rsidR="00EF3EA4" w:rsidRPr="006368D5">
              <w:rPr>
                <w:rFonts w:ascii="Calibri" w:eastAsia="Times New Roman" w:hAnsi="Calibri" w:cs="Times New Roman"/>
                <w:color w:val="000000"/>
                <w:sz w:val="17"/>
                <w:szCs w:val="17"/>
                <w:lang w:eastAsia="en-CA"/>
              </w:rPr>
              <w:br/>
              <w:t>9</w:t>
            </w:r>
          </w:p>
        </w:tc>
        <w:tc>
          <w:tcPr>
            <w:tcW w:w="1214" w:type="dxa"/>
            <w:tcBorders>
              <w:top w:val="nil"/>
              <w:left w:val="single" w:sz="4" w:space="0" w:color="auto"/>
              <w:bottom w:val="single" w:sz="4" w:space="0" w:color="auto"/>
              <w:right w:val="single" w:sz="4" w:space="0" w:color="auto"/>
            </w:tcBorders>
            <w:shd w:val="clear" w:color="000000" w:fill="BFBFBF"/>
            <w:noWrap/>
            <w:vAlign w:val="bottom"/>
            <w:hideMark/>
          </w:tcPr>
          <w:p w14:paraId="3097F191" w14:textId="1EDC878E"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w:t>
            </w:r>
            <w:r w:rsidR="00152909" w:rsidRPr="006368D5">
              <w:rPr>
                <w:rFonts w:ascii="Calibri" w:eastAsia="Times New Roman" w:hAnsi="Calibri" w:cs="Times New Roman"/>
                <w:color w:val="000000"/>
                <w:sz w:val="17"/>
                <w:szCs w:val="17"/>
                <w:lang w:eastAsia="en-CA"/>
              </w:rPr>
              <w:t>9</w:t>
            </w:r>
          </w:p>
        </w:tc>
        <w:tc>
          <w:tcPr>
            <w:tcW w:w="387" w:type="dxa"/>
            <w:tcBorders>
              <w:top w:val="nil"/>
              <w:left w:val="nil"/>
              <w:bottom w:val="nil"/>
              <w:right w:val="nil"/>
            </w:tcBorders>
            <w:shd w:val="clear" w:color="000000" w:fill="BFBFBF"/>
            <w:noWrap/>
            <w:vAlign w:val="bottom"/>
            <w:hideMark/>
          </w:tcPr>
          <w:p w14:paraId="501B1F31" w14:textId="740FE756" w:rsidR="00EF3EA4"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7</w:t>
            </w:r>
          </w:p>
        </w:tc>
        <w:tc>
          <w:tcPr>
            <w:tcW w:w="1192" w:type="dxa"/>
            <w:tcBorders>
              <w:top w:val="nil"/>
              <w:left w:val="single" w:sz="4" w:space="0" w:color="auto"/>
              <w:bottom w:val="single" w:sz="4" w:space="0" w:color="auto"/>
              <w:right w:val="single" w:sz="4" w:space="0" w:color="auto"/>
            </w:tcBorders>
            <w:shd w:val="clear" w:color="000000" w:fill="BFBFBF"/>
            <w:noWrap/>
            <w:vAlign w:val="bottom"/>
            <w:hideMark/>
          </w:tcPr>
          <w:p w14:paraId="3B887AA2" w14:textId="29DC5A60" w:rsidR="00EF3EA4"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100</w:t>
            </w:r>
          </w:p>
        </w:tc>
        <w:tc>
          <w:tcPr>
            <w:tcW w:w="928" w:type="dxa"/>
            <w:tcBorders>
              <w:top w:val="nil"/>
              <w:left w:val="nil"/>
              <w:bottom w:val="nil"/>
              <w:right w:val="nil"/>
            </w:tcBorders>
            <w:shd w:val="clear" w:color="auto" w:fill="auto"/>
            <w:vAlign w:val="bottom"/>
            <w:hideMark/>
          </w:tcPr>
          <w:p w14:paraId="7DD57EE7" w14:textId="0083F141" w:rsidR="00EF3EA4" w:rsidRPr="006368D5" w:rsidRDefault="00393517"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r w:rsidRPr="006368D5">
              <w:rPr>
                <w:rFonts w:ascii="Calibri" w:eastAsia="Times New Roman" w:hAnsi="Calibri" w:cs="Times New Roman"/>
                <w:color w:val="000000"/>
                <w:sz w:val="17"/>
                <w:szCs w:val="17"/>
                <w:lang w:eastAsia="en-CA"/>
              </w:rPr>
              <w:br/>
              <w:t>5</w:t>
            </w:r>
            <w:r w:rsidR="00EF3EA4" w:rsidRPr="006368D5">
              <w:rPr>
                <w:rFonts w:ascii="Calibri" w:eastAsia="Times New Roman" w:hAnsi="Calibri" w:cs="Times New Roman"/>
                <w:color w:val="000000"/>
                <w:sz w:val="17"/>
                <w:szCs w:val="17"/>
                <w:lang w:eastAsia="en-CA"/>
              </w:rPr>
              <w:br/>
              <w:t>1</w:t>
            </w:r>
          </w:p>
        </w:tc>
        <w:tc>
          <w:tcPr>
            <w:tcW w:w="1235" w:type="dxa"/>
            <w:tcBorders>
              <w:top w:val="nil"/>
              <w:left w:val="single" w:sz="4" w:space="0" w:color="auto"/>
              <w:bottom w:val="single" w:sz="4" w:space="0" w:color="auto"/>
              <w:right w:val="single" w:sz="8" w:space="0" w:color="auto"/>
            </w:tcBorders>
            <w:shd w:val="clear" w:color="000000" w:fill="BFBFBF"/>
            <w:noWrap/>
            <w:vAlign w:val="bottom"/>
            <w:hideMark/>
          </w:tcPr>
          <w:p w14:paraId="02724CE6" w14:textId="36725D1D" w:rsidR="00EF3EA4" w:rsidRPr="006368D5" w:rsidRDefault="002A4EFA" w:rsidP="00986EC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101</w:t>
            </w:r>
          </w:p>
        </w:tc>
        <w:tc>
          <w:tcPr>
            <w:tcW w:w="269" w:type="dxa"/>
            <w:tcBorders>
              <w:top w:val="nil"/>
              <w:left w:val="nil"/>
              <w:bottom w:val="nil"/>
              <w:right w:val="nil"/>
            </w:tcBorders>
            <w:shd w:val="clear" w:color="auto" w:fill="auto"/>
            <w:vAlign w:val="bottom"/>
            <w:hideMark/>
          </w:tcPr>
          <w:p w14:paraId="75FCB319" w14:textId="77777777" w:rsidR="00EF3EA4" w:rsidRPr="006368D5" w:rsidRDefault="00EF3EA4" w:rsidP="00EF3EA4">
            <w:pPr>
              <w:spacing w:after="0" w:line="240" w:lineRule="auto"/>
              <w:rPr>
                <w:rFonts w:ascii="Calibri" w:eastAsia="Times New Roman" w:hAnsi="Calibri" w:cs="Times New Roman"/>
                <w:color w:val="000000"/>
                <w:sz w:val="17"/>
                <w:szCs w:val="17"/>
                <w:lang w:eastAsia="en-CA"/>
              </w:rPr>
            </w:pPr>
          </w:p>
        </w:tc>
        <w:tc>
          <w:tcPr>
            <w:tcW w:w="1247" w:type="dxa"/>
            <w:tcBorders>
              <w:top w:val="nil"/>
              <w:left w:val="single" w:sz="8" w:space="0" w:color="auto"/>
              <w:bottom w:val="single" w:sz="4" w:space="0" w:color="auto"/>
              <w:right w:val="single" w:sz="4" w:space="0" w:color="auto"/>
            </w:tcBorders>
            <w:shd w:val="clear" w:color="000000" w:fill="BFBFBF"/>
            <w:noWrap/>
            <w:vAlign w:val="bottom"/>
            <w:hideMark/>
          </w:tcPr>
          <w:p w14:paraId="7A6FB1FA" w14:textId="3489211D" w:rsidR="00EF3EA4" w:rsidRPr="006368D5" w:rsidRDefault="005D56AA"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118</w:t>
            </w:r>
          </w:p>
        </w:tc>
        <w:tc>
          <w:tcPr>
            <w:tcW w:w="891" w:type="dxa"/>
            <w:tcBorders>
              <w:top w:val="nil"/>
              <w:left w:val="nil"/>
              <w:bottom w:val="nil"/>
              <w:right w:val="nil"/>
            </w:tcBorders>
            <w:shd w:val="clear" w:color="auto" w:fill="auto"/>
            <w:vAlign w:val="bottom"/>
            <w:hideMark/>
          </w:tcPr>
          <w:p w14:paraId="2A0BCA2B" w14:textId="47205BDD"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r w:rsidRPr="006368D5">
              <w:rPr>
                <w:rFonts w:ascii="Calibri" w:eastAsia="Times New Roman" w:hAnsi="Calibri" w:cs="Times New Roman"/>
                <w:color w:val="000000"/>
                <w:sz w:val="17"/>
                <w:szCs w:val="17"/>
                <w:lang w:eastAsia="en-CA"/>
              </w:rPr>
              <w:br/>
              <w:t>5</w:t>
            </w:r>
            <w:r w:rsidR="00EF3EA4" w:rsidRPr="006368D5">
              <w:rPr>
                <w:rFonts w:ascii="Calibri" w:eastAsia="Times New Roman" w:hAnsi="Calibri" w:cs="Times New Roman"/>
                <w:color w:val="000000"/>
                <w:sz w:val="17"/>
                <w:szCs w:val="17"/>
                <w:lang w:eastAsia="en-CA"/>
              </w:rPr>
              <w:br/>
              <w:t>9</w:t>
            </w:r>
          </w:p>
        </w:tc>
        <w:tc>
          <w:tcPr>
            <w:tcW w:w="1270" w:type="dxa"/>
            <w:tcBorders>
              <w:top w:val="nil"/>
              <w:left w:val="single" w:sz="4" w:space="0" w:color="auto"/>
              <w:bottom w:val="single" w:sz="4" w:space="0" w:color="auto"/>
              <w:right w:val="single" w:sz="4" w:space="0" w:color="auto"/>
            </w:tcBorders>
            <w:shd w:val="clear" w:color="000000" w:fill="BFBFBF"/>
            <w:noWrap/>
            <w:vAlign w:val="bottom"/>
            <w:hideMark/>
          </w:tcPr>
          <w:p w14:paraId="2157A153" w14:textId="789756DA"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119</w:t>
            </w:r>
          </w:p>
        </w:tc>
        <w:tc>
          <w:tcPr>
            <w:tcW w:w="387" w:type="dxa"/>
            <w:tcBorders>
              <w:top w:val="nil"/>
              <w:left w:val="nil"/>
              <w:bottom w:val="nil"/>
              <w:right w:val="nil"/>
            </w:tcBorders>
            <w:shd w:val="clear" w:color="000000" w:fill="BFBFBF"/>
            <w:noWrap/>
            <w:vAlign w:val="bottom"/>
            <w:hideMark/>
          </w:tcPr>
          <w:p w14:paraId="39D4AE7E" w14:textId="009D9CA5" w:rsidR="00EF3EA4" w:rsidRPr="006368D5" w:rsidRDefault="006C1695"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7</w:t>
            </w:r>
          </w:p>
        </w:tc>
        <w:tc>
          <w:tcPr>
            <w:tcW w:w="1229" w:type="dxa"/>
            <w:tcBorders>
              <w:top w:val="nil"/>
              <w:left w:val="single" w:sz="4" w:space="0" w:color="auto"/>
              <w:bottom w:val="single" w:sz="4" w:space="0" w:color="auto"/>
              <w:right w:val="single" w:sz="4" w:space="0" w:color="auto"/>
            </w:tcBorders>
            <w:shd w:val="clear" w:color="000000" w:fill="BFBFBF"/>
            <w:noWrap/>
            <w:vAlign w:val="bottom"/>
            <w:hideMark/>
          </w:tcPr>
          <w:p w14:paraId="2F36DA3C" w14:textId="02F13003"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118</w:t>
            </w:r>
          </w:p>
        </w:tc>
        <w:tc>
          <w:tcPr>
            <w:tcW w:w="912" w:type="dxa"/>
            <w:tcBorders>
              <w:top w:val="nil"/>
              <w:left w:val="nil"/>
              <w:bottom w:val="nil"/>
              <w:right w:val="nil"/>
            </w:tcBorders>
            <w:shd w:val="clear" w:color="auto" w:fill="auto"/>
            <w:vAlign w:val="bottom"/>
            <w:hideMark/>
          </w:tcPr>
          <w:p w14:paraId="665F0E0E" w14:textId="6A55AECF"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r w:rsidRPr="006368D5">
              <w:rPr>
                <w:rFonts w:ascii="Calibri" w:eastAsia="Times New Roman" w:hAnsi="Calibri" w:cs="Times New Roman"/>
                <w:color w:val="000000"/>
                <w:sz w:val="17"/>
                <w:szCs w:val="17"/>
                <w:lang w:eastAsia="en-CA"/>
              </w:rPr>
              <w:br/>
              <w:t>5</w:t>
            </w:r>
            <w:r w:rsidR="00EF3EA4" w:rsidRPr="006368D5">
              <w:rPr>
                <w:rFonts w:ascii="Calibri" w:eastAsia="Times New Roman" w:hAnsi="Calibri" w:cs="Times New Roman"/>
                <w:color w:val="000000"/>
                <w:sz w:val="17"/>
                <w:szCs w:val="17"/>
                <w:lang w:eastAsia="en-CA"/>
              </w:rPr>
              <w:br/>
              <w:t>1</w:t>
            </w:r>
          </w:p>
        </w:tc>
        <w:tc>
          <w:tcPr>
            <w:tcW w:w="1266" w:type="dxa"/>
            <w:tcBorders>
              <w:top w:val="nil"/>
              <w:left w:val="single" w:sz="4" w:space="0" w:color="auto"/>
              <w:bottom w:val="single" w:sz="4" w:space="0" w:color="auto"/>
              <w:right w:val="single" w:sz="8" w:space="0" w:color="auto"/>
            </w:tcBorders>
            <w:shd w:val="clear" w:color="000000" w:fill="BFBFBF"/>
            <w:noWrap/>
            <w:vAlign w:val="bottom"/>
            <w:hideMark/>
          </w:tcPr>
          <w:p w14:paraId="67AB1C41" w14:textId="7724C0A1"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119</w:t>
            </w:r>
          </w:p>
        </w:tc>
      </w:tr>
      <w:tr w:rsidR="00365869" w:rsidRPr="006368D5" w14:paraId="784C4A1E" w14:textId="77777777" w:rsidTr="00365869">
        <w:trPr>
          <w:trHeight w:val="600"/>
        </w:trPr>
        <w:tc>
          <w:tcPr>
            <w:tcW w:w="1168" w:type="dxa"/>
            <w:tcBorders>
              <w:top w:val="nil"/>
              <w:left w:val="single" w:sz="8" w:space="0" w:color="auto"/>
              <w:bottom w:val="single" w:sz="4" w:space="0" w:color="auto"/>
              <w:right w:val="single" w:sz="4" w:space="0" w:color="auto"/>
            </w:tcBorders>
            <w:shd w:val="clear" w:color="000000" w:fill="FFFF00"/>
            <w:noWrap/>
            <w:vAlign w:val="bottom"/>
            <w:hideMark/>
          </w:tcPr>
          <w:p w14:paraId="6D7F3FBF" w14:textId="6DF49704"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w:t>
            </w:r>
            <w:r w:rsidR="004026A6" w:rsidRPr="006368D5">
              <w:rPr>
                <w:rFonts w:ascii="Calibri" w:eastAsia="Times New Roman" w:hAnsi="Calibri" w:cs="Times New Roman"/>
                <w:color w:val="000000"/>
                <w:sz w:val="17"/>
                <w:szCs w:val="17"/>
                <w:lang w:eastAsia="en-CA"/>
              </w:rPr>
              <w:t>0</w:t>
            </w:r>
            <w:r w:rsidR="00541284" w:rsidRPr="006368D5">
              <w:rPr>
                <w:rFonts w:ascii="Calibri" w:eastAsia="Times New Roman" w:hAnsi="Calibri" w:cs="Times New Roman"/>
                <w:color w:val="000000"/>
                <w:sz w:val="17"/>
                <w:szCs w:val="17"/>
                <w:lang w:eastAsia="en-CA"/>
              </w:rPr>
              <w:t>2</w:t>
            </w:r>
          </w:p>
        </w:tc>
        <w:tc>
          <w:tcPr>
            <w:tcW w:w="928" w:type="dxa"/>
            <w:tcBorders>
              <w:top w:val="nil"/>
              <w:left w:val="nil"/>
              <w:bottom w:val="nil"/>
              <w:right w:val="nil"/>
            </w:tcBorders>
            <w:shd w:val="clear" w:color="auto" w:fill="auto"/>
            <w:vAlign w:val="bottom"/>
            <w:hideMark/>
          </w:tcPr>
          <w:p w14:paraId="194E6CFF" w14:textId="77777777" w:rsidR="006C56D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45BD648B" w14:textId="6710505F"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14" w:type="dxa"/>
            <w:tcBorders>
              <w:top w:val="nil"/>
              <w:left w:val="single" w:sz="4" w:space="0" w:color="auto"/>
              <w:bottom w:val="single" w:sz="4" w:space="0" w:color="auto"/>
              <w:right w:val="single" w:sz="4" w:space="0" w:color="auto"/>
            </w:tcBorders>
            <w:shd w:val="clear" w:color="000000" w:fill="FFFF00"/>
            <w:noWrap/>
            <w:vAlign w:val="bottom"/>
            <w:hideMark/>
          </w:tcPr>
          <w:p w14:paraId="0DC70064" w14:textId="42FBEC98"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201</w:t>
            </w:r>
          </w:p>
        </w:tc>
        <w:tc>
          <w:tcPr>
            <w:tcW w:w="387" w:type="dxa"/>
            <w:tcBorders>
              <w:top w:val="nil"/>
              <w:left w:val="nil"/>
              <w:bottom w:val="nil"/>
              <w:right w:val="nil"/>
            </w:tcBorders>
            <w:shd w:val="clear" w:color="auto" w:fill="auto"/>
            <w:noWrap/>
            <w:vAlign w:val="bottom"/>
            <w:hideMark/>
          </w:tcPr>
          <w:p w14:paraId="2666B247" w14:textId="0358707E" w:rsidR="00EF3EA4"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8</w:t>
            </w:r>
          </w:p>
        </w:tc>
        <w:tc>
          <w:tcPr>
            <w:tcW w:w="1192" w:type="dxa"/>
            <w:tcBorders>
              <w:top w:val="nil"/>
              <w:left w:val="single" w:sz="4" w:space="0" w:color="auto"/>
              <w:bottom w:val="single" w:sz="4" w:space="0" w:color="auto"/>
              <w:right w:val="single" w:sz="4" w:space="0" w:color="auto"/>
            </w:tcBorders>
            <w:shd w:val="clear" w:color="000000" w:fill="FFFF00"/>
            <w:noWrap/>
            <w:vAlign w:val="bottom"/>
            <w:hideMark/>
          </w:tcPr>
          <w:p w14:paraId="4CD21F3D" w14:textId="3D89DD7D" w:rsidR="00EF3EA4" w:rsidRPr="006368D5" w:rsidRDefault="0054128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216</w:t>
            </w:r>
          </w:p>
        </w:tc>
        <w:tc>
          <w:tcPr>
            <w:tcW w:w="928" w:type="dxa"/>
            <w:tcBorders>
              <w:top w:val="nil"/>
              <w:left w:val="nil"/>
              <w:bottom w:val="nil"/>
              <w:right w:val="nil"/>
            </w:tcBorders>
            <w:shd w:val="clear" w:color="auto" w:fill="auto"/>
            <w:vAlign w:val="bottom"/>
            <w:hideMark/>
          </w:tcPr>
          <w:p w14:paraId="497F1EE9" w14:textId="77777777" w:rsidR="00393517"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34055202" w14:textId="05AB0483" w:rsidR="00EF3EA4" w:rsidRPr="006368D5" w:rsidRDefault="00393517"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35" w:type="dxa"/>
            <w:tcBorders>
              <w:top w:val="nil"/>
              <w:left w:val="single" w:sz="4" w:space="0" w:color="auto"/>
              <w:bottom w:val="single" w:sz="4" w:space="0" w:color="auto"/>
              <w:right w:val="single" w:sz="8" w:space="0" w:color="auto"/>
            </w:tcBorders>
            <w:shd w:val="clear" w:color="000000" w:fill="FFFF00"/>
            <w:noWrap/>
            <w:vAlign w:val="bottom"/>
            <w:hideMark/>
          </w:tcPr>
          <w:p w14:paraId="4B27F151" w14:textId="46BA5DF2"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215</w:t>
            </w:r>
          </w:p>
        </w:tc>
        <w:tc>
          <w:tcPr>
            <w:tcW w:w="269" w:type="dxa"/>
            <w:tcBorders>
              <w:top w:val="nil"/>
              <w:left w:val="nil"/>
              <w:bottom w:val="nil"/>
              <w:right w:val="nil"/>
            </w:tcBorders>
            <w:shd w:val="clear" w:color="auto" w:fill="auto"/>
            <w:vAlign w:val="bottom"/>
            <w:hideMark/>
          </w:tcPr>
          <w:p w14:paraId="56617B0E" w14:textId="77777777" w:rsidR="00EF3EA4" w:rsidRPr="006368D5" w:rsidRDefault="00EF3EA4" w:rsidP="00EF3EA4">
            <w:pPr>
              <w:spacing w:after="0" w:line="240" w:lineRule="auto"/>
              <w:rPr>
                <w:rFonts w:ascii="Calibri" w:eastAsia="Times New Roman" w:hAnsi="Calibri" w:cs="Times New Roman"/>
                <w:color w:val="000000"/>
                <w:sz w:val="17"/>
                <w:szCs w:val="17"/>
                <w:lang w:eastAsia="en-CA"/>
              </w:rPr>
            </w:pPr>
          </w:p>
        </w:tc>
        <w:tc>
          <w:tcPr>
            <w:tcW w:w="1247" w:type="dxa"/>
            <w:tcBorders>
              <w:top w:val="nil"/>
              <w:left w:val="single" w:sz="8" w:space="0" w:color="auto"/>
              <w:bottom w:val="single" w:sz="4" w:space="0" w:color="auto"/>
              <w:right w:val="single" w:sz="4" w:space="0" w:color="auto"/>
            </w:tcBorders>
            <w:shd w:val="clear" w:color="000000" w:fill="FFFF00"/>
            <w:noWrap/>
            <w:vAlign w:val="bottom"/>
            <w:hideMark/>
          </w:tcPr>
          <w:p w14:paraId="74BA9EA0" w14:textId="51C5497F"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202</w:t>
            </w:r>
          </w:p>
        </w:tc>
        <w:tc>
          <w:tcPr>
            <w:tcW w:w="891" w:type="dxa"/>
            <w:tcBorders>
              <w:top w:val="nil"/>
              <w:left w:val="nil"/>
              <w:bottom w:val="nil"/>
              <w:right w:val="nil"/>
            </w:tcBorders>
            <w:shd w:val="clear" w:color="auto" w:fill="auto"/>
            <w:vAlign w:val="bottom"/>
            <w:hideMark/>
          </w:tcPr>
          <w:p w14:paraId="3F70FC43"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36645876" w14:textId="12D3CADB"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70" w:type="dxa"/>
            <w:tcBorders>
              <w:top w:val="nil"/>
              <w:left w:val="single" w:sz="4" w:space="0" w:color="auto"/>
              <w:bottom w:val="single" w:sz="4" w:space="0" w:color="auto"/>
              <w:right w:val="single" w:sz="4" w:space="0" w:color="auto"/>
            </w:tcBorders>
            <w:shd w:val="clear" w:color="000000" w:fill="FFFF00"/>
            <w:noWrap/>
            <w:vAlign w:val="bottom"/>
            <w:hideMark/>
          </w:tcPr>
          <w:p w14:paraId="42A275C4" w14:textId="6E899E9C"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201</w:t>
            </w:r>
          </w:p>
        </w:tc>
        <w:tc>
          <w:tcPr>
            <w:tcW w:w="387" w:type="dxa"/>
            <w:tcBorders>
              <w:top w:val="nil"/>
              <w:left w:val="nil"/>
              <w:bottom w:val="nil"/>
              <w:right w:val="nil"/>
            </w:tcBorders>
            <w:shd w:val="clear" w:color="auto" w:fill="auto"/>
            <w:noWrap/>
            <w:vAlign w:val="bottom"/>
            <w:hideMark/>
          </w:tcPr>
          <w:p w14:paraId="6D8CC44E" w14:textId="4161B475" w:rsidR="00EF3EA4" w:rsidRPr="006368D5" w:rsidRDefault="006C1695"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8</w:t>
            </w:r>
          </w:p>
        </w:tc>
        <w:tc>
          <w:tcPr>
            <w:tcW w:w="1229" w:type="dxa"/>
            <w:tcBorders>
              <w:top w:val="nil"/>
              <w:left w:val="single" w:sz="4" w:space="0" w:color="auto"/>
              <w:bottom w:val="single" w:sz="4" w:space="0" w:color="auto"/>
              <w:right w:val="single" w:sz="4" w:space="0" w:color="auto"/>
            </w:tcBorders>
            <w:shd w:val="clear" w:color="000000" w:fill="FFFF00"/>
            <w:noWrap/>
            <w:vAlign w:val="bottom"/>
            <w:hideMark/>
          </w:tcPr>
          <w:p w14:paraId="4C53D7F3" w14:textId="365A3D0C"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114</w:t>
            </w:r>
          </w:p>
        </w:tc>
        <w:tc>
          <w:tcPr>
            <w:tcW w:w="912" w:type="dxa"/>
            <w:tcBorders>
              <w:top w:val="nil"/>
              <w:left w:val="nil"/>
              <w:bottom w:val="nil"/>
              <w:right w:val="nil"/>
            </w:tcBorders>
            <w:shd w:val="clear" w:color="auto" w:fill="auto"/>
            <w:vAlign w:val="bottom"/>
            <w:hideMark/>
          </w:tcPr>
          <w:p w14:paraId="2619226D"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4790699B" w14:textId="1D53F8B6"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66" w:type="dxa"/>
            <w:tcBorders>
              <w:top w:val="nil"/>
              <w:left w:val="single" w:sz="4" w:space="0" w:color="auto"/>
              <w:bottom w:val="single" w:sz="4" w:space="0" w:color="auto"/>
              <w:right w:val="single" w:sz="8" w:space="0" w:color="auto"/>
            </w:tcBorders>
            <w:shd w:val="clear" w:color="000000" w:fill="FFFF00"/>
            <w:noWrap/>
            <w:vAlign w:val="bottom"/>
            <w:hideMark/>
          </w:tcPr>
          <w:p w14:paraId="0A304178" w14:textId="5270EB91"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115</w:t>
            </w:r>
          </w:p>
        </w:tc>
      </w:tr>
      <w:tr w:rsidR="00365869" w:rsidRPr="006368D5" w14:paraId="26D1628E" w14:textId="77777777" w:rsidTr="00365869">
        <w:trPr>
          <w:trHeight w:val="600"/>
        </w:trPr>
        <w:tc>
          <w:tcPr>
            <w:tcW w:w="1168" w:type="dxa"/>
            <w:tcBorders>
              <w:top w:val="nil"/>
              <w:left w:val="single" w:sz="8" w:space="0" w:color="auto"/>
              <w:bottom w:val="single" w:sz="4" w:space="0" w:color="auto"/>
              <w:right w:val="single" w:sz="4" w:space="0" w:color="auto"/>
            </w:tcBorders>
            <w:shd w:val="clear" w:color="000000" w:fill="FFFF00"/>
            <w:noWrap/>
            <w:vAlign w:val="bottom"/>
            <w:hideMark/>
          </w:tcPr>
          <w:p w14:paraId="21C46393" w14:textId="0358398B" w:rsidR="00EF3EA4" w:rsidRPr="006368D5" w:rsidRDefault="006C56D4" w:rsidP="004026A6">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w:t>
            </w:r>
            <w:r w:rsidR="00541284" w:rsidRPr="006368D5">
              <w:rPr>
                <w:rFonts w:ascii="Calibri" w:eastAsia="Times New Roman" w:hAnsi="Calibri" w:cs="Times New Roman"/>
                <w:color w:val="000000"/>
                <w:sz w:val="17"/>
                <w:szCs w:val="17"/>
                <w:lang w:eastAsia="en-CA"/>
              </w:rPr>
              <w:t>04</w:t>
            </w:r>
          </w:p>
        </w:tc>
        <w:tc>
          <w:tcPr>
            <w:tcW w:w="928" w:type="dxa"/>
            <w:tcBorders>
              <w:top w:val="nil"/>
              <w:left w:val="nil"/>
              <w:bottom w:val="nil"/>
              <w:right w:val="nil"/>
            </w:tcBorders>
            <w:shd w:val="clear" w:color="auto" w:fill="auto"/>
            <w:vAlign w:val="bottom"/>
            <w:hideMark/>
          </w:tcPr>
          <w:p w14:paraId="77E8491D" w14:textId="77777777" w:rsidR="006C56D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062CCFDA" w14:textId="1E3108F5"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14" w:type="dxa"/>
            <w:tcBorders>
              <w:top w:val="nil"/>
              <w:left w:val="single" w:sz="4" w:space="0" w:color="auto"/>
              <w:bottom w:val="single" w:sz="4" w:space="0" w:color="auto"/>
              <w:right w:val="single" w:sz="4" w:space="0" w:color="auto"/>
            </w:tcBorders>
            <w:shd w:val="clear" w:color="000000" w:fill="FFFF00"/>
            <w:noWrap/>
            <w:vAlign w:val="bottom"/>
            <w:hideMark/>
          </w:tcPr>
          <w:p w14:paraId="002EA2AF" w14:textId="268AD73B" w:rsidR="00EF3EA4" w:rsidRPr="006368D5" w:rsidRDefault="00152909"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205</w:t>
            </w:r>
          </w:p>
        </w:tc>
        <w:tc>
          <w:tcPr>
            <w:tcW w:w="387" w:type="dxa"/>
            <w:tcBorders>
              <w:top w:val="nil"/>
              <w:left w:val="nil"/>
              <w:bottom w:val="nil"/>
              <w:right w:val="nil"/>
            </w:tcBorders>
            <w:shd w:val="clear" w:color="auto" w:fill="auto"/>
            <w:noWrap/>
            <w:vAlign w:val="bottom"/>
            <w:hideMark/>
          </w:tcPr>
          <w:p w14:paraId="1823C7CD" w14:textId="1EBF7197" w:rsidR="00EF3EA4"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tc>
        <w:tc>
          <w:tcPr>
            <w:tcW w:w="1192" w:type="dxa"/>
            <w:tcBorders>
              <w:top w:val="nil"/>
              <w:left w:val="single" w:sz="4" w:space="0" w:color="auto"/>
              <w:bottom w:val="single" w:sz="4" w:space="0" w:color="auto"/>
              <w:right w:val="single" w:sz="4" w:space="0" w:color="auto"/>
            </w:tcBorders>
            <w:shd w:val="clear" w:color="000000" w:fill="FFFF00"/>
            <w:noWrap/>
            <w:vAlign w:val="bottom"/>
            <w:hideMark/>
          </w:tcPr>
          <w:p w14:paraId="2FB4CE1B" w14:textId="1302CDE3" w:rsidR="00EF3EA4" w:rsidRPr="006368D5" w:rsidRDefault="0054128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212</w:t>
            </w:r>
          </w:p>
        </w:tc>
        <w:tc>
          <w:tcPr>
            <w:tcW w:w="928" w:type="dxa"/>
            <w:tcBorders>
              <w:top w:val="nil"/>
              <w:left w:val="nil"/>
              <w:bottom w:val="nil"/>
              <w:right w:val="nil"/>
            </w:tcBorders>
            <w:shd w:val="clear" w:color="auto" w:fill="auto"/>
            <w:vAlign w:val="bottom"/>
            <w:hideMark/>
          </w:tcPr>
          <w:p w14:paraId="46ACF1CE" w14:textId="77777777" w:rsidR="00393517"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4653A05B" w14:textId="6F5FCE6D" w:rsidR="00EF3EA4" w:rsidRPr="006368D5" w:rsidRDefault="00393517"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35" w:type="dxa"/>
            <w:tcBorders>
              <w:top w:val="nil"/>
              <w:left w:val="single" w:sz="4" w:space="0" w:color="auto"/>
              <w:bottom w:val="single" w:sz="4" w:space="0" w:color="auto"/>
              <w:right w:val="single" w:sz="8" w:space="0" w:color="auto"/>
            </w:tcBorders>
            <w:shd w:val="clear" w:color="000000" w:fill="FFFF00"/>
            <w:noWrap/>
            <w:vAlign w:val="bottom"/>
            <w:hideMark/>
          </w:tcPr>
          <w:p w14:paraId="113B981B" w14:textId="6D483590"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213</w:t>
            </w:r>
          </w:p>
        </w:tc>
        <w:tc>
          <w:tcPr>
            <w:tcW w:w="269" w:type="dxa"/>
            <w:tcBorders>
              <w:top w:val="nil"/>
              <w:left w:val="nil"/>
              <w:bottom w:val="nil"/>
              <w:right w:val="nil"/>
            </w:tcBorders>
            <w:shd w:val="clear" w:color="auto" w:fill="auto"/>
            <w:vAlign w:val="bottom"/>
            <w:hideMark/>
          </w:tcPr>
          <w:p w14:paraId="3646FD81" w14:textId="77777777" w:rsidR="00EF3EA4" w:rsidRPr="006368D5" w:rsidRDefault="00EF3EA4" w:rsidP="00EF3EA4">
            <w:pPr>
              <w:spacing w:after="0" w:line="240" w:lineRule="auto"/>
              <w:rPr>
                <w:rFonts w:ascii="Calibri" w:eastAsia="Times New Roman" w:hAnsi="Calibri" w:cs="Times New Roman"/>
                <w:color w:val="000000"/>
                <w:sz w:val="17"/>
                <w:szCs w:val="17"/>
                <w:lang w:eastAsia="en-CA"/>
              </w:rPr>
            </w:pPr>
          </w:p>
        </w:tc>
        <w:tc>
          <w:tcPr>
            <w:tcW w:w="1247" w:type="dxa"/>
            <w:tcBorders>
              <w:top w:val="nil"/>
              <w:left w:val="single" w:sz="8" w:space="0" w:color="auto"/>
              <w:bottom w:val="single" w:sz="4" w:space="0" w:color="auto"/>
              <w:right w:val="single" w:sz="4" w:space="0" w:color="auto"/>
            </w:tcBorders>
            <w:shd w:val="clear" w:color="000000" w:fill="FFFF00"/>
            <w:noWrap/>
            <w:vAlign w:val="bottom"/>
            <w:hideMark/>
          </w:tcPr>
          <w:p w14:paraId="5C781275" w14:textId="06E9491A"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204</w:t>
            </w:r>
          </w:p>
        </w:tc>
        <w:tc>
          <w:tcPr>
            <w:tcW w:w="891" w:type="dxa"/>
            <w:tcBorders>
              <w:top w:val="nil"/>
              <w:left w:val="nil"/>
              <w:bottom w:val="nil"/>
              <w:right w:val="nil"/>
            </w:tcBorders>
            <w:shd w:val="clear" w:color="auto" w:fill="auto"/>
            <w:vAlign w:val="bottom"/>
            <w:hideMark/>
          </w:tcPr>
          <w:p w14:paraId="6219F1D2"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0568EF1F" w14:textId="100F2833"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70" w:type="dxa"/>
            <w:tcBorders>
              <w:top w:val="nil"/>
              <w:left w:val="single" w:sz="4" w:space="0" w:color="auto"/>
              <w:bottom w:val="single" w:sz="4" w:space="0" w:color="auto"/>
              <w:right w:val="single" w:sz="4" w:space="0" w:color="auto"/>
            </w:tcBorders>
            <w:shd w:val="clear" w:color="000000" w:fill="FFFF00"/>
            <w:noWrap/>
            <w:vAlign w:val="bottom"/>
            <w:hideMark/>
          </w:tcPr>
          <w:p w14:paraId="25AA18DC" w14:textId="1F72DDED"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205</w:t>
            </w:r>
          </w:p>
        </w:tc>
        <w:tc>
          <w:tcPr>
            <w:tcW w:w="387" w:type="dxa"/>
            <w:tcBorders>
              <w:top w:val="nil"/>
              <w:left w:val="nil"/>
              <w:bottom w:val="nil"/>
              <w:right w:val="nil"/>
            </w:tcBorders>
            <w:shd w:val="clear" w:color="auto" w:fill="auto"/>
            <w:noWrap/>
            <w:vAlign w:val="bottom"/>
            <w:hideMark/>
          </w:tcPr>
          <w:p w14:paraId="098863ED" w14:textId="3D693733" w:rsidR="00EF3EA4" w:rsidRPr="006368D5" w:rsidRDefault="006C1695"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tc>
        <w:tc>
          <w:tcPr>
            <w:tcW w:w="1229" w:type="dxa"/>
            <w:tcBorders>
              <w:top w:val="nil"/>
              <w:left w:val="single" w:sz="4" w:space="0" w:color="auto"/>
              <w:bottom w:val="single" w:sz="4" w:space="0" w:color="auto"/>
              <w:right w:val="single" w:sz="4" w:space="0" w:color="auto"/>
            </w:tcBorders>
            <w:shd w:val="clear" w:color="000000" w:fill="FFFF00"/>
            <w:noWrap/>
            <w:vAlign w:val="bottom"/>
            <w:hideMark/>
          </w:tcPr>
          <w:p w14:paraId="506E30D2" w14:textId="2461DD4E"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112</w:t>
            </w:r>
          </w:p>
        </w:tc>
        <w:tc>
          <w:tcPr>
            <w:tcW w:w="912" w:type="dxa"/>
            <w:tcBorders>
              <w:top w:val="nil"/>
              <w:left w:val="nil"/>
              <w:bottom w:val="nil"/>
              <w:right w:val="nil"/>
            </w:tcBorders>
            <w:shd w:val="clear" w:color="auto" w:fill="auto"/>
            <w:vAlign w:val="bottom"/>
            <w:hideMark/>
          </w:tcPr>
          <w:p w14:paraId="79996AF4"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2E53CB32" w14:textId="28001457"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66" w:type="dxa"/>
            <w:tcBorders>
              <w:top w:val="nil"/>
              <w:left w:val="single" w:sz="4" w:space="0" w:color="auto"/>
              <w:bottom w:val="single" w:sz="4" w:space="0" w:color="auto"/>
              <w:right w:val="single" w:sz="8" w:space="0" w:color="auto"/>
            </w:tcBorders>
            <w:shd w:val="clear" w:color="000000" w:fill="FFFF00"/>
            <w:noWrap/>
            <w:vAlign w:val="bottom"/>
            <w:hideMark/>
          </w:tcPr>
          <w:p w14:paraId="5FA70E03" w14:textId="48754998"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113</w:t>
            </w:r>
          </w:p>
        </w:tc>
      </w:tr>
      <w:tr w:rsidR="00365869" w:rsidRPr="006368D5" w14:paraId="393D10C0" w14:textId="77777777" w:rsidTr="00365869">
        <w:trPr>
          <w:trHeight w:val="600"/>
        </w:trPr>
        <w:tc>
          <w:tcPr>
            <w:tcW w:w="1168" w:type="dxa"/>
            <w:tcBorders>
              <w:top w:val="nil"/>
              <w:left w:val="single" w:sz="8" w:space="0" w:color="auto"/>
              <w:bottom w:val="single" w:sz="4" w:space="0" w:color="auto"/>
              <w:right w:val="single" w:sz="4" w:space="0" w:color="auto"/>
            </w:tcBorders>
            <w:shd w:val="clear" w:color="000000" w:fill="FFFF00"/>
            <w:noWrap/>
            <w:vAlign w:val="bottom"/>
            <w:hideMark/>
          </w:tcPr>
          <w:p w14:paraId="49BEB6C7" w14:textId="3A340916" w:rsidR="00EF3EA4" w:rsidRPr="006368D5" w:rsidRDefault="006C56D4" w:rsidP="004026A6">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w:t>
            </w:r>
            <w:r w:rsidR="00541284" w:rsidRPr="006368D5">
              <w:rPr>
                <w:rFonts w:ascii="Calibri" w:eastAsia="Times New Roman" w:hAnsi="Calibri" w:cs="Times New Roman"/>
                <w:color w:val="000000"/>
                <w:sz w:val="17"/>
                <w:szCs w:val="17"/>
                <w:lang w:eastAsia="en-CA"/>
              </w:rPr>
              <w:t>08</w:t>
            </w:r>
          </w:p>
        </w:tc>
        <w:tc>
          <w:tcPr>
            <w:tcW w:w="928" w:type="dxa"/>
            <w:tcBorders>
              <w:top w:val="nil"/>
              <w:left w:val="nil"/>
              <w:bottom w:val="nil"/>
              <w:right w:val="nil"/>
            </w:tcBorders>
            <w:shd w:val="clear" w:color="auto" w:fill="auto"/>
            <w:vAlign w:val="bottom"/>
            <w:hideMark/>
          </w:tcPr>
          <w:p w14:paraId="5A31692F" w14:textId="77777777" w:rsidR="006C56D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3476DE4A" w14:textId="068F7353"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14" w:type="dxa"/>
            <w:tcBorders>
              <w:top w:val="nil"/>
              <w:left w:val="single" w:sz="4" w:space="0" w:color="auto"/>
              <w:bottom w:val="single" w:sz="4" w:space="0" w:color="auto"/>
              <w:right w:val="single" w:sz="4" w:space="0" w:color="auto"/>
            </w:tcBorders>
            <w:shd w:val="clear" w:color="000000" w:fill="FFFF00"/>
            <w:noWrap/>
            <w:vAlign w:val="bottom"/>
            <w:hideMark/>
          </w:tcPr>
          <w:p w14:paraId="4F3A893C" w14:textId="7EB63237"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207</w:t>
            </w:r>
          </w:p>
        </w:tc>
        <w:tc>
          <w:tcPr>
            <w:tcW w:w="387" w:type="dxa"/>
            <w:tcBorders>
              <w:top w:val="nil"/>
              <w:left w:val="nil"/>
              <w:bottom w:val="nil"/>
              <w:right w:val="nil"/>
            </w:tcBorders>
            <w:shd w:val="clear" w:color="auto" w:fill="auto"/>
            <w:noWrap/>
            <w:vAlign w:val="bottom"/>
            <w:hideMark/>
          </w:tcPr>
          <w:p w14:paraId="13AFA029" w14:textId="02DE209E" w:rsidR="00EF3EA4"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w:t>
            </w:r>
          </w:p>
        </w:tc>
        <w:tc>
          <w:tcPr>
            <w:tcW w:w="1192" w:type="dxa"/>
            <w:tcBorders>
              <w:top w:val="nil"/>
              <w:left w:val="single" w:sz="4" w:space="0" w:color="auto"/>
              <w:bottom w:val="single" w:sz="4" w:space="0" w:color="auto"/>
              <w:right w:val="single" w:sz="4" w:space="0" w:color="auto"/>
            </w:tcBorders>
            <w:shd w:val="clear" w:color="000000" w:fill="FFFF00"/>
            <w:noWrap/>
            <w:vAlign w:val="bottom"/>
            <w:hideMark/>
          </w:tcPr>
          <w:p w14:paraId="53A004CF" w14:textId="38C74262" w:rsidR="00EF3EA4" w:rsidRPr="006368D5" w:rsidRDefault="0054128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210</w:t>
            </w:r>
          </w:p>
        </w:tc>
        <w:tc>
          <w:tcPr>
            <w:tcW w:w="928" w:type="dxa"/>
            <w:tcBorders>
              <w:top w:val="nil"/>
              <w:left w:val="nil"/>
              <w:bottom w:val="nil"/>
              <w:right w:val="nil"/>
            </w:tcBorders>
            <w:shd w:val="clear" w:color="auto" w:fill="auto"/>
            <w:vAlign w:val="bottom"/>
            <w:hideMark/>
          </w:tcPr>
          <w:p w14:paraId="22249D14" w14:textId="77777777" w:rsidR="00393517"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3CE550B7" w14:textId="3EB1D108" w:rsidR="00EF3EA4" w:rsidRPr="006368D5" w:rsidRDefault="00393517"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35" w:type="dxa"/>
            <w:tcBorders>
              <w:top w:val="nil"/>
              <w:left w:val="single" w:sz="4" w:space="0" w:color="auto"/>
              <w:bottom w:val="single" w:sz="4" w:space="0" w:color="auto"/>
              <w:right w:val="single" w:sz="8" w:space="0" w:color="auto"/>
            </w:tcBorders>
            <w:shd w:val="clear" w:color="000000" w:fill="FFFF00"/>
            <w:noWrap/>
            <w:vAlign w:val="bottom"/>
            <w:hideMark/>
          </w:tcPr>
          <w:p w14:paraId="44565C50" w14:textId="1294ADC4"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209</w:t>
            </w:r>
          </w:p>
        </w:tc>
        <w:tc>
          <w:tcPr>
            <w:tcW w:w="269" w:type="dxa"/>
            <w:tcBorders>
              <w:top w:val="nil"/>
              <w:left w:val="nil"/>
              <w:bottom w:val="nil"/>
              <w:right w:val="nil"/>
            </w:tcBorders>
            <w:shd w:val="clear" w:color="auto" w:fill="auto"/>
            <w:vAlign w:val="bottom"/>
            <w:hideMark/>
          </w:tcPr>
          <w:p w14:paraId="40204F1D" w14:textId="77777777" w:rsidR="00EF3EA4" w:rsidRPr="006368D5" w:rsidRDefault="00EF3EA4" w:rsidP="00EF3EA4">
            <w:pPr>
              <w:spacing w:after="0" w:line="240" w:lineRule="auto"/>
              <w:rPr>
                <w:rFonts w:ascii="Calibri" w:eastAsia="Times New Roman" w:hAnsi="Calibri" w:cs="Times New Roman"/>
                <w:color w:val="000000"/>
                <w:sz w:val="17"/>
                <w:szCs w:val="17"/>
                <w:lang w:eastAsia="en-CA"/>
              </w:rPr>
            </w:pPr>
          </w:p>
        </w:tc>
        <w:tc>
          <w:tcPr>
            <w:tcW w:w="1247" w:type="dxa"/>
            <w:tcBorders>
              <w:top w:val="nil"/>
              <w:left w:val="single" w:sz="8" w:space="0" w:color="auto"/>
              <w:bottom w:val="single" w:sz="4" w:space="0" w:color="auto"/>
              <w:right w:val="single" w:sz="4" w:space="0" w:color="auto"/>
            </w:tcBorders>
            <w:shd w:val="clear" w:color="000000" w:fill="FFFF00"/>
            <w:noWrap/>
            <w:vAlign w:val="bottom"/>
            <w:hideMark/>
          </w:tcPr>
          <w:p w14:paraId="3287F483" w14:textId="077785A8"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208</w:t>
            </w:r>
          </w:p>
        </w:tc>
        <w:tc>
          <w:tcPr>
            <w:tcW w:w="891" w:type="dxa"/>
            <w:tcBorders>
              <w:top w:val="nil"/>
              <w:left w:val="nil"/>
              <w:bottom w:val="nil"/>
              <w:right w:val="nil"/>
            </w:tcBorders>
            <w:shd w:val="clear" w:color="auto" w:fill="auto"/>
            <w:vAlign w:val="bottom"/>
            <w:hideMark/>
          </w:tcPr>
          <w:p w14:paraId="3085E3FA"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24BC0B6D" w14:textId="3FA516DD"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70" w:type="dxa"/>
            <w:tcBorders>
              <w:top w:val="nil"/>
              <w:left w:val="single" w:sz="4" w:space="0" w:color="auto"/>
              <w:bottom w:val="single" w:sz="4" w:space="0" w:color="auto"/>
              <w:right w:val="single" w:sz="4" w:space="0" w:color="auto"/>
            </w:tcBorders>
            <w:shd w:val="clear" w:color="000000" w:fill="FFFF00"/>
            <w:noWrap/>
            <w:vAlign w:val="bottom"/>
            <w:hideMark/>
          </w:tcPr>
          <w:p w14:paraId="5D0F1329" w14:textId="456CDE88"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207</w:t>
            </w:r>
          </w:p>
        </w:tc>
        <w:tc>
          <w:tcPr>
            <w:tcW w:w="387" w:type="dxa"/>
            <w:tcBorders>
              <w:top w:val="nil"/>
              <w:left w:val="nil"/>
              <w:bottom w:val="nil"/>
              <w:right w:val="nil"/>
            </w:tcBorders>
            <w:shd w:val="clear" w:color="auto" w:fill="auto"/>
            <w:noWrap/>
            <w:vAlign w:val="bottom"/>
            <w:hideMark/>
          </w:tcPr>
          <w:p w14:paraId="265EFF70" w14:textId="68A911A4" w:rsidR="00EF3EA4" w:rsidRPr="006368D5" w:rsidRDefault="006C1695"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10</w:t>
            </w:r>
          </w:p>
        </w:tc>
        <w:tc>
          <w:tcPr>
            <w:tcW w:w="1229" w:type="dxa"/>
            <w:tcBorders>
              <w:top w:val="nil"/>
              <w:left w:val="single" w:sz="4" w:space="0" w:color="auto"/>
              <w:bottom w:val="single" w:sz="4" w:space="0" w:color="auto"/>
              <w:right w:val="single" w:sz="4" w:space="0" w:color="auto"/>
            </w:tcBorders>
            <w:shd w:val="clear" w:color="000000" w:fill="FFFF00"/>
            <w:noWrap/>
            <w:vAlign w:val="bottom"/>
            <w:hideMark/>
          </w:tcPr>
          <w:p w14:paraId="257A229D" w14:textId="67FDB82A"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110</w:t>
            </w:r>
          </w:p>
        </w:tc>
        <w:tc>
          <w:tcPr>
            <w:tcW w:w="912" w:type="dxa"/>
            <w:tcBorders>
              <w:top w:val="nil"/>
              <w:left w:val="nil"/>
              <w:bottom w:val="nil"/>
              <w:right w:val="nil"/>
            </w:tcBorders>
            <w:shd w:val="clear" w:color="auto" w:fill="auto"/>
            <w:vAlign w:val="bottom"/>
            <w:hideMark/>
          </w:tcPr>
          <w:p w14:paraId="08F8CB7E"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598E99FB" w14:textId="54EF40E5"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66" w:type="dxa"/>
            <w:tcBorders>
              <w:top w:val="nil"/>
              <w:left w:val="single" w:sz="4" w:space="0" w:color="auto"/>
              <w:bottom w:val="single" w:sz="4" w:space="0" w:color="auto"/>
              <w:right w:val="single" w:sz="8" w:space="0" w:color="auto"/>
            </w:tcBorders>
            <w:shd w:val="clear" w:color="000000" w:fill="FFFF00"/>
            <w:noWrap/>
            <w:vAlign w:val="bottom"/>
            <w:hideMark/>
          </w:tcPr>
          <w:p w14:paraId="4EB60DD2" w14:textId="34EECBBA"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109</w:t>
            </w:r>
          </w:p>
        </w:tc>
      </w:tr>
      <w:tr w:rsidR="00365869" w:rsidRPr="006368D5" w14:paraId="07285148" w14:textId="77777777" w:rsidTr="00365869">
        <w:trPr>
          <w:trHeight w:val="600"/>
        </w:trPr>
        <w:tc>
          <w:tcPr>
            <w:tcW w:w="1168" w:type="dxa"/>
            <w:tcBorders>
              <w:top w:val="nil"/>
              <w:left w:val="single" w:sz="8" w:space="0" w:color="auto"/>
              <w:bottom w:val="single" w:sz="4" w:space="0" w:color="auto"/>
              <w:right w:val="single" w:sz="4" w:space="0" w:color="auto"/>
            </w:tcBorders>
            <w:shd w:val="clear" w:color="000000" w:fill="FFFF00"/>
            <w:noWrap/>
            <w:vAlign w:val="bottom"/>
            <w:hideMark/>
          </w:tcPr>
          <w:p w14:paraId="76B858F5" w14:textId="660454BE" w:rsidR="004026A6" w:rsidRPr="006368D5" w:rsidRDefault="006C56D4" w:rsidP="004026A6">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w:t>
            </w:r>
            <w:r w:rsidR="00541284" w:rsidRPr="006368D5">
              <w:rPr>
                <w:rFonts w:ascii="Calibri" w:eastAsia="Times New Roman" w:hAnsi="Calibri" w:cs="Times New Roman"/>
                <w:color w:val="000000"/>
                <w:sz w:val="17"/>
                <w:szCs w:val="17"/>
                <w:lang w:eastAsia="en-CA"/>
              </w:rPr>
              <w:t>10</w:t>
            </w:r>
          </w:p>
        </w:tc>
        <w:tc>
          <w:tcPr>
            <w:tcW w:w="928" w:type="dxa"/>
            <w:tcBorders>
              <w:top w:val="nil"/>
              <w:left w:val="nil"/>
              <w:bottom w:val="nil"/>
              <w:right w:val="nil"/>
            </w:tcBorders>
            <w:shd w:val="clear" w:color="auto" w:fill="auto"/>
            <w:vAlign w:val="bottom"/>
            <w:hideMark/>
          </w:tcPr>
          <w:p w14:paraId="4847DD71" w14:textId="77777777" w:rsidR="006C56D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1939AC96" w14:textId="113AD588" w:rsidR="00EF3EA4" w:rsidRPr="006368D5" w:rsidRDefault="006C56D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14" w:type="dxa"/>
            <w:tcBorders>
              <w:top w:val="nil"/>
              <w:left w:val="single" w:sz="4" w:space="0" w:color="auto"/>
              <w:bottom w:val="single" w:sz="4" w:space="0" w:color="auto"/>
              <w:right w:val="single" w:sz="4" w:space="0" w:color="auto"/>
            </w:tcBorders>
            <w:shd w:val="clear" w:color="000000" w:fill="FFFF00"/>
            <w:noWrap/>
            <w:vAlign w:val="bottom"/>
            <w:hideMark/>
          </w:tcPr>
          <w:p w14:paraId="549EBA74" w14:textId="0E0A58A0" w:rsidR="00EF3EA4" w:rsidRPr="006368D5" w:rsidRDefault="0054128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211</w:t>
            </w:r>
          </w:p>
        </w:tc>
        <w:tc>
          <w:tcPr>
            <w:tcW w:w="387" w:type="dxa"/>
            <w:tcBorders>
              <w:top w:val="nil"/>
              <w:left w:val="nil"/>
              <w:bottom w:val="nil"/>
              <w:right w:val="nil"/>
            </w:tcBorders>
            <w:shd w:val="clear" w:color="auto" w:fill="auto"/>
            <w:noWrap/>
            <w:vAlign w:val="bottom"/>
            <w:hideMark/>
          </w:tcPr>
          <w:p w14:paraId="6863C450" w14:textId="7D898D94" w:rsidR="00EF3EA4"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w:t>
            </w:r>
          </w:p>
        </w:tc>
        <w:tc>
          <w:tcPr>
            <w:tcW w:w="1192" w:type="dxa"/>
            <w:tcBorders>
              <w:top w:val="nil"/>
              <w:left w:val="single" w:sz="4" w:space="0" w:color="auto"/>
              <w:bottom w:val="single" w:sz="4" w:space="0" w:color="auto"/>
              <w:right w:val="single" w:sz="4" w:space="0" w:color="auto"/>
            </w:tcBorders>
            <w:shd w:val="clear" w:color="000000" w:fill="FFFF00"/>
            <w:noWrap/>
            <w:vAlign w:val="bottom"/>
            <w:hideMark/>
          </w:tcPr>
          <w:p w14:paraId="566F188A" w14:textId="645DD89E" w:rsidR="00EF3EA4" w:rsidRPr="006368D5" w:rsidRDefault="0054128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206</w:t>
            </w:r>
          </w:p>
        </w:tc>
        <w:tc>
          <w:tcPr>
            <w:tcW w:w="928" w:type="dxa"/>
            <w:tcBorders>
              <w:top w:val="nil"/>
              <w:left w:val="nil"/>
              <w:bottom w:val="nil"/>
              <w:right w:val="nil"/>
            </w:tcBorders>
            <w:shd w:val="clear" w:color="auto" w:fill="auto"/>
            <w:vAlign w:val="bottom"/>
            <w:hideMark/>
          </w:tcPr>
          <w:p w14:paraId="67A57368" w14:textId="77777777" w:rsidR="00393517"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7F0D3A0D" w14:textId="05DA48B9" w:rsidR="00EF3EA4" w:rsidRPr="006368D5" w:rsidRDefault="00393517"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35" w:type="dxa"/>
            <w:tcBorders>
              <w:top w:val="nil"/>
              <w:left w:val="single" w:sz="4" w:space="0" w:color="auto"/>
              <w:bottom w:val="single" w:sz="4" w:space="0" w:color="auto"/>
              <w:right w:val="single" w:sz="8" w:space="0" w:color="auto"/>
            </w:tcBorders>
            <w:shd w:val="clear" w:color="000000" w:fill="FFFF00"/>
            <w:noWrap/>
            <w:vAlign w:val="bottom"/>
            <w:hideMark/>
          </w:tcPr>
          <w:p w14:paraId="3978EF59" w14:textId="32D5B2C3"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207</w:t>
            </w:r>
          </w:p>
        </w:tc>
        <w:tc>
          <w:tcPr>
            <w:tcW w:w="269" w:type="dxa"/>
            <w:tcBorders>
              <w:top w:val="nil"/>
              <w:left w:val="nil"/>
              <w:bottom w:val="nil"/>
              <w:right w:val="nil"/>
            </w:tcBorders>
            <w:shd w:val="clear" w:color="auto" w:fill="auto"/>
            <w:vAlign w:val="bottom"/>
            <w:hideMark/>
          </w:tcPr>
          <w:p w14:paraId="6F82EF16" w14:textId="77777777" w:rsidR="00EF3EA4" w:rsidRPr="006368D5" w:rsidRDefault="00EF3EA4" w:rsidP="00EF3EA4">
            <w:pPr>
              <w:spacing w:after="0" w:line="240" w:lineRule="auto"/>
              <w:rPr>
                <w:rFonts w:ascii="Calibri" w:eastAsia="Times New Roman" w:hAnsi="Calibri" w:cs="Times New Roman"/>
                <w:color w:val="000000"/>
                <w:sz w:val="17"/>
                <w:szCs w:val="17"/>
                <w:lang w:eastAsia="en-CA"/>
              </w:rPr>
            </w:pPr>
          </w:p>
        </w:tc>
        <w:tc>
          <w:tcPr>
            <w:tcW w:w="1247" w:type="dxa"/>
            <w:tcBorders>
              <w:top w:val="nil"/>
              <w:left w:val="single" w:sz="8" w:space="0" w:color="auto"/>
              <w:bottom w:val="single" w:sz="4" w:space="0" w:color="auto"/>
              <w:right w:val="single" w:sz="4" w:space="0" w:color="auto"/>
            </w:tcBorders>
            <w:shd w:val="clear" w:color="000000" w:fill="FFFF00"/>
            <w:noWrap/>
            <w:vAlign w:val="bottom"/>
            <w:hideMark/>
          </w:tcPr>
          <w:p w14:paraId="0D1B2352" w14:textId="6961FE86"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210</w:t>
            </w:r>
          </w:p>
        </w:tc>
        <w:tc>
          <w:tcPr>
            <w:tcW w:w="891" w:type="dxa"/>
            <w:tcBorders>
              <w:top w:val="nil"/>
              <w:left w:val="nil"/>
              <w:bottom w:val="nil"/>
              <w:right w:val="nil"/>
            </w:tcBorders>
            <w:shd w:val="clear" w:color="auto" w:fill="auto"/>
            <w:vAlign w:val="bottom"/>
            <w:hideMark/>
          </w:tcPr>
          <w:p w14:paraId="3B6AFE5E"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6526ABB9" w14:textId="18A6EBF9"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9</w:t>
            </w:r>
          </w:p>
        </w:tc>
        <w:tc>
          <w:tcPr>
            <w:tcW w:w="1270" w:type="dxa"/>
            <w:tcBorders>
              <w:top w:val="nil"/>
              <w:left w:val="single" w:sz="4" w:space="0" w:color="auto"/>
              <w:bottom w:val="single" w:sz="4" w:space="0" w:color="auto"/>
              <w:right w:val="single" w:sz="4" w:space="0" w:color="auto"/>
            </w:tcBorders>
            <w:shd w:val="clear" w:color="000000" w:fill="FFFF00"/>
            <w:noWrap/>
            <w:vAlign w:val="bottom"/>
            <w:hideMark/>
          </w:tcPr>
          <w:p w14:paraId="1796B51F" w14:textId="72A51B31" w:rsidR="00EF3EA4"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211</w:t>
            </w:r>
          </w:p>
        </w:tc>
        <w:tc>
          <w:tcPr>
            <w:tcW w:w="387" w:type="dxa"/>
            <w:tcBorders>
              <w:top w:val="nil"/>
              <w:left w:val="nil"/>
              <w:bottom w:val="nil"/>
              <w:right w:val="nil"/>
            </w:tcBorders>
            <w:shd w:val="clear" w:color="auto" w:fill="auto"/>
            <w:noWrap/>
            <w:vAlign w:val="bottom"/>
            <w:hideMark/>
          </w:tcPr>
          <w:p w14:paraId="0BAF22BB" w14:textId="34CF99CB" w:rsidR="00EF3EA4" w:rsidRPr="006368D5" w:rsidRDefault="006C1695"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11</w:t>
            </w:r>
          </w:p>
        </w:tc>
        <w:tc>
          <w:tcPr>
            <w:tcW w:w="1229" w:type="dxa"/>
            <w:tcBorders>
              <w:top w:val="nil"/>
              <w:left w:val="single" w:sz="4" w:space="0" w:color="auto"/>
              <w:bottom w:val="single" w:sz="4" w:space="0" w:color="auto"/>
              <w:right w:val="single" w:sz="4" w:space="0" w:color="auto"/>
            </w:tcBorders>
            <w:shd w:val="clear" w:color="000000" w:fill="FFFF00"/>
            <w:noWrap/>
            <w:vAlign w:val="bottom"/>
            <w:hideMark/>
          </w:tcPr>
          <w:p w14:paraId="58D429D0" w14:textId="1B57F38C"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106</w:t>
            </w:r>
          </w:p>
        </w:tc>
        <w:tc>
          <w:tcPr>
            <w:tcW w:w="912" w:type="dxa"/>
            <w:tcBorders>
              <w:top w:val="nil"/>
              <w:left w:val="nil"/>
              <w:bottom w:val="nil"/>
              <w:right w:val="nil"/>
            </w:tcBorders>
            <w:shd w:val="clear" w:color="auto" w:fill="auto"/>
            <w:vAlign w:val="bottom"/>
            <w:hideMark/>
          </w:tcPr>
          <w:p w14:paraId="5E311D49" w14:textId="77777777" w:rsidR="00986EC4" w:rsidRPr="006368D5" w:rsidRDefault="00EF3EA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5E54EE25" w14:textId="5668AE6F" w:rsidR="00EF3EA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00EF3EA4" w:rsidRPr="006368D5">
              <w:rPr>
                <w:rFonts w:ascii="Calibri" w:eastAsia="Times New Roman" w:hAnsi="Calibri" w:cs="Times New Roman"/>
                <w:color w:val="000000"/>
                <w:sz w:val="17"/>
                <w:szCs w:val="17"/>
                <w:lang w:eastAsia="en-CA"/>
              </w:rPr>
              <w:br/>
              <w:t>1</w:t>
            </w:r>
          </w:p>
        </w:tc>
        <w:tc>
          <w:tcPr>
            <w:tcW w:w="1266" w:type="dxa"/>
            <w:tcBorders>
              <w:top w:val="nil"/>
              <w:left w:val="single" w:sz="4" w:space="0" w:color="auto"/>
              <w:bottom w:val="single" w:sz="4" w:space="0" w:color="auto"/>
              <w:right w:val="single" w:sz="8" w:space="0" w:color="auto"/>
            </w:tcBorders>
            <w:shd w:val="clear" w:color="000000" w:fill="FFFF00"/>
            <w:noWrap/>
            <w:vAlign w:val="bottom"/>
            <w:hideMark/>
          </w:tcPr>
          <w:p w14:paraId="7B40FC9F" w14:textId="4A30E507" w:rsidR="00EF3EA4"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107</w:t>
            </w:r>
          </w:p>
        </w:tc>
      </w:tr>
      <w:tr w:rsidR="00365869" w:rsidRPr="006368D5" w14:paraId="6380B824" w14:textId="77777777" w:rsidTr="00365869">
        <w:trPr>
          <w:trHeight w:val="600"/>
        </w:trPr>
        <w:tc>
          <w:tcPr>
            <w:tcW w:w="1168" w:type="dxa"/>
            <w:tcBorders>
              <w:top w:val="nil"/>
              <w:left w:val="single" w:sz="8" w:space="0" w:color="auto"/>
              <w:bottom w:val="single" w:sz="4" w:space="0" w:color="auto"/>
              <w:right w:val="single" w:sz="4" w:space="0" w:color="auto"/>
            </w:tcBorders>
            <w:shd w:val="clear" w:color="000000" w:fill="FFFF00"/>
            <w:noWrap/>
            <w:vAlign w:val="bottom"/>
          </w:tcPr>
          <w:p w14:paraId="2D8AA02D" w14:textId="77777777" w:rsidR="004026A6" w:rsidRPr="006368D5" w:rsidRDefault="004026A6" w:rsidP="00EF3EA4">
            <w:pPr>
              <w:spacing w:after="0" w:line="240" w:lineRule="auto"/>
              <w:jc w:val="center"/>
              <w:rPr>
                <w:rFonts w:ascii="Calibri" w:eastAsia="Times New Roman" w:hAnsi="Calibri" w:cs="Times New Roman"/>
                <w:color w:val="000000"/>
                <w:sz w:val="17"/>
                <w:szCs w:val="17"/>
                <w:lang w:eastAsia="en-CA"/>
              </w:rPr>
            </w:pPr>
          </w:p>
          <w:p w14:paraId="3A2FB3B1" w14:textId="77777777" w:rsidR="004026A6" w:rsidRPr="006368D5" w:rsidRDefault="004026A6" w:rsidP="00EF3EA4">
            <w:pPr>
              <w:spacing w:after="0" w:line="240" w:lineRule="auto"/>
              <w:jc w:val="center"/>
              <w:rPr>
                <w:rFonts w:ascii="Calibri" w:eastAsia="Times New Roman" w:hAnsi="Calibri" w:cs="Times New Roman"/>
                <w:color w:val="000000"/>
                <w:sz w:val="17"/>
                <w:szCs w:val="17"/>
                <w:lang w:eastAsia="en-CA"/>
              </w:rPr>
            </w:pPr>
          </w:p>
          <w:p w14:paraId="3BBE5E6F" w14:textId="1869AD0A" w:rsidR="004026A6" w:rsidRPr="006368D5" w:rsidRDefault="004026A6" w:rsidP="0054128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w:t>
            </w:r>
            <w:r w:rsidR="00541284" w:rsidRPr="006368D5">
              <w:rPr>
                <w:rFonts w:ascii="Calibri" w:eastAsia="Times New Roman" w:hAnsi="Calibri" w:cs="Times New Roman"/>
                <w:color w:val="000000"/>
                <w:sz w:val="17"/>
                <w:szCs w:val="17"/>
                <w:lang w:eastAsia="en-CA"/>
              </w:rPr>
              <w:t>4</w:t>
            </w:r>
          </w:p>
        </w:tc>
        <w:tc>
          <w:tcPr>
            <w:tcW w:w="928" w:type="dxa"/>
            <w:tcBorders>
              <w:top w:val="nil"/>
              <w:left w:val="nil"/>
              <w:bottom w:val="nil"/>
              <w:right w:val="nil"/>
            </w:tcBorders>
            <w:shd w:val="clear" w:color="auto" w:fill="auto"/>
            <w:vAlign w:val="bottom"/>
          </w:tcPr>
          <w:p w14:paraId="176BFCFB" w14:textId="77777777" w:rsidR="004026A6"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164A3AC0" w14:textId="77777777" w:rsidR="004026A6"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p>
          <w:p w14:paraId="11399A60" w14:textId="405D8B1B" w:rsidR="004026A6" w:rsidRPr="006368D5" w:rsidRDefault="004026A6" w:rsidP="004026A6">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tc>
        <w:tc>
          <w:tcPr>
            <w:tcW w:w="1214" w:type="dxa"/>
            <w:tcBorders>
              <w:top w:val="nil"/>
              <w:left w:val="single" w:sz="4" w:space="0" w:color="auto"/>
              <w:bottom w:val="single" w:sz="4" w:space="0" w:color="auto"/>
              <w:right w:val="single" w:sz="4" w:space="0" w:color="auto"/>
            </w:tcBorders>
            <w:shd w:val="clear" w:color="000000" w:fill="FFFF00"/>
            <w:noWrap/>
            <w:vAlign w:val="bottom"/>
          </w:tcPr>
          <w:p w14:paraId="69E40461" w14:textId="66DFA040" w:rsidR="004026A6"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213</w:t>
            </w:r>
          </w:p>
        </w:tc>
        <w:tc>
          <w:tcPr>
            <w:tcW w:w="387" w:type="dxa"/>
            <w:tcBorders>
              <w:top w:val="nil"/>
              <w:left w:val="nil"/>
              <w:bottom w:val="nil"/>
              <w:right w:val="nil"/>
            </w:tcBorders>
            <w:shd w:val="clear" w:color="auto" w:fill="auto"/>
            <w:noWrap/>
            <w:vAlign w:val="bottom"/>
          </w:tcPr>
          <w:p w14:paraId="6B88DD38" w14:textId="7F58BA14" w:rsidR="004026A6"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12</w:t>
            </w:r>
          </w:p>
        </w:tc>
        <w:tc>
          <w:tcPr>
            <w:tcW w:w="1192" w:type="dxa"/>
            <w:tcBorders>
              <w:top w:val="nil"/>
              <w:left w:val="single" w:sz="4" w:space="0" w:color="auto"/>
              <w:bottom w:val="single" w:sz="4" w:space="0" w:color="auto"/>
              <w:right w:val="single" w:sz="4" w:space="0" w:color="auto"/>
            </w:tcBorders>
            <w:shd w:val="clear" w:color="000000" w:fill="FFFF00"/>
            <w:noWrap/>
            <w:vAlign w:val="bottom"/>
          </w:tcPr>
          <w:p w14:paraId="7C9BA154" w14:textId="20F342BC" w:rsidR="004026A6" w:rsidRPr="006368D5" w:rsidRDefault="0054128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204</w:t>
            </w:r>
          </w:p>
        </w:tc>
        <w:tc>
          <w:tcPr>
            <w:tcW w:w="928" w:type="dxa"/>
            <w:tcBorders>
              <w:top w:val="nil"/>
              <w:left w:val="nil"/>
              <w:bottom w:val="nil"/>
              <w:right w:val="nil"/>
            </w:tcBorders>
            <w:shd w:val="clear" w:color="auto" w:fill="auto"/>
            <w:vAlign w:val="bottom"/>
          </w:tcPr>
          <w:p w14:paraId="41051AA3" w14:textId="77777777" w:rsidR="004026A6"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383A358B" w14:textId="77777777" w:rsidR="004026A6"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p>
          <w:p w14:paraId="79891A9C" w14:textId="1D2468C4" w:rsidR="004026A6" w:rsidRPr="006368D5" w:rsidRDefault="004026A6"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tc>
        <w:tc>
          <w:tcPr>
            <w:tcW w:w="1235" w:type="dxa"/>
            <w:tcBorders>
              <w:top w:val="nil"/>
              <w:left w:val="single" w:sz="4" w:space="0" w:color="auto"/>
              <w:bottom w:val="single" w:sz="4" w:space="0" w:color="auto"/>
              <w:right w:val="single" w:sz="8" w:space="0" w:color="auto"/>
            </w:tcBorders>
            <w:shd w:val="clear" w:color="000000" w:fill="FFFF00"/>
            <w:noWrap/>
            <w:vAlign w:val="bottom"/>
          </w:tcPr>
          <w:p w14:paraId="1BCEBFB2" w14:textId="10EA5A82" w:rsidR="004026A6"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203</w:t>
            </w:r>
          </w:p>
        </w:tc>
        <w:tc>
          <w:tcPr>
            <w:tcW w:w="269" w:type="dxa"/>
            <w:tcBorders>
              <w:top w:val="nil"/>
              <w:left w:val="nil"/>
              <w:bottom w:val="nil"/>
              <w:right w:val="nil"/>
            </w:tcBorders>
            <w:shd w:val="clear" w:color="auto" w:fill="auto"/>
            <w:vAlign w:val="bottom"/>
          </w:tcPr>
          <w:p w14:paraId="659CCE3A" w14:textId="77777777" w:rsidR="004026A6" w:rsidRPr="006368D5" w:rsidRDefault="004026A6" w:rsidP="00EF3EA4">
            <w:pPr>
              <w:spacing w:after="0" w:line="240" w:lineRule="auto"/>
              <w:rPr>
                <w:rFonts w:ascii="Calibri" w:eastAsia="Times New Roman" w:hAnsi="Calibri" w:cs="Times New Roman"/>
                <w:color w:val="000000"/>
                <w:sz w:val="17"/>
                <w:szCs w:val="17"/>
                <w:lang w:eastAsia="en-CA"/>
              </w:rPr>
            </w:pPr>
          </w:p>
        </w:tc>
        <w:tc>
          <w:tcPr>
            <w:tcW w:w="1247" w:type="dxa"/>
            <w:tcBorders>
              <w:top w:val="nil"/>
              <w:left w:val="single" w:sz="8" w:space="0" w:color="auto"/>
              <w:bottom w:val="single" w:sz="4" w:space="0" w:color="auto"/>
              <w:right w:val="single" w:sz="4" w:space="0" w:color="auto"/>
            </w:tcBorders>
            <w:shd w:val="clear" w:color="000000" w:fill="FFFF00"/>
            <w:noWrap/>
            <w:vAlign w:val="bottom"/>
          </w:tcPr>
          <w:p w14:paraId="4BA07A9C" w14:textId="43111B04" w:rsidR="004026A6"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214</w:t>
            </w:r>
          </w:p>
        </w:tc>
        <w:tc>
          <w:tcPr>
            <w:tcW w:w="891" w:type="dxa"/>
            <w:tcBorders>
              <w:top w:val="nil"/>
              <w:left w:val="nil"/>
              <w:bottom w:val="nil"/>
              <w:right w:val="nil"/>
            </w:tcBorders>
            <w:shd w:val="clear" w:color="auto" w:fill="auto"/>
            <w:vAlign w:val="bottom"/>
          </w:tcPr>
          <w:p w14:paraId="56B78087" w14:textId="77777777" w:rsidR="004026A6"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71D21056" w14:textId="77777777" w:rsidR="00986EC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p>
          <w:p w14:paraId="668C8FF5" w14:textId="2C668BA6" w:rsidR="00986EC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tc>
        <w:tc>
          <w:tcPr>
            <w:tcW w:w="1270" w:type="dxa"/>
            <w:tcBorders>
              <w:top w:val="nil"/>
              <w:left w:val="single" w:sz="4" w:space="0" w:color="auto"/>
              <w:bottom w:val="single" w:sz="4" w:space="0" w:color="auto"/>
              <w:right w:val="single" w:sz="4" w:space="0" w:color="auto"/>
            </w:tcBorders>
            <w:shd w:val="clear" w:color="000000" w:fill="FFFF00"/>
            <w:noWrap/>
            <w:vAlign w:val="bottom"/>
          </w:tcPr>
          <w:p w14:paraId="397B8950" w14:textId="1C631013" w:rsidR="004026A6" w:rsidRPr="006368D5" w:rsidRDefault="00CA26B3"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213</w:t>
            </w:r>
          </w:p>
        </w:tc>
        <w:tc>
          <w:tcPr>
            <w:tcW w:w="387" w:type="dxa"/>
            <w:tcBorders>
              <w:top w:val="nil"/>
              <w:left w:val="nil"/>
              <w:bottom w:val="nil"/>
              <w:right w:val="nil"/>
            </w:tcBorders>
            <w:shd w:val="clear" w:color="auto" w:fill="auto"/>
            <w:noWrap/>
            <w:vAlign w:val="bottom"/>
          </w:tcPr>
          <w:p w14:paraId="534F9DB3" w14:textId="1B4BC409" w:rsidR="004026A6" w:rsidRPr="006368D5" w:rsidRDefault="006C1695"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12</w:t>
            </w:r>
          </w:p>
        </w:tc>
        <w:tc>
          <w:tcPr>
            <w:tcW w:w="1229" w:type="dxa"/>
            <w:tcBorders>
              <w:top w:val="nil"/>
              <w:left w:val="single" w:sz="4" w:space="0" w:color="auto"/>
              <w:bottom w:val="single" w:sz="4" w:space="0" w:color="auto"/>
              <w:right w:val="single" w:sz="4" w:space="0" w:color="auto"/>
            </w:tcBorders>
            <w:shd w:val="clear" w:color="000000" w:fill="FFFF00"/>
            <w:noWrap/>
            <w:vAlign w:val="bottom"/>
          </w:tcPr>
          <w:p w14:paraId="3061BB7D" w14:textId="02CBAC54" w:rsidR="004026A6"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104</w:t>
            </w:r>
          </w:p>
        </w:tc>
        <w:tc>
          <w:tcPr>
            <w:tcW w:w="912" w:type="dxa"/>
            <w:tcBorders>
              <w:top w:val="nil"/>
              <w:left w:val="nil"/>
              <w:bottom w:val="nil"/>
              <w:right w:val="nil"/>
            </w:tcBorders>
            <w:shd w:val="clear" w:color="auto" w:fill="auto"/>
            <w:vAlign w:val="bottom"/>
          </w:tcPr>
          <w:p w14:paraId="4DE2A982" w14:textId="77777777" w:rsidR="004026A6"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559861D3" w14:textId="77777777" w:rsidR="00986EC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p>
          <w:p w14:paraId="30626D9F" w14:textId="26E299C0" w:rsidR="00986EC4" w:rsidRPr="006368D5" w:rsidRDefault="00986EC4" w:rsidP="00EF3EA4">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tc>
        <w:tc>
          <w:tcPr>
            <w:tcW w:w="1266" w:type="dxa"/>
            <w:tcBorders>
              <w:top w:val="nil"/>
              <w:left w:val="single" w:sz="4" w:space="0" w:color="auto"/>
              <w:bottom w:val="single" w:sz="4" w:space="0" w:color="auto"/>
              <w:right w:val="single" w:sz="8" w:space="0" w:color="auto"/>
            </w:tcBorders>
            <w:shd w:val="clear" w:color="000000" w:fill="FFFF00"/>
            <w:noWrap/>
            <w:vAlign w:val="bottom"/>
          </w:tcPr>
          <w:p w14:paraId="4B1443FA" w14:textId="46CAB609" w:rsidR="004026A6" w:rsidRPr="006368D5" w:rsidRDefault="00BB45C5" w:rsidP="00EF3EA4">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103</w:t>
            </w:r>
          </w:p>
        </w:tc>
      </w:tr>
      <w:tr w:rsidR="00365869" w:rsidRPr="006368D5" w14:paraId="458102A8" w14:textId="77777777" w:rsidTr="00365869">
        <w:trPr>
          <w:trHeight w:val="180"/>
        </w:trPr>
        <w:tc>
          <w:tcPr>
            <w:tcW w:w="1168" w:type="dxa"/>
            <w:tcBorders>
              <w:top w:val="nil"/>
              <w:left w:val="single" w:sz="8" w:space="0" w:color="auto"/>
              <w:bottom w:val="single" w:sz="8" w:space="0" w:color="auto"/>
              <w:right w:val="single" w:sz="4" w:space="0" w:color="auto"/>
            </w:tcBorders>
            <w:shd w:val="clear" w:color="000000" w:fill="FFFF00"/>
            <w:noWrap/>
            <w:vAlign w:val="bottom"/>
            <w:hideMark/>
          </w:tcPr>
          <w:p w14:paraId="5457BCDA" w14:textId="4DD95BB4"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216</w:t>
            </w:r>
          </w:p>
        </w:tc>
        <w:tc>
          <w:tcPr>
            <w:tcW w:w="928" w:type="dxa"/>
            <w:tcBorders>
              <w:top w:val="nil"/>
              <w:left w:val="nil"/>
              <w:bottom w:val="single" w:sz="8" w:space="0" w:color="auto"/>
              <w:right w:val="nil"/>
            </w:tcBorders>
            <w:shd w:val="clear" w:color="auto" w:fill="auto"/>
            <w:vAlign w:val="bottom"/>
            <w:hideMark/>
          </w:tcPr>
          <w:p w14:paraId="44F4DBFA" w14:textId="77777777"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00A7D2B3" w14:textId="77777777"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Pr="006368D5">
              <w:rPr>
                <w:rFonts w:ascii="Calibri" w:eastAsia="Times New Roman" w:hAnsi="Calibri" w:cs="Times New Roman"/>
                <w:color w:val="000000"/>
                <w:sz w:val="17"/>
                <w:szCs w:val="17"/>
                <w:lang w:eastAsia="en-CA"/>
              </w:rPr>
              <w:br/>
              <w:t>9</w:t>
            </w:r>
          </w:p>
        </w:tc>
        <w:tc>
          <w:tcPr>
            <w:tcW w:w="1214" w:type="dxa"/>
            <w:tcBorders>
              <w:top w:val="nil"/>
              <w:left w:val="single" w:sz="4" w:space="0" w:color="auto"/>
              <w:bottom w:val="single" w:sz="8" w:space="0" w:color="auto"/>
              <w:right w:val="single" w:sz="4" w:space="0" w:color="auto"/>
            </w:tcBorders>
            <w:shd w:val="clear" w:color="000000" w:fill="FFFF00"/>
            <w:noWrap/>
            <w:vAlign w:val="bottom"/>
            <w:hideMark/>
          </w:tcPr>
          <w:p w14:paraId="414ADE71" w14:textId="2F1C3070" w:rsidR="00541284" w:rsidRPr="006368D5" w:rsidRDefault="00CA26B3"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217</w:t>
            </w:r>
          </w:p>
        </w:tc>
        <w:tc>
          <w:tcPr>
            <w:tcW w:w="387" w:type="dxa"/>
            <w:tcBorders>
              <w:top w:val="nil"/>
              <w:left w:val="nil"/>
              <w:bottom w:val="single" w:sz="8" w:space="0" w:color="auto"/>
              <w:right w:val="nil"/>
            </w:tcBorders>
            <w:shd w:val="clear" w:color="auto" w:fill="auto"/>
            <w:noWrap/>
            <w:vAlign w:val="bottom"/>
            <w:hideMark/>
          </w:tcPr>
          <w:p w14:paraId="70445E7B" w14:textId="77777777"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13</w:t>
            </w:r>
          </w:p>
        </w:tc>
        <w:tc>
          <w:tcPr>
            <w:tcW w:w="1192" w:type="dxa"/>
            <w:tcBorders>
              <w:top w:val="nil"/>
              <w:left w:val="single" w:sz="4" w:space="0" w:color="auto"/>
              <w:bottom w:val="single" w:sz="8" w:space="0" w:color="auto"/>
              <w:right w:val="single" w:sz="4" w:space="0" w:color="auto"/>
            </w:tcBorders>
            <w:shd w:val="clear" w:color="000000" w:fill="FFFF00"/>
            <w:noWrap/>
            <w:vAlign w:val="bottom"/>
            <w:hideMark/>
          </w:tcPr>
          <w:p w14:paraId="09E97A4A" w14:textId="77777777"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200</w:t>
            </w:r>
          </w:p>
        </w:tc>
        <w:tc>
          <w:tcPr>
            <w:tcW w:w="928" w:type="dxa"/>
            <w:tcBorders>
              <w:top w:val="nil"/>
              <w:left w:val="nil"/>
              <w:bottom w:val="single" w:sz="8" w:space="0" w:color="auto"/>
              <w:right w:val="nil"/>
            </w:tcBorders>
            <w:shd w:val="clear" w:color="auto" w:fill="auto"/>
            <w:vAlign w:val="bottom"/>
            <w:hideMark/>
          </w:tcPr>
          <w:p w14:paraId="5D05280C" w14:textId="77777777"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29DE32EC" w14:textId="77777777"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Pr="006368D5">
              <w:rPr>
                <w:rFonts w:ascii="Calibri" w:eastAsia="Times New Roman" w:hAnsi="Calibri" w:cs="Times New Roman"/>
                <w:color w:val="000000"/>
                <w:sz w:val="17"/>
                <w:szCs w:val="17"/>
                <w:lang w:eastAsia="en-CA"/>
              </w:rPr>
              <w:br/>
              <w:t>1</w:t>
            </w:r>
          </w:p>
        </w:tc>
        <w:tc>
          <w:tcPr>
            <w:tcW w:w="1235" w:type="dxa"/>
            <w:tcBorders>
              <w:top w:val="nil"/>
              <w:left w:val="single" w:sz="4" w:space="0" w:color="auto"/>
              <w:bottom w:val="single" w:sz="8" w:space="0" w:color="auto"/>
              <w:right w:val="single" w:sz="8" w:space="0" w:color="auto"/>
            </w:tcBorders>
            <w:shd w:val="clear" w:color="000000" w:fill="FFFF00"/>
            <w:noWrap/>
            <w:vAlign w:val="bottom"/>
            <w:hideMark/>
          </w:tcPr>
          <w:p w14:paraId="4C54440D" w14:textId="77777777"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201</w:t>
            </w:r>
          </w:p>
        </w:tc>
        <w:tc>
          <w:tcPr>
            <w:tcW w:w="269" w:type="dxa"/>
            <w:tcBorders>
              <w:top w:val="nil"/>
              <w:left w:val="nil"/>
              <w:bottom w:val="single" w:sz="8" w:space="0" w:color="auto"/>
              <w:right w:val="nil"/>
            </w:tcBorders>
            <w:shd w:val="clear" w:color="auto" w:fill="auto"/>
            <w:vAlign w:val="bottom"/>
            <w:hideMark/>
          </w:tcPr>
          <w:p w14:paraId="57C38907" w14:textId="77777777" w:rsidR="00541284" w:rsidRPr="006368D5" w:rsidRDefault="00541284" w:rsidP="001D3A85">
            <w:pPr>
              <w:spacing w:after="0" w:line="240" w:lineRule="auto"/>
              <w:rPr>
                <w:rFonts w:ascii="Calibri" w:eastAsia="Times New Roman" w:hAnsi="Calibri" w:cs="Times New Roman"/>
                <w:color w:val="000000"/>
                <w:sz w:val="17"/>
                <w:szCs w:val="17"/>
                <w:lang w:eastAsia="en-CA"/>
              </w:rPr>
            </w:pPr>
          </w:p>
        </w:tc>
        <w:tc>
          <w:tcPr>
            <w:tcW w:w="1247" w:type="dxa"/>
            <w:tcBorders>
              <w:top w:val="nil"/>
              <w:left w:val="single" w:sz="8" w:space="0" w:color="auto"/>
              <w:bottom w:val="single" w:sz="8" w:space="0" w:color="auto"/>
              <w:right w:val="single" w:sz="4" w:space="0" w:color="auto"/>
            </w:tcBorders>
            <w:shd w:val="clear" w:color="000000" w:fill="FFFF00"/>
            <w:noWrap/>
            <w:vAlign w:val="bottom"/>
            <w:hideMark/>
          </w:tcPr>
          <w:p w14:paraId="036CB760" w14:textId="5AD79B06" w:rsidR="00541284" w:rsidRPr="006368D5" w:rsidRDefault="00CA26B3"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w:t>
            </w:r>
            <w:r w:rsidR="00541284" w:rsidRPr="006368D5">
              <w:rPr>
                <w:rFonts w:ascii="Calibri" w:eastAsia="Times New Roman" w:hAnsi="Calibri" w:cs="Times New Roman"/>
                <w:color w:val="000000"/>
                <w:sz w:val="17"/>
                <w:szCs w:val="17"/>
                <w:lang w:eastAsia="en-CA"/>
              </w:rPr>
              <w:t>16</w:t>
            </w:r>
          </w:p>
        </w:tc>
        <w:tc>
          <w:tcPr>
            <w:tcW w:w="891" w:type="dxa"/>
            <w:tcBorders>
              <w:top w:val="nil"/>
              <w:left w:val="nil"/>
              <w:bottom w:val="single" w:sz="8" w:space="0" w:color="auto"/>
              <w:right w:val="nil"/>
            </w:tcBorders>
            <w:shd w:val="clear" w:color="auto" w:fill="auto"/>
            <w:vAlign w:val="bottom"/>
            <w:hideMark/>
          </w:tcPr>
          <w:p w14:paraId="7CC38B94" w14:textId="77777777"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w:t>
            </w:r>
          </w:p>
          <w:p w14:paraId="74CEA553" w14:textId="77777777"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Pr="006368D5">
              <w:rPr>
                <w:rFonts w:ascii="Calibri" w:eastAsia="Times New Roman" w:hAnsi="Calibri" w:cs="Times New Roman"/>
                <w:color w:val="000000"/>
                <w:sz w:val="17"/>
                <w:szCs w:val="17"/>
                <w:lang w:eastAsia="en-CA"/>
              </w:rPr>
              <w:br/>
              <w:t>9</w:t>
            </w:r>
          </w:p>
        </w:tc>
        <w:tc>
          <w:tcPr>
            <w:tcW w:w="1270" w:type="dxa"/>
            <w:tcBorders>
              <w:top w:val="nil"/>
              <w:left w:val="single" w:sz="4" w:space="0" w:color="auto"/>
              <w:bottom w:val="single" w:sz="8" w:space="0" w:color="auto"/>
              <w:right w:val="single" w:sz="4" w:space="0" w:color="auto"/>
            </w:tcBorders>
            <w:shd w:val="clear" w:color="000000" w:fill="FFFF00"/>
            <w:noWrap/>
            <w:vAlign w:val="bottom"/>
            <w:hideMark/>
          </w:tcPr>
          <w:p w14:paraId="36A94508" w14:textId="1AB94B92" w:rsidR="00541284" w:rsidRPr="006368D5" w:rsidRDefault="00CA26B3"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217</w:t>
            </w:r>
          </w:p>
        </w:tc>
        <w:tc>
          <w:tcPr>
            <w:tcW w:w="387" w:type="dxa"/>
            <w:tcBorders>
              <w:top w:val="nil"/>
              <w:left w:val="nil"/>
              <w:bottom w:val="single" w:sz="8" w:space="0" w:color="auto"/>
              <w:right w:val="nil"/>
            </w:tcBorders>
            <w:shd w:val="clear" w:color="auto" w:fill="auto"/>
            <w:noWrap/>
            <w:vAlign w:val="bottom"/>
            <w:hideMark/>
          </w:tcPr>
          <w:p w14:paraId="16CA22B2" w14:textId="77777777"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13</w:t>
            </w:r>
          </w:p>
        </w:tc>
        <w:tc>
          <w:tcPr>
            <w:tcW w:w="1229" w:type="dxa"/>
            <w:tcBorders>
              <w:top w:val="nil"/>
              <w:left w:val="single" w:sz="4" w:space="0" w:color="auto"/>
              <w:bottom w:val="single" w:sz="8" w:space="0" w:color="auto"/>
              <w:right w:val="single" w:sz="4" w:space="0" w:color="auto"/>
            </w:tcBorders>
            <w:shd w:val="clear" w:color="000000" w:fill="FFFF00"/>
            <w:noWrap/>
            <w:vAlign w:val="bottom"/>
            <w:hideMark/>
          </w:tcPr>
          <w:p w14:paraId="63A1B185" w14:textId="15FDD782" w:rsidR="00541284" w:rsidRPr="006368D5" w:rsidRDefault="00BB45C5" w:rsidP="001D3A85">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100</w:t>
            </w:r>
          </w:p>
        </w:tc>
        <w:tc>
          <w:tcPr>
            <w:tcW w:w="912" w:type="dxa"/>
            <w:tcBorders>
              <w:top w:val="nil"/>
              <w:left w:val="nil"/>
              <w:bottom w:val="single" w:sz="8" w:space="0" w:color="auto"/>
              <w:right w:val="nil"/>
            </w:tcBorders>
            <w:shd w:val="clear" w:color="auto" w:fill="auto"/>
            <w:vAlign w:val="bottom"/>
            <w:hideMark/>
          </w:tcPr>
          <w:p w14:paraId="4D24379F" w14:textId="77777777"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9</w:t>
            </w:r>
          </w:p>
          <w:p w14:paraId="0176B5B8" w14:textId="77777777" w:rsidR="00541284" w:rsidRPr="006368D5" w:rsidRDefault="00541284" w:rsidP="001D3A85">
            <w:pPr>
              <w:spacing w:after="0" w:line="240" w:lineRule="auto"/>
              <w:jc w:val="center"/>
              <w:rPr>
                <w:rFonts w:ascii="Calibri" w:eastAsia="Times New Roman" w:hAnsi="Calibri" w:cs="Times New Roman"/>
                <w:color w:val="000000"/>
                <w:sz w:val="17"/>
                <w:szCs w:val="17"/>
                <w:lang w:eastAsia="en-CA"/>
              </w:rPr>
            </w:pPr>
            <w:r w:rsidRPr="006368D5">
              <w:rPr>
                <w:rFonts w:ascii="Calibri" w:eastAsia="Times New Roman" w:hAnsi="Calibri" w:cs="Times New Roman"/>
                <w:color w:val="000000"/>
                <w:sz w:val="17"/>
                <w:szCs w:val="17"/>
                <w:lang w:eastAsia="en-CA"/>
              </w:rPr>
              <w:t>5</w:t>
            </w:r>
            <w:r w:rsidRPr="006368D5">
              <w:rPr>
                <w:rFonts w:ascii="Calibri" w:eastAsia="Times New Roman" w:hAnsi="Calibri" w:cs="Times New Roman"/>
                <w:color w:val="000000"/>
                <w:sz w:val="17"/>
                <w:szCs w:val="17"/>
                <w:lang w:eastAsia="en-CA"/>
              </w:rPr>
              <w:br/>
              <w:t>1</w:t>
            </w:r>
          </w:p>
        </w:tc>
        <w:tc>
          <w:tcPr>
            <w:tcW w:w="1266" w:type="dxa"/>
            <w:tcBorders>
              <w:top w:val="nil"/>
              <w:left w:val="single" w:sz="4" w:space="0" w:color="auto"/>
              <w:bottom w:val="single" w:sz="8" w:space="0" w:color="auto"/>
              <w:right w:val="single" w:sz="8" w:space="0" w:color="auto"/>
            </w:tcBorders>
            <w:shd w:val="clear" w:color="000000" w:fill="FFFF00"/>
            <w:noWrap/>
            <w:vAlign w:val="bottom"/>
            <w:hideMark/>
          </w:tcPr>
          <w:p w14:paraId="4225F6FC" w14:textId="505C5F95" w:rsidR="00541284" w:rsidRPr="006368D5" w:rsidRDefault="00BB45C5" w:rsidP="001D3A85">
            <w:pPr>
              <w:spacing w:after="0" w:line="240" w:lineRule="auto"/>
              <w:jc w:val="center"/>
              <w:rPr>
                <w:rFonts w:ascii="Calibri" w:eastAsia="Times New Roman" w:hAnsi="Calibri" w:cs="Times New Roman"/>
                <w:color w:val="000000"/>
                <w:sz w:val="17"/>
                <w:szCs w:val="17"/>
                <w:lang w:eastAsia="en-CA"/>
              </w:rPr>
            </w:pPr>
            <w:r>
              <w:rPr>
                <w:rFonts w:ascii="Calibri" w:eastAsia="Times New Roman" w:hAnsi="Calibri" w:cs="Times New Roman"/>
                <w:color w:val="000000"/>
                <w:sz w:val="17"/>
                <w:szCs w:val="17"/>
                <w:lang w:eastAsia="en-CA"/>
              </w:rPr>
              <w:t>101</w:t>
            </w:r>
          </w:p>
        </w:tc>
      </w:tr>
    </w:tbl>
    <w:p w14:paraId="75479321" w14:textId="77777777" w:rsidR="00393517" w:rsidRPr="006368D5" w:rsidRDefault="00393517" w:rsidP="0053377B">
      <w:pPr>
        <w:ind w:left="720"/>
        <w:rPr>
          <w:noProof/>
          <w:sz w:val="4"/>
          <w:szCs w:val="4"/>
        </w:rPr>
      </w:pPr>
    </w:p>
    <w:tbl>
      <w:tblPr>
        <w:tblStyle w:val="TableGrid"/>
        <w:tblW w:w="14220" w:type="dxa"/>
        <w:tblInd w:w="108" w:type="dxa"/>
        <w:shd w:val="clear" w:color="auto" w:fill="FFFF00"/>
        <w:tblLayout w:type="fixed"/>
        <w:tblLook w:val="04A0" w:firstRow="1" w:lastRow="0" w:firstColumn="1" w:lastColumn="0" w:noHBand="0" w:noVBand="1"/>
      </w:tblPr>
      <w:tblGrid>
        <w:gridCol w:w="720"/>
        <w:gridCol w:w="720"/>
        <w:gridCol w:w="810"/>
        <w:gridCol w:w="810"/>
        <w:gridCol w:w="810"/>
        <w:gridCol w:w="900"/>
        <w:gridCol w:w="810"/>
        <w:gridCol w:w="720"/>
        <w:gridCol w:w="702"/>
        <w:gridCol w:w="653"/>
        <w:gridCol w:w="656"/>
        <w:gridCol w:w="656"/>
        <w:gridCol w:w="656"/>
        <w:gridCol w:w="656"/>
        <w:gridCol w:w="646"/>
        <w:gridCol w:w="671"/>
        <w:gridCol w:w="656"/>
        <w:gridCol w:w="656"/>
        <w:gridCol w:w="656"/>
        <w:gridCol w:w="656"/>
      </w:tblGrid>
      <w:tr w:rsidR="00BD1969" w:rsidRPr="006368D5" w14:paraId="04207BA5" w14:textId="3BBCD521" w:rsidTr="006368D5">
        <w:trPr>
          <w:trHeight w:val="260"/>
        </w:trPr>
        <w:tc>
          <w:tcPr>
            <w:tcW w:w="720" w:type="dxa"/>
            <w:shd w:val="clear" w:color="auto" w:fill="FFFF00"/>
          </w:tcPr>
          <w:p w14:paraId="6A9CC7FB" w14:textId="5A3D6857" w:rsidR="00BD1969" w:rsidRPr="006368D5" w:rsidRDefault="00BD1969" w:rsidP="00393517">
            <w:pPr>
              <w:jc w:val="center"/>
              <w:rPr>
                <w:noProof/>
                <w:sz w:val="17"/>
                <w:szCs w:val="17"/>
              </w:rPr>
            </w:pPr>
            <w:r w:rsidRPr="006368D5">
              <w:rPr>
                <w:noProof/>
                <w:sz w:val="17"/>
                <w:szCs w:val="17"/>
              </w:rPr>
              <w:t>353</w:t>
            </w:r>
          </w:p>
        </w:tc>
        <w:tc>
          <w:tcPr>
            <w:tcW w:w="720" w:type="dxa"/>
            <w:shd w:val="clear" w:color="auto" w:fill="FFFF00"/>
          </w:tcPr>
          <w:p w14:paraId="522D470C" w14:textId="05BE380E" w:rsidR="00BD1969" w:rsidRPr="006368D5" w:rsidRDefault="00BD1969" w:rsidP="00BD1969">
            <w:pPr>
              <w:jc w:val="center"/>
              <w:rPr>
                <w:noProof/>
                <w:sz w:val="17"/>
                <w:szCs w:val="17"/>
              </w:rPr>
            </w:pPr>
            <w:r w:rsidRPr="006368D5">
              <w:rPr>
                <w:noProof/>
                <w:sz w:val="17"/>
                <w:szCs w:val="17"/>
              </w:rPr>
              <w:t>351</w:t>
            </w:r>
          </w:p>
        </w:tc>
        <w:tc>
          <w:tcPr>
            <w:tcW w:w="810" w:type="dxa"/>
            <w:shd w:val="clear" w:color="auto" w:fill="FFFF00"/>
          </w:tcPr>
          <w:p w14:paraId="2E0B7432" w14:textId="4335E5D0" w:rsidR="00BD1969" w:rsidRPr="006368D5" w:rsidRDefault="00BD1969" w:rsidP="00BD1969">
            <w:pPr>
              <w:jc w:val="center"/>
              <w:rPr>
                <w:noProof/>
                <w:sz w:val="17"/>
                <w:szCs w:val="17"/>
              </w:rPr>
            </w:pPr>
            <w:r w:rsidRPr="006368D5">
              <w:rPr>
                <w:noProof/>
                <w:sz w:val="17"/>
                <w:szCs w:val="17"/>
              </w:rPr>
              <w:t>349</w:t>
            </w:r>
          </w:p>
        </w:tc>
        <w:tc>
          <w:tcPr>
            <w:tcW w:w="810" w:type="dxa"/>
            <w:shd w:val="clear" w:color="auto" w:fill="FFFF00"/>
          </w:tcPr>
          <w:p w14:paraId="08757E08" w14:textId="1DEDB498" w:rsidR="00BD1969" w:rsidRPr="006368D5" w:rsidRDefault="00BD1969" w:rsidP="00BD1969">
            <w:pPr>
              <w:jc w:val="center"/>
              <w:rPr>
                <w:noProof/>
                <w:sz w:val="17"/>
                <w:szCs w:val="17"/>
              </w:rPr>
            </w:pPr>
            <w:r w:rsidRPr="006368D5">
              <w:rPr>
                <w:noProof/>
                <w:sz w:val="17"/>
                <w:szCs w:val="17"/>
              </w:rPr>
              <w:t>347</w:t>
            </w:r>
          </w:p>
        </w:tc>
        <w:tc>
          <w:tcPr>
            <w:tcW w:w="810" w:type="dxa"/>
            <w:shd w:val="clear" w:color="auto" w:fill="FFFF00"/>
          </w:tcPr>
          <w:p w14:paraId="766C855A" w14:textId="624D7FD0" w:rsidR="00BD1969" w:rsidRPr="006368D5" w:rsidRDefault="00BD1969" w:rsidP="00BD1969">
            <w:pPr>
              <w:jc w:val="center"/>
              <w:rPr>
                <w:noProof/>
                <w:sz w:val="17"/>
                <w:szCs w:val="17"/>
              </w:rPr>
            </w:pPr>
            <w:r w:rsidRPr="006368D5">
              <w:rPr>
                <w:noProof/>
                <w:sz w:val="17"/>
                <w:szCs w:val="17"/>
              </w:rPr>
              <w:t>345</w:t>
            </w:r>
          </w:p>
        </w:tc>
        <w:tc>
          <w:tcPr>
            <w:tcW w:w="900" w:type="dxa"/>
            <w:shd w:val="clear" w:color="auto" w:fill="FFFF00"/>
          </w:tcPr>
          <w:p w14:paraId="3C44C68E" w14:textId="5812B59F" w:rsidR="00BD1969" w:rsidRPr="006368D5" w:rsidRDefault="00BD1969" w:rsidP="00BD1969">
            <w:pPr>
              <w:jc w:val="center"/>
              <w:rPr>
                <w:noProof/>
                <w:sz w:val="17"/>
                <w:szCs w:val="17"/>
              </w:rPr>
            </w:pPr>
            <w:r w:rsidRPr="006368D5">
              <w:rPr>
                <w:noProof/>
                <w:sz w:val="17"/>
                <w:szCs w:val="17"/>
              </w:rPr>
              <w:t>343</w:t>
            </w:r>
          </w:p>
        </w:tc>
        <w:tc>
          <w:tcPr>
            <w:tcW w:w="810" w:type="dxa"/>
            <w:shd w:val="clear" w:color="auto" w:fill="FFFF00"/>
          </w:tcPr>
          <w:p w14:paraId="18E1F676" w14:textId="3CD1CF83" w:rsidR="00BD1969" w:rsidRPr="006368D5" w:rsidRDefault="00BD1969" w:rsidP="00BD1969">
            <w:pPr>
              <w:jc w:val="center"/>
              <w:rPr>
                <w:noProof/>
                <w:sz w:val="17"/>
                <w:szCs w:val="17"/>
              </w:rPr>
            </w:pPr>
            <w:r w:rsidRPr="006368D5">
              <w:rPr>
                <w:noProof/>
                <w:sz w:val="17"/>
                <w:szCs w:val="17"/>
              </w:rPr>
              <w:t>341</w:t>
            </w:r>
          </w:p>
        </w:tc>
        <w:tc>
          <w:tcPr>
            <w:tcW w:w="720" w:type="dxa"/>
            <w:shd w:val="clear" w:color="auto" w:fill="FFFF00"/>
          </w:tcPr>
          <w:p w14:paraId="2FB8D9D2" w14:textId="6C02A71C" w:rsidR="00BD1969" w:rsidRPr="006368D5" w:rsidRDefault="00BD1969" w:rsidP="00BD1969">
            <w:pPr>
              <w:jc w:val="center"/>
              <w:rPr>
                <w:noProof/>
                <w:sz w:val="17"/>
                <w:szCs w:val="17"/>
              </w:rPr>
            </w:pPr>
            <w:r w:rsidRPr="006368D5">
              <w:rPr>
                <w:noProof/>
                <w:sz w:val="17"/>
                <w:szCs w:val="17"/>
              </w:rPr>
              <w:t>337</w:t>
            </w:r>
          </w:p>
        </w:tc>
        <w:tc>
          <w:tcPr>
            <w:tcW w:w="702" w:type="dxa"/>
            <w:shd w:val="clear" w:color="auto" w:fill="FFFF00"/>
          </w:tcPr>
          <w:p w14:paraId="4BAB4578" w14:textId="59855B0B" w:rsidR="00BD1969" w:rsidRPr="006368D5" w:rsidRDefault="00BD1969" w:rsidP="00BD1969">
            <w:pPr>
              <w:jc w:val="center"/>
              <w:rPr>
                <w:noProof/>
                <w:sz w:val="17"/>
                <w:szCs w:val="17"/>
              </w:rPr>
            </w:pPr>
            <w:r w:rsidRPr="006368D5">
              <w:rPr>
                <w:noProof/>
                <w:sz w:val="17"/>
                <w:szCs w:val="17"/>
              </w:rPr>
              <w:t>333</w:t>
            </w:r>
          </w:p>
        </w:tc>
        <w:tc>
          <w:tcPr>
            <w:tcW w:w="653" w:type="dxa"/>
            <w:shd w:val="clear" w:color="auto" w:fill="FFFF00"/>
          </w:tcPr>
          <w:p w14:paraId="0494E52A" w14:textId="35820EFA" w:rsidR="00BD1969" w:rsidRPr="006368D5" w:rsidRDefault="00BD1969" w:rsidP="00BD1969">
            <w:pPr>
              <w:jc w:val="center"/>
              <w:rPr>
                <w:noProof/>
                <w:sz w:val="17"/>
                <w:szCs w:val="17"/>
              </w:rPr>
            </w:pPr>
            <w:r w:rsidRPr="006368D5">
              <w:rPr>
                <w:noProof/>
                <w:sz w:val="17"/>
                <w:szCs w:val="17"/>
              </w:rPr>
              <w:t>331</w:t>
            </w:r>
          </w:p>
        </w:tc>
        <w:tc>
          <w:tcPr>
            <w:tcW w:w="656" w:type="dxa"/>
            <w:shd w:val="clear" w:color="auto" w:fill="FFFF00"/>
          </w:tcPr>
          <w:p w14:paraId="1BB0C76C" w14:textId="391A93F7" w:rsidR="00BD1969" w:rsidRPr="006368D5" w:rsidRDefault="00BD1969" w:rsidP="00BD1969">
            <w:pPr>
              <w:jc w:val="center"/>
              <w:rPr>
                <w:noProof/>
                <w:sz w:val="17"/>
                <w:szCs w:val="17"/>
              </w:rPr>
            </w:pPr>
            <w:r w:rsidRPr="006368D5">
              <w:rPr>
                <w:noProof/>
                <w:sz w:val="17"/>
                <w:szCs w:val="17"/>
              </w:rPr>
              <w:t>329</w:t>
            </w:r>
          </w:p>
        </w:tc>
        <w:tc>
          <w:tcPr>
            <w:tcW w:w="656" w:type="dxa"/>
            <w:shd w:val="clear" w:color="auto" w:fill="FFFF00"/>
          </w:tcPr>
          <w:p w14:paraId="67DF288A" w14:textId="3F92D661" w:rsidR="00BD1969" w:rsidRPr="006368D5" w:rsidRDefault="00BD1969" w:rsidP="00BD1969">
            <w:pPr>
              <w:jc w:val="center"/>
              <w:rPr>
                <w:noProof/>
                <w:sz w:val="17"/>
                <w:szCs w:val="17"/>
              </w:rPr>
            </w:pPr>
            <w:r w:rsidRPr="006368D5">
              <w:rPr>
                <w:noProof/>
                <w:sz w:val="17"/>
                <w:szCs w:val="17"/>
              </w:rPr>
              <w:t>328</w:t>
            </w:r>
          </w:p>
        </w:tc>
        <w:tc>
          <w:tcPr>
            <w:tcW w:w="656" w:type="dxa"/>
            <w:shd w:val="clear" w:color="auto" w:fill="FFFF00"/>
          </w:tcPr>
          <w:p w14:paraId="772319B6" w14:textId="44926778" w:rsidR="00BD1969" w:rsidRPr="006368D5" w:rsidRDefault="00BD1969" w:rsidP="00BD1969">
            <w:pPr>
              <w:jc w:val="center"/>
              <w:rPr>
                <w:noProof/>
                <w:sz w:val="17"/>
                <w:szCs w:val="17"/>
              </w:rPr>
            </w:pPr>
            <w:r w:rsidRPr="006368D5">
              <w:rPr>
                <w:noProof/>
                <w:sz w:val="17"/>
                <w:szCs w:val="17"/>
              </w:rPr>
              <w:t>323</w:t>
            </w:r>
          </w:p>
        </w:tc>
        <w:tc>
          <w:tcPr>
            <w:tcW w:w="656" w:type="dxa"/>
            <w:shd w:val="clear" w:color="auto" w:fill="FFFF00"/>
          </w:tcPr>
          <w:p w14:paraId="189E4452" w14:textId="32289ED5" w:rsidR="00BD1969" w:rsidRPr="006368D5" w:rsidRDefault="00BD1969" w:rsidP="00BD1969">
            <w:pPr>
              <w:jc w:val="center"/>
              <w:rPr>
                <w:noProof/>
                <w:sz w:val="17"/>
                <w:szCs w:val="17"/>
              </w:rPr>
            </w:pPr>
            <w:r w:rsidRPr="006368D5">
              <w:rPr>
                <w:noProof/>
                <w:sz w:val="17"/>
                <w:szCs w:val="17"/>
              </w:rPr>
              <w:t>319</w:t>
            </w:r>
          </w:p>
        </w:tc>
        <w:tc>
          <w:tcPr>
            <w:tcW w:w="646" w:type="dxa"/>
            <w:shd w:val="clear" w:color="auto" w:fill="FFFF00"/>
          </w:tcPr>
          <w:p w14:paraId="0AAFB22B" w14:textId="0D27FD7E" w:rsidR="00BD1969" w:rsidRPr="006368D5" w:rsidRDefault="00BD1969" w:rsidP="00BD1969">
            <w:pPr>
              <w:jc w:val="center"/>
              <w:rPr>
                <w:noProof/>
                <w:sz w:val="17"/>
                <w:szCs w:val="17"/>
              </w:rPr>
            </w:pPr>
            <w:r w:rsidRPr="006368D5">
              <w:rPr>
                <w:noProof/>
                <w:sz w:val="17"/>
                <w:szCs w:val="17"/>
              </w:rPr>
              <w:t>317</w:t>
            </w:r>
          </w:p>
        </w:tc>
        <w:tc>
          <w:tcPr>
            <w:tcW w:w="671" w:type="dxa"/>
            <w:shd w:val="clear" w:color="auto" w:fill="FFFF00"/>
          </w:tcPr>
          <w:p w14:paraId="1152CDD4" w14:textId="241454B8" w:rsidR="00BD1969" w:rsidRPr="006368D5" w:rsidRDefault="00BD1969" w:rsidP="00BD1969">
            <w:pPr>
              <w:jc w:val="center"/>
              <w:rPr>
                <w:noProof/>
                <w:sz w:val="17"/>
                <w:szCs w:val="17"/>
              </w:rPr>
            </w:pPr>
            <w:r w:rsidRPr="006368D5">
              <w:rPr>
                <w:noProof/>
                <w:sz w:val="17"/>
                <w:szCs w:val="17"/>
              </w:rPr>
              <w:t>313</w:t>
            </w:r>
          </w:p>
        </w:tc>
        <w:tc>
          <w:tcPr>
            <w:tcW w:w="656" w:type="dxa"/>
            <w:shd w:val="clear" w:color="auto" w:fill="FFFF00"/>
          </w:tcPr>
          <w:p w14:paraId="30AEE5F4" w14:textId="2182E0F3" w:rsidR="00BD1969" w:rsidRPr="006368D5" w:rsidRDefault="00BD1969" w:rsidP="00BD1969">
            <w:pPr>
              <w:jc w:val="center"/>
              <w:rPr>
                <w:noProof/>
                <w:sz w:val="17"/>
                <w:szCs w:val="17"/>
              </w:rPr>
            </w:pPr>
            <w:r w:rsidRPr="006368D5">
              <w:rPr>
                <w:noProof/>
                <w:sz w:val="17"/>
                <w:szCs w:val="17"/>
              </w:rPr>
              <w:t>311</w:t>
            </w:r>
          </w:p>
        </w:tc>
        <w:tc>
          <w:tcPr>
            <w:tcW w:w="656" w:type="dxa"/>
            <w:shd w:val="clear" w:color="auto" w:fill="FFFF00"/>
          </w:tcPr>
          <w:p w14:paraId="40B8945D" w14:textId="09A15F23" w:rsidR="00BD1969" w:rsidRPr="006368D5" w:rsidRDefault="00BD1969" w:rsidP="00BD1969">
            <w:pPr>
              <w:jc w:val="center"/>
              <w:rPr>
                <w:noProof/>
                <w:sz w:val="17"/>
                <w:szCs w:val="17"/>
              </w:rPr>
            </w:pPr>
            <w:r w:rsidRPr="006368D5">
              <w:rPr>
                <w:noProof/>
                <w:sz w:val="17"/>
                <w:szCs w:val="17"/>
              </w:rPr>
              <w:t>307</w:t>
            </w:r>
          </w:p>
        </w:tc>
        <w:tc>
          <w:tcPr>
            <w:tcW w:w="656" w:type="dxa"/>
            <w:shd w:val="clear" w:color="auto" w:fill="FFFF00"/>
          </w:tcPr>
          <w:p w14:paraId="3A0B0801" w14:textId="46F8779B" w:rsidR="00BD1969" w:rsidRPr="006368D5" w:rsidRDefault="00BD1969" w:rsidP="00BD1969">
            <w:pPr>
              <w:jc w:val="center"/>
              <w:rPr>
                <w:noProof/>
                <w:sz w:val="17"/>
                <w:szCs w:val="17"/>
              </w:rPr>
            </w:pPr>
            <w:r w:rsidRPr="006368D5">
              <w:rPr>
                <w:noProof/>
                <w:sz w:val="17"/>
                <w:szCs w:val="17"/>
              </w:rPr>
              <w:t>305</w:t>
            </w:r>
          </w:p>
        </w:tc>
        <w:tc>
          <w:tcPr>
            <w:tcW w:w="656" w:type="dxa"/>
            <w:shd w:val="clear" w:color="auto" w:fill="FFFF00"/>
          </w:tcPr>
          <w:p w14:paraId="56492EC6" w14:textId="33875CAF" w:rsidR="00BD1969" w:rsidRPr="006368D5" w:rsidRDefault="00BD1969" w:rsidP="00BD1969">
            <w:pPr>
              <w:jc w:val="center"/>
              <w:rPr>
                <w:noProof/>
                <w:sz w:val="17"/>
                <w:szCs w:val="17"/>
              </w:rPr>
            </w:pPr>
            <w:r w:rsidRPr="006368D5">
              <w:rPr>
                <w:noProof/>
                <w:sz w:val="17"/>
                <w:szCs w:val="17"/>
              </w:rPr>
              <w:t>301</w:t>
            </w:r>
          </w:p>
        </w:tc>
      </w:tr>
    </w:tbl>
    <w:p w14:paraId="55E45DD6" w14:textId="77777777" w:rsidR="00393517" w:rsidRDefault="00393517" w:rsidP="0053377B">
      <w:pPr>
        <w:ind w:left="720"/>
        <w:rPr>
          <w:noProof/>
        </w:rPr>
      </w:pPr>
    </w:p>
    <w:p w14:paraId="5F6887B5" w14:textId="77777777" w:rsidR="006368D5" w:rsidRDefault="006368D5" w:rsidP="006368D5">
      <w:pPr>
        <w:rPr>
          <w:noProof/>
        </w:rPr>
      </w:pPr>
      <w:r>
        <w:rPr>
          <w:noProof/>
        </w:rPr>
        <w:t xml:space="preserve">Some notes regarding KDC aisles: </w:t>
      </w:r>
    </w:p>
    <w:p w14:paraId="482B2004" w14:textId="77777777" w:rsidR="006368D5" w:rsidRDefault="006368D5" w:rsidP="006368D5">
      <w:pPr>
        <w:pStyle w:val="ListParagraph"/>
        <w:numPr>
          <w:ilvl w:val="0"/>
          <w:numId w:val="123"/>
        </w:numPr>
        <w:spacing w:after="0" w:line="240" w:lineRule="auto"/>
        <w:contextualSpacing w:val="0"/>
      </w:pPr>
      <w:r>
        <w:rPr>
          <w:noProof/>
        </w:rPr>
        <w:t xml:space="preserve">Aisle 10 is different as it has less bays. Bays removed </w:t>
      </w:r>
    </w:p>
    <w:p w14:paraId="39781D8F" w14:textId="77777777" w:rsidR="006368D5" w:rsidRDefault="006368D5" w:rsidP="006368D5">
      <w:pPr>
        <w:pStyle w:val="ListParagraph"/>
        <w:numPr>
          <w:ilvl w:val="0"/>
          <w:numId w:val="123"/>
        </w:numPr>
        <w:spacing w:after="0" w:line="240" w:lineRule="auto"/>
        <w:contextualSpacing w:val="0"/>
      </w:pPr>
      <w:r>
        <w:rPr>
          <w:noProof/>
        </w:rPr>
        <w:t xml:space="preserve">Aisle 40 has only 6 bays – even side </w:t>
      </w:r>
    </w:p>
    <w:p w14:paraId="5012C433" w14:textId="77777777" w:rsidR="006368D5" w:rsidRDefault="006368D5" w:rsidP="006368D5">
      <w:pPr>
        <w:pStyle w:val="ListParagraph"/>
        <w:numPr>
          <w:ilvl w:val="0"/>
          <w:numId w:val="123"/>
        </w:numPr>
        <w:spacing w:after="0" w:line="240" w:lineRule="auto"/>
        <w:contextualSpacing w:val="0"/>
      </w:pPr>
      <w:r>
        <w:t>Pallet Stacker Aisles</w:t>
      </w:r>
    </w:p>
    <w:p w14:paraId="7AFDBCC7" w14:textId="77777777" w:rsidR="006368D5" w:rsidRDefault="006368D5" w:rsidP="006368D5">
      <w:pPr>
        <w:pStyle w:val="ListParagraph"/>
        <w:numPr>
          <w:ilvl w:val="1"/>
          <w:numId w:val="123"/>
        </w:numPr>
        <w:spacing w:after="0" w:line="240" w:lineRule="auto"/>
        <w:contextualSpacing w:val="0"/>
      </w:pPr>
      <w:r>
        <w:t>All stacker “rack locations” have been removed from system location file as these do not exist</w:t>
      </w:r>
    </w:p>
    <w:p w14:paraId="73401FD7" w14:textId="77777777" w:rsidR="006368D5" w:rsidRDefault="006368D5" w:rsidP="006368D5">
      <w:pPr>
        <w:pStyle w:val="ListParagraph"/>
        <w:numPr>
          <w:ilvl w:val="2"/>
          <w:numId w:val="123"/>
        </w:numPr>
        <w:spacing w:after="0" w:line="240" w:lineRule="auto"/>
        <w:contextualSpacing w:val="0"/>
      </w:pPr>
      <w:r>
        <w:t xml:space="preserve">Removed - On ODD side at top of aisles 13, 14, 17, 18, 21 and 22 </w:t>
      </w:r>
    </w:p>
    <w:p w14:paraId="7E127D8D" w14:textId="77777777" w:rsidR="006368D5" w:rsidRDefault="006368D5" w:rsidP="006368D5">
      <w:pPr>
        <w:pStyle w:val="ListParagraph"/>
        <w:numPr>
          <w:ilvl w:val="3"/>
          <w:numId w:val="123"/>
        </w:numPr>
        <w:spacing w:after="0" w:line="240" w:lineRule="auto"/>
        <w:contextualSpacing w:val="0"/>
      </w:pPr>
      <w:r>
        <w:t>Aisle 13 – bay 119</w:t>
      </w:r>
    </w:p>
    <w:p w14:paraId="26679391" w14:textId="77777777" w:rsidR="006368D5" w:rsidRDefault="006368D5" w:rsidP="006368D5">
      <w:pPr>
        <w:pStyle w:val="ListParagraph"/>
        <w:numPr>
          <w:ilvl w:val="3"/>
          <w:numId w:val="123"/>
        </w:numPr>
        <w:spacing w:after="0" w:line="240" w:lineRule="auto"/>
        <w:contextualSpacing w:val="0"/>
      </w:pPr>
      <w:r>
        <w:t>Aisle 14 – bay 101</w:t>
      </w:r>
    </w:p>
    <w:p w14:paraId="6E94F990" w14:textId="77777777" w:rsidR="006368D5" w:rsidRDefault="006368D5" w:rsidP="006368D5">
      <w:pPr>
        <w:pStyle w:val="ListParagraph"/>
        <w:numPr>
          <w:ilvl w:val="3"/>
          <w:numId w:val="123"/>
        </w:numPr>
        <w:spacing w:after="0" w:line="240" w:lineRule="auto"/>
        <w:contextualSpacing w:val="0"/>
      </w:pPr>
      <w:r>
        <w:t>Aisle 17 – bay 119</w:t>
      </w:r>
    </w:p>
    <w:p w14:paraId="64370BFC" w14:textId="77777777" w:rsidR="006368D5" w:rsidRDefault="006368D5" w:rsidP="006368D5">
      <w:pPr>
        <w:pStyle w:val="ListParagraph"/>
        <w:numPr>
          <w:ilvl w:val="3"/>
          <w:numId w:val="123"/>
        </w:numPr>
        <w:spacing w:after="0" w:line="240" w:lineRule="auto"/>
        <w:contextualSpacing w:val="0"/>
      </w:pPr>
      <w:r>
        <w:t xml:space="preserve">Aisle 18 – bay 101 </w:t>
      </w:r>
    </w:p>
    <w:p w14:paraId="2ED3BA5C" w14:textId="77777777" w:rsidR="006368D5" w:rsidRDefault="006368D5" w:rsidP="006368D5">
      <w:pPr>
        <w:pStyle w:val="ListParagraph"/>
        <w:numPr>
          <w:ilvl w:val="3"/>
          <w:numId w:val="123"/>
        </w:numPr>
        <w:spacing w:after="0" w:line="240" w:lineRule="auto"/>
        <w:contextualSpacing w:val="0"/>
      </w:pPr>
      <w:r>
        <w:t>Aisle 21 – bay 119</w:t>
      </w:r>
    </w:p>
    <w:p w14:paraId="0BA11FE9" w14:textId="77777777" w:rsidR="006368D5" w:rsidRDefault="006368D5" w:rsidP="006368D5">
      <w:pPr>
        <w:pStyle w:val="ListParagraph"/>
        <w:numPr>
          <w:ilvl w:val="3"/>
          <w:numId w:val="123"/>
        </w:numPr>
        <w:spacing w:after="0" w:line="240" w:lineRule="auto"/>
        <w:contextualSpacing w:val="0"/>
      </w:pPr>
      <w:r>
        <w:t>Aisle 22 – bay 101</w:t>
      </w:r>
    </w:p>
    <w:p w14:paraId="3F51E1DF" w14:textId="77777777" w:rsidR="006368D5" w:rsidRDefault="006368D5" w:rsidP="006368D5">
      <w:pPr>
        <w:pStyle w:val="ListParagraph"/>
        <w:numPr>
          <w:ilvl w:val="0"/>
          <w:numId w:val="123"/>
        </w:numPr>
        <w:spacing w:after="0" w:line="240" w:lineRule="auto"/>
        <w:contextualSpacing w:val="0"/>
      </w:pPr>
      <w:r>
        <w:t>Tunnel Locations</w:t>
      </w:r>
    </w:p>
    <w:p w14:paraId="4352F2A4" w14:textId="77777777" w:rsidR="006368D5" w:rsidRDefault="006368D5" w:rsidP="006368D5">
      <w:pPr>
        <w:pStyle w:val="ListParagraph"/>
        <w:numPr>
          <w:ilvl w:val="1"/>
          <w:numId w:val="123"/>
        </w:numPr>
        <w:spacing w:after="0" w:line="240" w:lineRule="auto"/>
        <w:contextualSpacing w:val="0"/>
      </w:pPr>
      <w:r>
        <w:t>All floor reserve location created and put on hold with status “Tunnel”</w:t>
      </w:r>
    </w:p>
    <w:p w14:paraId="6033541E" w14:textId="77777777" w:rsidR="006368D5" w:rsidRDefault="006368D5" w:rsidP="006368D5">
      <w:pPr>
        <w:pStyle w:val="ListParagraph"/>
        <w:numPr>
          <w:ilvl w:val="1"/>
          <w:numId w:val="123"/>
        </w:numPr>
        <w:spacing w:after="0" w:line="240" w:lineRule="auto"/>
        <w:contextualSpacing w:val="0"/>
      </w:pPr>
      <w:r>
        <w:t>Identified level set to “A”</w:t>
      </w:r>
    </w:p>
    <w:p w14:paraId="2C2EFB3C" w14:textId="77777777" w:rsidR="006368D5" w:rsidRDefault="006368D5" w:rsidP="006368D5">
      <w:pPr>
        <w:pStyle w:val="ListParagraph"/>
        <w:numPr>
          <w:ilvl w:val="1"/>
          <w:numId w:val="123"/>
        </w:numPr>
        <w:spacing w:after="0" w:line="240" w:lineRule="auto"/>
        <w:contextualSpacing w:val="0"/>
      </w:pPr>
      <w:r>
        <w:t>Some “tunnel” locations have been racked so the tunnel is only in sections in the warehouse it is not a continuous tunnel like in DDC</w:t>
      </w:r>
    </w:p>
    <w:p w14:paraId="2168FBB3" w14:textId="77777777" w:rsidR="006368D5" w:rsidRDefault="006368D5" w:rsidP="006368D5">
      <w:pPr>
        <w:pStyle w:val="ListParagraph"/>
        <w:numPr>
          <w:ilvl w:val="0"/>
          <w:numId w:val="123"/>
        </w:numPr>
        <w:spacing w:after="0" w:line="240" w:lineRule="auto"/>
        <w:contextualSpacing w:val="0"/>
      </w:pPr>
      <w:r>
        <w:t>Single aisle bay numbering</w:t>
      </w:r>
    </w:p>
    <w:p w14:paraId="538CBFC4" w14:textId="77777777" w:rsidR="006368D5" w:rsidRDefault="006368D5" w:rsidP="006368D5">
      <w:pPr>
        <w:pStyle w:val="ListParagraph"/>
        <w:numPr>
          <w:ilvl w:val="1"/>
          <w:numId w:val="123"/>
        </w:numPr>
        <w:spacing w:after="0" w:line="240" w:lineRule="auto"/>
        <w:contextualSpacing w:val="0"/>
      </w:pPr>
      <w:r>
        <w:t>Will follow the same bay numbering schema as the double aisles in the same direction (just one side of the aisle is removed)</w:t>
      </w:r>
    </w:p>
    <w:p w14:paraId="59A5B5D1" w14:textId="77777777" w:rsidR="006368D5" w:rsidRDefault="006368D5" w:rsidP="006368D5">
      <w:pPr>
        <w:pStyle w:val="ListParagraph"/>
        <w:numPr>
          <w:ilvl w:val="0"/>
          <w:numId w:val="123"/>
        </w:numPr>
        <w:spacing w:after="0" w:line="240" w:lineRule="auto"/>
        <w:contextualSpacing w:val="0"/>
      </w:pPr>
      <w:r>
        <w:t>Back Wall</w:t>
      </w:r>
    </w:p>
    <w:p w14:paraId="453CF72E" w14:textId="77777777" w:rsidR="006368D5" w:rsidRDefault="006368D5" w:rsidP="006368D5">
      <w:pPr>
        <w:pStyle w:val="ListParagraph"/>
        <w:numPr>
          <w:ilvl w:val="1"/>
          <w:numId w:val="123"/>
        </w:numPr>
        <w:spacing w:after="0" w:line="240" w:lineRule="auto"/>
        <w:contextualSpacing w:val="0"/>
      </w:pPr>
      <w:r>
        <w:t>Specific narrow aisle location classes to support separate equipment for all racks</w:t>
      </w:r>
    </w:p>
    <w:p w14:paraId="4EE37AE6" w14:textId="77777777" w:rsidR="006368D5" w:rsidRDefault="006368D5" w:rsidP="006368D5">
      <w:pPr>
        <w:pStyle w:val="ListParagraph"/>
        <w:numPr>
          <w:ilvl w:val="0"/>
          <w:numId w:val="123"/>
        </w:numPr>
        <w:spacing w:after="0" w:line="240" w:lineRule="auto"/>
        <w:contextualSpacing w:val="0"/>
      </w:pPr>
      <w:r>
        <w:t>Aisle 40</w:t>
      </w:r>
    </w:p>
    <w:p w14:paraId="07EEA592" w14:textId="77777777" w:rsidR="006368D5" w:rsidRDefault="006368D5" w:rsidP="006368D5">
      <w:pPr>
        <w:pStyle w:val="ListParagraph"/>
        <w:numPr>
          <w:ilvl w:val="1"/>
          <w:numId w:val="123"/>
        </w:numPr>
        <w:spacing w:after="0" w:line="240" w:lineRule="auto"/>
        <w:contextualSpacing w:val="0"/>
      </w:pPr>
      <w:r>
        <w:t>Set all locations to FIFO as storage</w:t>
      </w:r>
    </w:p>
    <w:p w14:paraId="6952879C" w14:textId="77777777" w:rsidR="006368D5" w:rsidRDefault="006368D5" w:rsidP="006368D5">
      <w:pPr>
        <w:pStyle w:val="ListParagraph"/>
        <w:numPr>
          <w:ilvl w:val="1"/>
          <w:numId w:val="123"/>
        </w:numPr>
        <w:spacing w:after="0" w:line="240" w:lineRule="auto"/>
        <w:contextualSpacing w:val="0"/>
      </w:pPr>
      <w:r>
        <w:t>Numbering for aisle is different with straight number increases based on odd/even (no skipped number logic)</w:t>
      </w:r>
    </w:p>
    <w:p w14:paraId="1E296702" w14:textId="77777777" w:rsidR="006368D5" w:rsidRDefault="006368D5" w:rsidP="006368D5">
      <w:pPr>
        <w:pStyle w:val="ListParagraph"/>
        <w:numPr>
          <w:ilvl w:val="1"/>
          <w:numId w:val="123"/>
        </w:numPr>
        <w:spacing w:after="0" w:line="240" w:lineRule="auto"/>
        <w:contextualSpacing w:val="0"/>
      </w:pPr>
      <w:r>
        <w:t>Ground locations set to level A or A/B if two levels</w:t>
      </w:r>
    </w:p>
    <w:p w14:paraId="35616A74" w14:textId="77777777" w:rsidR="006368D5" w:rsidRDefault="006368D5" w:rsidP="006368D5">
      <w:pPr>
        <w:pStyle w:val="ListParagraph"/>
        <w:numPr>
          <w:ilvl w:val="2"/>
          <w:numId w:val="123"/>
        </w:numPr>
        <w:spacing w:after="0" w:line="240" w:lineRule="auto"/>
        <w:contextualSpacing w:val="0"/>
      </w:pPr>
      <w:r>
        <w:t>Center aisle = A, one level at ground</w:t>
      </w:r>
    </w:p>
    <w:p w14:paraId="753DBCDA" w14:textId="77777777" w:rsidR="006368D5" w:rsidRDefault="006368D5" w:rsidP="006368D5">
      <w:pPr>
        <w:pStyle w:val="ListParagraph"/>
        <w:numPr>
          <w:ilvl w:val="2"/>
          <w:numId w:val="123"/>
        </w:numPr>
        <w:spacing w:after="0" w:line="240" w:lineRule="auto"/>
        <w:contextualSpacing w:val="0"/>
      </w:pPr>
      <w:r>
        <w:t>Surround = A/B, two levels at ground as per KDC information</w:t>
      </w:r>
    </w:p>
    <w:p w14:paraId="5C82F9CB" w14:textId="77777777" w:rsidR="006368D5" w:rsidRDefault="006368D5" w:rsidP="006368D5">
      <w:pPr>
        <w:pStyle w:val="ListParagraph"/>
        <w:numPr>
          <w:ilvl w:val="1"/>
          <w:numId w:val="123"/>
        </w:numPr>
        <w:spacing w:after="0" w:line="240" w:lineRule="auto"/>
        <w:contextualSpacing w:val="0"/>
      </w:pPr>
      <w:r>
        <w:t>All locations for aisle 40 put on hold with code “SV”</w:t>
      </w:r>
    </w:p>
    <w:p w14:paraId="27B5D1AA" w14:textId="77777777" w:rsidR="006368D5" w:rsidRDefault="006368D5" w:rsidP="006368D5">
      <w:pPr>
        <w:pStyle w:val="ListParagraph"/>
        <w:numPr>
          <w:ilvl w:val="0"/>
          <w:numId w:val="123"/>
        </w:numPr>
        <w:spacing w:after="0" w:line="240" w:lineRule="auto"/>
        <w:contextualSpacing w:val="0"/>
      </w:pPr>
      <w:r>
        <w:t>Wrapper</w:t>
      </w:r>
    </w:p>
    <w:p w14:paraId="05393656" w14:textId="77777777" w:rsidR="006368D5" w:rsidRDefault="006368D5" w:rsidP="006368D5">
      <w:pPr>
        <w:pStyle w:val="ListParagraph"/>
        <w:numPr>
          <w:ilvl w:val="1"/>
          <w:numId w:val="123"/>
        </w:numPr>
        <w:spacing w:after="0" w:line="240" w:lineRule="auto"/>
        <w:contextualSpacing w:val="0"/>
      </w:pPr>
      <w:r>
        <w:t>Physically located on the dock, no impact in racking locations</w:t>
      </w:r>
    </w:p>
    <w:p w14:paraId="51DEC4C6" w14:textId="00F20BAF" w:rsidR="00BD1969" w:rsidRDefault="006368D5" w:rsidP="00BD1969">
      <w:pPr>
        <w:pStyle w:val="ListParagraph"/>
        <w:numPr>
          <w:ilvl w:val="1"/>
          <w:numId w:val="123"/>
        </w:numPr>
        <w:spacing w:after="0" w:line="240" w:lineRule="auto"/>
        <w:contextualSpacing w:val="0"/>
        <w:sectPr w:rsidR="00BD1969" w:rsidSect="00EF3EA4">
          <w:pgSz w:w="15840" w:h="12240" w:orient="landscape"/>
          <w:pgMar w:top="720" w:right="720" w:bottom="720" w:left="720" w:header="720" w:footer="720" w:gutter="0"/>
          <w:cols w:space="708"/>
          <w:docGrid w:linePitch="360"/>
        </w:sectPr>
      </w:pPr>
      <w:r>
        <w:t xml:space="preserve">Uses two storage in physical aisles as wrapper staging </w:t>
      </w:r>
    </w:p>
    <w:p w14:paraId="6D09EFD3" w14:textId="41DB76C9" w:rsidR="00A96242" w:rsidRDefault="00A96242" w:rsidP="00A96242">
      <w:pPr>
        <w:pStyle w:val="Heading2"/>
      </w:pPr>
      <w:bookmarkStart w:id="40" w:name="_Pick_Path"/>
      <w:bookmarkEnd w:id="40"/>
      <w:r>
        <w:lastRenderedPageBreak/>
        <w:t>Pick Path</w:t>
      </w:r>
      <w:r w:rsidR="00FD5BE5">
        <w:t xml:space="preserve"> </w:t>
      </w:r>
    </w:p>
    <w:p w14:paraId="314258AE" w14:textId="6728A5BA" w:rsidR="00A96242" w:rsidRPr="00A022AD" w:rsidRDefault="0069493F" w:rsidP="00A96242">
      <w:pPr>
        <w:spacing w:after="0" w:line="240" w:lineRule="auto"/>
        <w:ind w:left="49"/>
        <w:textAlignment w:val="center"/>
        <w:rPr>
          <w:rFonts w:ascii="Calibri" w:eastAsia="Times New Roman" w:hAnsi="Calibri" w:cs="Calibri"/>
        </w:rPr>
      </w:pPr>
      <w:r>
        <w:rPr>
          <w:rFonts w:ascii="Calibri" w:eastAsia="Times New Roman" w:hAnsi="Calibri" w:cs="Calibri"/>
        </w:rPr>
        <w:t xml:space="preserve">Configuration reflects </w:t>
      </w:r>
      <w:r w:rsidR="00A96242" w:rsidRPr="00A022AD">
        <w:rPr>
          <w:rFonts w:ascii="Calibri" w:eastAsia="Times New Roman" w:hAnsi="Calibri" w:cs="Calibri"/>
        </w:rPr>
        <w:t xml:space="preserve">large zig-zag pattern </w:t>
      </w:r>
      <w:r>
        <w:rPr>
          <w:rFonts w:ascii="Calibri" w:eastAsia="Times New Roman" w:hAnsi="Calibri" w:cs="Calibri"/>
        </w:rPr>
        <w:t xml:space="preserve">Pick Path </w:t>
      </w:r>
    </w:p>
    <w:p w14:paraId="1D6AC623" w14:textId="05B58972" w:rsidR="0069493F" w:rsidRDefault="00A96242" w:rsidP="00785A03">
      <w:pPr>
        <w:pStyle w:val="ListParagraph"/>
        <w:numPr>
          <w:ilvl w:val="0"/>
          <w:numId w:val="23"/>
        </w:numPr>
        <w:spacing w:after="0" w:line="240" w:lineRule="auto"/>
        <w:textAlignment w:val="center"/>
        <w:rPr>
          <w:rFonts w:ascii="Calibri" w:eastAsia="Times New Roman" w:hAnsi="Calibri" w:cs="Calibri"/>
        </w:rPr>
      </w:pPr>
      <w:r w:rsidRPr="00A022AD">
        <w:rPr>
          <w:rFonts w:ascii="Calibri" w:eastAsia="Times New Roman" w:hAnsi="Calibri" w:cs="Calibri"/>
        </w:rPr>
        <w:t>Requires number skips to work when numbering bays in a 2 alternating pattern</w:t>
      </w:r>
    </w:p>
    <w:p w14:paraId="206687F9" w14:textId="5A026BB0" w:rsidR="0074164C" w:rsidRDefault="0074164C" w:rsidP="0074164C">
      <w:pPr>
        <w:pStyle w:val="ListParagraph"/>
        <w:numPr>
          <w:ilvl w:val="1"/>
          <w:numId w:val="23"/>
        </w:numPr>
        <w:spacing w:after="0" w:line="240" w:lineRule="auto"/>
        <w:textAlignment w:val="center"/>
        <w:rPr>
          <w:rFonts w:ascii="Calibri" w:eastAsia="Times New Roman" w:hAnsi="Calibri" w:cs="Calibri"/>
        </w:rPr>
      </w:pPr>
      <w:r>
        <w:rPr>
          <w:rFonts w:ascii="Calibri" w:eastAsia="Times New Roman" w:hAnsi="Calibri" w:cs="Calibri"/>
        </w:rPr>
        <w:t>Because each bay in KDC is 3 locations, the pick path was based on 2 bays increments</w:t>
      </w:r>
    </w:p>
    <w:p w14:paraId="3A1F293E" w14:textId="3B2CAE5F" w:rsidR="0074164C" w:rsidRDefault="0074164C" w:rsidP="0074164C">
      <w:pPr>
        <w:pStyle w:val="ListParagraph"/>
        <w:numPr>
          <w:ilvl w:val="0"/>
          <w:numId w:val="23"/>
        </w:numPr>
        <w:spacing w:after="0" w:line="240" w:lineRule="auto"/>
        <w:textAlignment w:val="center"/>
        <w:rPr>
          <w:rFonts w:ascii="Calibri" w:eastAsia="Times New Roman" w:hAnsi="Calibri" w:cs="Calibri"/>
        </w:rPr>
      </w:pPr>
      <w:r>
        <w:rPr>
          <w:rFonts w:ascii="Calibri" w:eastAsia="Times New Roman" w:hAnsi="Calibri" w:cs="Calibri"/>
        </w:rPr>
        <w:t>For aisle where pick only occurs on one side, the path is a straight line</w:t>
      </w:r>
    </w:p>
    <w:p w14:paraId="3C2A56D7" w14:textId="3F525843" w:rsidR="0074164C" w:rsidRDefault="0074164C" w:rsidP="00785A03">
      <w:pPr>
        <w:pStyle w:val="ListParagraph"/>
        <w:numPr>
          <w:ilvl w:val="0"/>
          <w:numId w:val="23"/>
        </w:numPr>
        <w:spacing w:after="0" w:line="240" w:lineRule="auto"/>
        <w:textAlignment w:val="center"/>
        <w:rPr>
          <w:rFonts w:ascii="Calibri" w:eastAsia="Times New Roman" w:hAnsi="Calibri" w:cs="Calibri"/>
        </w:rPr>
      </w:pPr>
      <w:r>
        <w:rPr>
          <w:rFonts w:ascii="Calibri" w:eastAsia="Times New Roman" w:hAnsi="Calibri" w:cs="Calibri"/>
        </w:rPr>
        <w:t>For aisle with double side pick path</w:t>
      </w:r>
    </w:p>
    <w:p w14:paraId="145A7234" w14:textId="77777777" w:rsidR="007E0E40" w:rsidRPr="00A022AD" w:rsidRDefault="007E0E40" w:rsidP="0074164C">
      <w:pPr>
        <w:pStyle w:val="ListParagraph"/>
        <w:numPr>
          <w:ilvl w:val="1"/>
          <w:numId w:val="23"/>
        </w:numPr>
        <w:spacing w:after="0" w:line="240" w:lineRule="auto"/>
        <w:textAlignment w:val="center"/>
        <w:rPr>
          <w:rFonts w:ascii="Calibri" w:eastAsia="Times New Roman" w:hAnsi="Calibri" w:cs="Calibri"/>
        </w:rPr>
      </w:pPr>
      <w:r w:rsidRPr="00A022AD">
        <w:rPr>
          <w:rFonts w:ascii="Calibri" w:eastAsia="Times New Roman" w:hAnsi="Calibri" w:cs="Calibri"/>
        </w:rPr>
        <w:t>Starting from top of building down, will be in reverse order when going up</w:t>
      </w:r>
    </w:p>
    <w:p w14:paraId="2F0F2C65" w14:textId="5516A74C" w:rsidR="007E0E40" w:rsidRPr="007E0E40" w:rsidRDefault="00F6032A" w:rsidP="00785A03">
      <w:pPr>
        <w:pStyle w:val="ListParagraph"/>
        <w:numPr>
          <w:ilvl w:val="1"/>
          <w:numId w:val="23"/>
        </w:numPr>
        <w:spacing w:after="0" w:line="240" w:lineRule="auto"/>
        <w:textAlignment w:val="center"/>
        <w:rPr>
          <w:rFonts w:ascii="Calibri" w:eastAsia="Times New Roman" w:hAnsi="Calibri" w:cs="Calibri"/>
        </w:rPr>
      </w:pPr>
      <w:r>
        <w:rPr>
          <w:rFonts w:ascii="Calibri" w:eastAsia="Times New Roman" w:hAnsi="Calibri" w:cs="Calibri"/>
        </w:rPr>
        <w:t>See below for sampl</w:t>
      </w:r>
      <w:r w:rsidR="007E0E40">
        <w:rPr>
          <w:rFonts w:ascii="Calibri" w:eastAsia="Times New Roman" w:hAnsi="Calibri" w:cs="Calibri"/>
        </w:rPr>
        <w:t>e, where a picker has a pick at every location the path he would take</w:t>
      </w:r>
    </w:p>
    <w:p w14:paraId="6887F238" w14:textId="4ADF063B" w:rsidR="007E0E40" w:rsidRPr="007E0E40" w:rsidRDefault="007E0E40" w:rsidP="007E0E40">
      <w:pPr>
        <w:spacing w:after="0" w:line="240" w:lineRule="auto"/>
        <w:ind w:left="1440"/>
        <w:textAlignment w:val="center"/>
        <w:rPr>
          <w:rFonts w:ascii="Calibri" w:eastAsia="Times New Roman" w:hAnsi="Calibri" w:cs="Calibri"/>
        </w:rPr>
      </w:pPr>
      <w:r w:rsidRPr="007E0E40">
        <w:rPr>
          <w:rFonts w:ascii="Calibri" w:eastAsia="Times New Roman" w:hAnsi="Calibri" w:cs="Calibri"/>
        </w:rPr>
        <w:t xml:space="preserve">        </w:t>
      </w:r>
      <w:r w:rsidR="00070C70">
        <w:rPr>
          <w:rFonts w:ascii="Calibri" w:eastAsia="Times New Roman" w:hAnsi="Calibri" w:cs="Calibri"/>
          <w:noProof/>
          <w:lang w:val="en-US"/>
        </w:rPr>
        <w:drawing>
          <wp:inline distT="0" distB="0" distL="0" distR="0" wp14:anchorId="34C77F58" wp14:editId="7049661B">
            <wp:extent cx="2078990" cy="164020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8990" cy="1640205"/>
                    </a:xfrm>
                    <a:prstGeom prst="rect">
                      <a:avLst/>
                    </a:prstGeom>
                    <a:noFill/>
                  </pic:spPr>
                </pic:pic>
              </a:graphicData>
            </a:graphic>
          </wp:inline>
        </w:drawing>
      </w:r>
    </w:p>
    <w:p w14:paraId="6C22434D" w14:textId="77777777" w:rsidR="00B011BB" w:rsidRPr="00A022AD" w:rsidRDefault="00B011BB" w:rsidP="00A96242">
      <w:pPr>
        <w:spacing w:after="0" w:line="240" w:lineRule="auto"/>
        <w:ind w:left="49"/>
        <w:textAlignment w:val="center"/>
        <w:rPr>
          <w:rFonts w:ascii="Calibri" w:eastAsia="Times New Roman" w:hAnsi="Calibri" w:cs="Calibri"/>
        </w:rPr>
      </w:pPr>
    </w:p>
    <w:p w14:paraId="6B0AB2A3" w14:textId="686230FF" w:rsidR="00A96242" w:rsidRPr="00A022AD" w:rsidRDefault="0069493F" w:rsidP="00A96242">
      <w:pPr>
        <w:spacing w:after="0" w:line="240" w:lineRule="auto"/>
        <w:ind w:left="49"/>
        <w:textAlignment w:val="center"/>
        <w:rPr>
          <w:rFonts w:ascii="Calibri" w:eastAsia="Times New Roman" w:hAnsi="Calibri" w:cs="Calibri"/>
        </w:rPr>
      </w:pPr>
      <w:r>
        <w:rPr>
          <w:rFonts w:ascii="Calibri" w:eastAsia="Times New Roman" w:hAnsi="Calibri" w:cs="Calibri"/>
        </w:rPr>
        <w:t>Logic for p</w:t>
      </w:r>
      <w:r w:rsidR="00A96242" w:rsidRPr="00A022AD">
        <w:rPr>
          <w:rFonts w:ascii="Calibri" w:eastAsia="Times New Roman" w:hAnsi="Calibri" w:cs="Calibri"/>
        </w:rPr>
        <w:t>lacement of items by velocity in pick path</w:t>
      </w:r>
    </w:p>
    <w:p w14:paraId="147403B7" w14:textId="744CD02E" w:rsidR="00A96242" w:rsidRPr="00A022AD" w:rsidRDefault="00A96242" w:rsidP="00785A03">
      <w:pPr>
        <w:pStyle w:val="ListParagraph"/>
        <w:numPr>
          <w:ilvl w:val="0"/>
          <w:numId w:val="23"/>
        </w:numPr>
        <w:spacing w:after="0" w:line="240" w:lineRule="auto"/>
        <w:textAlignment w:val="center"/>
        <w:rPr>
          <w:rFonts w:ascii="Calibri" w:eastAsia="Times New Roman" w:hAnsi="Calibri" w:cs="Calibri"/>
        </w:rPr>
      </w:pPr>
      <w:r w:rsidRPr="00A022AD">
        <w:rPr>
          <w:rFonts w:ascii="Calibri" w:eastAsia="Times New Roman" w:hAnsi="Calibri" w:cs="Calibri"/>
        </w:rPr>
        <w:t xml:space="preserve">Place high velocity items in middle of the </w:t>
      </w:r>
      <w:r w:rsidR="0069493F">
        <w:rPr>
          <w:rFonts w:ascii="Calibri" w:eastAsia="Times New Roman" w:hAnsi="Calibri" w:cs="Calibri"/>
        </w:rPr>
        <w:t xml:space="preserve">long </w:t>
      </w:r>
      <w:r w:rsidR="0074164C">
        <w:rPr>
          <w:rFonts w:ascii="Calibri" w:eastAsia="Times New Roman" w:hAnsi="Calibri" w:cs="Calibri"/>
        </w:rPr>
        <w:t>stretch with 2</w:t>
      </w:r>
      <w:r w:rsidRPr="00A022AD">
        <w:rPr>
          <w:rFonts w:ascii="Calibri" w:eastAsia="Times New Roman" w:hAnsi="Calibri" w:cs="Calibri"/>
        </w:rPr>
        <w:t xml:space="preserve"> faces in pick path</w:t>
      </w:r>
    </w:p>
    <w:p w14:paraId="41BF378E" w14:textId="77777777" w:rsidR="00A96242" w:rsidRDefault="00A96242" w:rsidP="00785A03">
      <w:pPr>
        <w:pStyle w:val="ListParagraph"/>
        <w:numPr>
          <w:ilvl w:val="0"/>
          <w:numId w:val="23"/>
        </w:numPr>
        <w:spacing w:after="0" w:line="240" w:lineRule="auto"/>
        <w:textAlignment w:val="center"/>
        <w:rPr>
          <w:rFonts w:ascii="Calibri" w:eastAsia="Times New Roman" w:hAnsi="Calibri" w:cs="Calibri"/>
        </w:rPr>
      </w:pPr>
      <w:r w:rsidRPr="00A022AD">
        <w:rPr>
          <w:rFonts w:ascii="Calibri" w:eastAsia="Times New Roman" w:hAnsi="Calibri" w:cs="Calibri"/>
        </w:rPr>
        <w:t>Place lower velocity item in positions where path shifts direction</w:t>
      </w:r>
    </w:p>
    <w:p w14:paraId="619B0207" w14:textId="77777777" w:rsidR="00D92575" w:rsidRDefault="00D92575" w:rsidP="00FB5295">
      <w:pPr>
        <w:spacing w:after="0" w:line="240" w:lineRule="auto"/>
        <w:textAlignment w:val="center"/>
        <w:rPr>
          <w:rFonts w:ascii="Calibri" w:eastAsia="Times New Roman" w:hAnsi="Calibri" w:cs="Calibri"/>
        </w:rPr>
      </w:pPr>
    </w:p>
    <w:p w14:paraId="2A633D40" w14:textId="542B0A76" w:rsidR="00FB5295" w:rsidRDefault="00FB5295" w:rsidP="00FB5295">
      <w:pPr>
        <w:pStyle w:val="Heading2"/>
        <w:rPr>
          <w:rFonts w:eastAsia="Times New Roman"/>
        </w:rPr>
      </w:pPr>
      <w:bookmarkStart w:id="41" w:name="_Aisle_Group"/>
      <w:bookmarkEnd w:id="41"/>
      <w:r>
        <w:rPr>
          <w:rFonts w:eastAsia="Times New Roman"/>
        </w:rPr>
        <w:t>Aisle Group</w:t>
      </w:r>
    </w:p>
    <w:p w14:paraId="3C318E40" w14:textId="0AAAA141" w:rsidR="00FB5295" w:rsidRDefault="00FB5295" w:rsidP="00FB5295">
      <w:pPr>
        <w:spacing w:after="0" w:line="240" w:lineRule="auto"/>
        <w:textAlignment w:val="center"/>
        <w:rPr>
          <w:rFonts w:ascii="Calibri" w:eastAsia="Times New Roman" w:hAnsi="Calibri" w:cs="Calibri"/>
        </w:rPr>
      </w:pPr>
      <w:r>
        <w:rPr>
          <w:rFonts w:ascii="Calibri" w:eastAsia="Times New Roman" w:hAnsi="Calibri" w:cs="Calibri"/>
        </w:rPr>
        <w:t>Aisle group identifies to which aisle a location belongs.</w:t>
      </w:r>
    </w:p>
    <w:p w14:paraId="123D2936" w14:textId="67F53514" w:rsidR="00FB5295" w:rsidRPr="00FB5295" w:rsidRDefault="00FB5295" w:rsidP="003221F6">
      <w:pPr>
        <w:pStyle w:val="ListParagraph"/>
        <w:numPr>
          <w:ilvl w:val="0"/>
          <w:numId w:val="43"/>
        </w:numPr>
        <w:spacing w:after="0" w:line="240" w:lineRule="auto"/>
        <w:textAlignment w:val="center"/>
        <w:rPr>
          <w:rFonts w:ascii="Calibri" w:eastAsia="Times New Roman" w:hAnsi="Calibri" w:cs="Calibri"/>
        </w:rPr>
      </w:pPr>
      <w:r w:rsidRPr="00FB5295">
        <w:rPr>
          <w:rFonts w:ascii="Calibri" w:eastAsia="Times New Roman" w:hAnsi="Calibri" w:cs="Calibri"/>
        </w:rPr>
        <w:t>The naming convention being used is:</w:t>
      </w:r>
    </w:p>
    <w:p w14:paraId="18E58129" w14:textId="68E967F4" w:rsidR="00FB5295" w:rsidRPr="00B552BB" w:rsidRDefault="00FB5295" w:rsidP="00FB5295">
      <w:pPr>
        <w:ind w:firstLine="720"/>
        <w:rPr>
          <w:sz w:val="28"/>
          <w:szCs w:val="28"/>
        </w:rPr>
      </w:pPr>
      <w:r>
        <w:rPr>
          <w:sz w:val="28"/>
          <w:szCs w:val="28"/>
        </w:rPr>
        <w:t>AG + AA</w:t>
      </w:r>
    </w:p>
    <w:p w14:paraId="3798D118" w14:textId="77777777" w:rsidR="00FB5295" w:rsidRPr="005223AA" w:rsidRDefault="00FB5295" w:rsidP="00FB5295">
      <w:pPr>
        <w:pStyle w:val="ListParagraph"/>
        <w:numPr>
          <w:ilvl w:val="1"/>
          <w:numId w:val="10"/>
        </w:numPr>
        <w:spacing w:after="0" w:line="240" w:lineRule="auto"/>
      </w:pPr>
      <w:r w:rsidRPr="005223AA">
        <w:t>Where;</w:t>
      </w:r>
    </w:p>
    <w:p w14:paraId="1C8BE225" w14:textId="7D866653" w:rsidR="00FB5295" w:rsidRDefault="00FB5295" w:rsidP="00FB5295">
      <w:pPr>
        <w:pStyle w:val="ListParagraph"/>
        <w:numPr>
          <w:ilvl w:val="1"/>
          <w:numId w:val="10"/>
        </w:numPr>
        <w:spacing w:after="0" w:line="240" w:lineRule="auto"/>
      </w:pPr>
      <w:r>
        <w:t>AG</w:t>
      </w:r>
      <w:r w:rsidRPr="005223AA">
        <w:t xml:space="preserve"> </w:t>
      </w:r>
      <w:r w:rsidRPr="005223AA">
        <w:tab/>
      </w:r>
      <w:r w:rsidRPr="005223AA">
        <w:rPr>
          <w:lang w:val="fr-CA"/>
        </w:rPr>
        <w:sym w:font="Wingdings" w:char="F0E8"/>
      </w:r>
      <w:r w:rsidRPr="005223AA">
        <w:t xml:space="preserve"> </w:t>
      </w:r>
      <w:r>
        <w:t>Identifies the attribute as “Aisle Group”</w:t>
      </w:r>
    </w:p>
    <w:p w14:paraId="7C9A5F54" w14:textId="77777777" w:rsidR="00FB5295" w:rsidRDefault="00FB5295" w:rsidP="00FB5295">
      <w:pPr>
        <w:pStyle w:val="ListParagraph"/>
        <w:numPr>
          <w:ilvl w:val="1"/>
          <w:numId w:val="10"/>
        </w:numPr>
        <w:spacing w:after="0" w:line="240" w:lineRule="auto"/>
      </w:pPr>
      <w:r w:rsidRPr="005223AA">
        <w:t xml:space="preserve">AA </w:t>
      </w:r>
      <w:r w:rsidRPr="005223AA">
        <w:tab/>
      </w:r>
      <w:r w:rsidRPr="005223AA">
        <w:rPr>
          <w:lang w:val="fr-CA"/>
        </w:rPr>
        <w:sym w:font="Wingdings" w:char="F0E8"/>
      </w:r>
      <w:r w:rsidRPr="005223AA">
        <w:t xml:space="preserve"> Aisle ID</w:t>
      </w:r>
    </w:p>
    <w:p w14:paraId="49482302" w14:textId="104AA12C" w:rsidR="00FB5295" w:rsidRPr="005223AA" w:rsidRDefault="00FB5295" w:rsidP="00FB5295">
      <w:pPr>
        <w:pStyle w:val="ListParagraph"/>
        <w:numPr>
          <w:ilvl w:val="2"/>
          <w:numId w:val="10"/>
        </w:numPr>
        <w:spacing w:after="0" w:line="240" w:lineRule="auto"/>
      </w:pPr>
      <w:r>
        <w:t>Numeric, matching to the aisle ID</w:t>
      </w:r>
    </w:p>
    <w:p w14:paraId="4EFC9EBA" w14:textId="29AF0272" w:rsidR="00D2093A" w:rsidRDefault="00D2093A" w:rsidP="00D2093A">
      <w:pPr>
        <w:pStyle w:val="Heading1"/>
      </w:pPr>
      <w:bookmarkStart w:id="42" w:name="_Location_Naming"/>
      <w:bookmarkEnd w:id="42"/>
      <w:r>
        <w:t>Location Naming</w:t>
      </w:r>
      <w:r w:rsidR="00FB5295">
        <w:t xml:space="preserve"> </w:t>
      </w:r>
    </w:p>
    <w:p w14:paraId="0181DFC2" w14:textId="4086EC94" w:rsidR="00D75A36" w:rsidRPr="005223AA" w:rsidRDefault="009D39D5" w:rsidP="005223AA">
      <w:pPr>
        <w:spacing w:after="0" w:line="240" w:lineRule="auto"/>
      </w:pPr>
      <w:r>
        <w:t xml:space="preserve">A naming convention was developed for location. It varies slightly at certain specific </w:t>
      </w:r>
      <w:r w:rsidR="00F31EA5">
        <w:t>areas but in general follows a s</w:t>
      </w:r>
      <w:r>
        <w:t>et pattern.</w:t>
      </w:r>
      <w:r w:rsidR="00F31EA5">
        <w:t xml:space="preserve">  But as a rule no location name can be longer then 10 </w:t>
      </w:r>
      <w:r w:rsidR="00C3676B">
        <w:t>characters</w:t>
      </w:r>
      <w:r w:rsidR="00F31EA5">
        <w:t xml:space="preserve"> including dashes and spaces.</w:t>
      </w:r>
    </w:p>
    <w:p w14:paraId="23C64BF2" w14:textId="1BB2912E" w:rsidR="00D75A36" w:rsidRPr="005223AA" w:rsidRDefault="005223AA" w:rsidP="00B63AF9">
      <w:pPr>
        <w:pStyle w:val="ListParagraph"/>
        <w:numPr>
          <w:ilvl w:val="0"/>
          <w:numId w:val="11"/>
        </w:numPr>
        <w:spacing w:after="0" w:line="240" w:lineRule="auto"/>
      </w:pPr>
      <w:r>
        <w:t>Naming convention for</w:t>
      </w:r>
      <w:r w:rsidR="00384A56">
        <w:t xml:space="preserve"> product </w:t>
      </w:r>
      <w:r w:rsidR="00D75A36" w:rsidRPr="005223AA">
        <w:t>Location ID</w:t>
      </w:r>
      <w:r>
        <w:t xml:space="preserve"> </w:t>
      </w:r>
    </w:p>
    <w:p w14:paraId="095C4C46" w14:textId="77777777" w:rsidR="00D75A36" w:rsidRPr="00B552BB" w:rsidRDefault="00D75A36" w:rsidP="005223AA">
      <w:pPr>
        <w:ind w:firstLine="720"/>
        <w:rPr>
          <w:sz w:val="28"/>
          <w:szCs w:val="28"/>
        </w:rPr>
      </w:pPr>
      <w:r w:rsidRPr="00B552BB">
        <w:rPr>
          <w:sz w:val="28"/>
          <w:szCs w:val="28"/>
        </w:rPr>
        <w:t>AA-RRR-LP</w:t>
      </w:r>
    </w:p>
    <w:p w14:paraId="34E6C63D" w14:textId="77777777" w:rsidR="00D75A36" w:rsidRPr="005223AA" w:rsidRDefault="00D75A36" w:rsidP="00B63AF9">
      <w:pPr>
        <w:pStyle w:val="ListParagraph"/>
        <w:numPr>
          <w:ilvl w:val="1"/>
          <w:numId w:val="10"/>
        </w:numPr>
        <w:spacing w:after="0" w:line="240" w:lineRule="auto"/>
      </w:pPr>
      <w:r w:rsidRPr="005223AA">
        <w:t>Where;</w:t>
      </w:r>
    </w:p>
    <w:p w14:paraId="144FDD77" w14:textId="77777777" w:rsidR="00D75A36" w:rsidRDefault="00D75A36" w:rsidP="00B63AF9">
      <w:pPr>
        <w:pStyle w:val="ListParagraph"/>
        <w:numPr>
          <w:ilvl w:val="1"/>
          <w:numId w:val="10"/>
        </w:numPr>
        <w:spacing w:after="0" w:line="240" w:lineRule="auto"/>
      </w:pPr>
      <w:r w:rsidRPr="005223AA">
        <w:t xml:space="preserve">AA </w:t>
      </w:r>
      <w:r w:rsidRPr="005223AA">
        <w:tab/>
      </w:r>
      <w:r w:rsidRPr="005223AA">
        <w:rPr>
          <w:lang w:val="fr-CA"/>
        </w:rPr>
        <w:sym w:font="Wingdings" w:char="F0E8"/>
      </w:r>
      <w:r w:rsidRPr="005223AA">
        <w:t xml:space="preserve"> Aisle ID</w:t>
      </w:r>
    </w:p>
    <w:p w14:paraId="7E565D16" w14:textId="29FA05EC" w:rsidR="005223AA" w:rsidRPr="005223AA" w:rsidRDefault="005223AA" w:rsidP="00B63AF9">
      <w:pPr>
        <w:pStyle w:val="ListParagraph"/>
        <w:numPr>
          <w:ilvl w:val="2"/>
          <w:numId w:val="10"/>
        </w:numPr>
        <w:spacing w:after="0" w:line="240" w:lineRule="auto"/>
      </w:pPr>
      <w:r>
        <w:t>Numeric, starting at 10</w:t>
      </w:r>
    </w:p>
    <w:p w14:paraId="56EFE6C3" w14:textId="77777777" w:rsidR="00D75A36" w:rsidRDefault="00D75A36" w:rsidP="00B63AF9">
      <w:pPr>
        <w:pStyle w:val="ListParagraph"/>
        <w:numPr>
          <w:ilvl w:val="1"/>
          <w:numId w:val="10"/>
        </w:numPr>
        <w:spacing w:after="0" w:line="240" w:lineRule="auto"/>
      </w:pPr>
      <w:r w:rsidRPr="005223AA">
        <w:t>RRR</w:t>
      </w:r>
      <w:r w:rsidRPr="005223AA">
        <w:tab/>
      </w:r>
      <w:r w:rsidRPr="005223AA">
        <w:rPr>
          <w:lang w:val="fr-CA"/>
        </w:rPr>
        <w:sym w:font="Wingdings" w:char="F0E8"/>
      </w:r>
      <w:r w:rsidRPr="005223AA">
        <w:t xml:space="preserve"> Rack/Bay ID</w:t>
      </w:r>
    </w:p>
    <w:p w14:paraId="129D9457" w14:textId="6C4E6734" w:rsidR="005223AA" w:rsidRDefault="005223AA" w:rsidP="00B63AF9">
      <w:pPr>
        <w:pStyle w:val="ListParagraph"/>
        <w:numPr>
          <w:ilvl w:val="2"/>
          <w:numId w:val="10"/>
        </w:numPr>
        <w:spacing w:after="0" w:line="240" w:lineRule="auto"/>
        <w:contextualSpacing w:val="0"/>
      </w:pPr>
      <w:r w:rsidRPr="005223AA">
        <w:t xml:space="preserve">100’s </w:t>
      </w:r>
      <w:r w:rsidR="003E0AA5">
        <w:t xml:space="preserve">racks, </w:t>
      </w:r>
      <w:r w:rsidRPr="005223AA">
        <w:t xml:space="preserve">for </w:t>
      </w:r>
      <w:r w:rsidR="003E0AA5">
        <w:t xml:space="preserve">aisle before </w:t>
      </w:r>
      <w:r w:rsidR="00C3676B">
        <w:t>tunnel</w:t>
      </w:r>
      <w:r w:rsidRPr="005223AA">
        <w:t xml:space="preserve"> </w:t>
      </w:r>
    </w:p>
    <w:p w14:paraId="425083DB" w14:textId="6C56C64C" w:rsidR="005223AA" w:rsidRPr="005223AA" w:rsidRDefault="00E83974" w:rsidP="00B63AF9">
      <w:pPr>
        <w:pStyle w:val="ListParagraph"/>
        <w:numPr>
          <w:ilvl w:val="2"/>
          <w:numId w:val="10"/>
        </w:numPr>
        <w:spacing w:after="0" w:line="240" w:lineRule="auto"/>
        <w:contextualSpacing w:val="0"/>
      </w:pPr>
      <w:r>
        <w:t>2</w:t>
      </w:r>
      <w:r w:rsidR="005223AA" w:rsidRPr="005223AA">
        <w:t>00’s racks</w:t>
      </w:r>
      <w:r w:rsidR="003E0AA5">
        <w:t>,</w:t>
      </w:r>
      <w:r w:rsidR="005223AA" w:rsidRPr="005223AA">
        <w:t xml:space="preserve"> </w:t>
      </w:r>
      <w:r w:rsidR="003E0AA5">
        <w:t xml:space="preserve">for aisle after </w:t>
      </w:r>
      <w:r w:rsidR="00C3676B">
        <w:t>tunnel</w:t>
      </w:r>
      <w:r w:rsidR="003E0AA5">
        <w:t xml:space="preserve"> and inventory area</w:t>
      </w:r>
    </w:p>
    <w:p w14:paraId="25DF4685" w14:textId="7E343E46" w:rsidR="005223AA" w:rsidRDefault="005223AA" w:rsidP="00B63AF9">
      <w:pPr>
        <w:pStyle w:val="ListParagraph"/>
        <w:numPr>
          <w:ilvl w:val="2"/>
          <w:numId w:val="10"/>
        </w:numPr>
        <w:spacing w:after="0" w:line="240" w:lineRule="auto"/>
        <w:contextualSpacing w:val="0"/>
      </w:pPr>
      <w:r w:rsidRPr="005223AA">
        <w:t>300’s racks</w:t>
      </w:r>
      <w:r w:rsidR="003E0AA5">
        <w:t>,</w:t>
      </w:r>
      <w:r w:rsidRPr="005223AA">
        <w:t xml:space="preserve"> </w:t>
      </w:r>
      <w:r w:rsidR="003E0AA5">
        <w:t>back wall of the warehouse and to right</w:t>
      </w:r>
    </w:p>
    <w:p w14:paraId="56D8B41F" w14:textId="2AE85376" w:rsidR="003E0AA5" w:rsidRDefault="003E0AA5" w:rsidP="00B63AF9">
      <w:pPr>
        <w:pStyle w:val="ListParagraph"/>
        <w:numPr>
          <w:ilvl w:val="2"/>
          <w:numId w:val="10"/>
        </w:numPr>
        <w:spacing w:after="0" w:line="240" w:lineRule="auto"/>
        <w:contextualSpacing w:val="0"/>
      </w:pPr>
      <w:r>
        <w:t>400’s for dock area storage</w:t>
      </w:r>
    </w:p>
    <w:p w14:paraId="4C749A16" w14:textId="77777777" w:rsidR="00D75A36" w:rsidRPr="0053377B" w:rsidRDefault="00D75A36" w:rsidP="00B63AF9">
      <w:pPr>
        <w:pStyle w:val="ListParagraph"/>
        <w:numPr>
          <w:ilvl w:val="1"/>
          <w:numId w:val="10"/>
        </w:numPr>
        <w:spacing w:after="0" w:line="240" w:lineRule="auto"/>
      </w:pPr>
      <w:r w:rsidRPr="005223AA">
        <w:t xml:space="preserve">L </w:t>
      </w:r>
      <w:r w:rsidRPr="005223AA">
        <w:tab/>
      </w:r>
      <w:r w:rsidRPr="005223AA">
        <w:sym w:font="Wingdings" w:char="F0E8"/>
      </w:r>
      <w:r w:rsidRPr="005223AA">
        <w:t xml:space="preserve"> </w:t>
      </w:r>
      <w:r w:rsidRPr="0053377B">
        <w:t>Level (Numeric for Pick Levels / Alpha for Reserve Levels)</w:t>
      </w:r>
    </w:p>
    <w:p w14:paraId="082277F3" w14:textId="77777777" w:rsidR="00542879" w:rsidRPr="0053377B" w:rsidRDefault="005223AA" w:rsidP="00B63AF9">
      <w:pPr>
        <w:pStyle w:val="ListParagraph"/>
        <w:numPr>
          <w:ilvl w:val="2"/>
          <w:numId w:val="10"/>
        </w:numPr>
        <w:spacing w:after="0" w:line="240" w:lineRule="auto"/>
      </w:pPr>
      <w:r w:rsidRPr="0053377B">
        <w:t>Pick</w:t>
      </w:r>
    </w:p>
    <w:p w14:paraId="77F6E5CA" w14:textId="49C7EB06" w:rsidR="00542879" w:rsidRDefault="003E0AA5" w:rsidP="00B63AF9">
      <w:pPr>
        <w:pStyle w:val="ListParagraph"/>
        <w:numPr>
          <w:ilvl w:val="3"/>
          <w:numId w:val="10"/>
        </w:numPr>
        <w:spacing w:after="0" w:line="240" w:lineRule="auto"/>
      </w:pPr>
      <w:r>
        <w:t>1</w:t>
      </w:r>
      <w:r w:rsidR="00592A32">
        <w:t xml:space="preserve"> – P</w:t>
      </w:r>
      <w:r w:rsidR="00542879" w:rsidRPr="0053377B">
        <w:t>ick level 1</w:t>
      </w:r>
      <w:r w:rsidR="00D7636D">
        <w:t>, always floor (74 full pallet / 37 half pallet)</w:t>
      </w:r>
    </w:p>
    <w:p w14:paraId="5106BC14" w14:textId="177364ED" w:rsidR="00D7636D" w:rsidRDefault="00D7636D" w:rsidP="00B63AF9">
      <w:pPr>
        <w:pStyle w:val="ListParagraph"/>
        <w:numPr>
          <w:ilvl w:val="3"/>
          <w:numId w:val="10"/>
        </w:numPr>
        <w:spacing w:after="0" w:line="240" w:lineRule="auto"/>
      </w:pPr>
      <w:r>
        <w:lastRenderedPageBreak/>
        <w:t>2 – Half pallet elevated pick</w:t>
      </w:r>
    </w:p>
    <w:p w14:paraId="1100F1E2" w14:textId="70F22D3E" w:rsidR="00D7636D" w:rsidRPr="0053377B" w:rsidRDefault="00D7636D" w:rsidP="00592A32">
      <w:pPr>
        <w:pStyle w:val="ListParagraph"/>
        <w:spacing w:after="0" w:line="240" w:lineRule="auto"/>
        <w:ind w:left="2520"/>
      </w:pPr>
    </w:p>
    <w:p w14:paraId="7B36FDD9" w14:textId="4875067C" w:rsidR="005223AA" w:rsidRPr="0053377B" w:rsidRDefault="005223AA" w:rsidP="00B63AF9">
      <w:pPr>
        <w:pStyle w:val="ListParagraph"/>
        <w:numPr>
          <w:ilvl w:val="2"/>
          <w:numId w:val="10"/>
        </w:numPr>
        <w:spacing w:after="0" w:line="240" w:lineRule="auto"/>
      </w:pPr>
      <w:r w:rsidRPr="0053377B">
        <w:t>Reserve</w:t>
      </w:r>
    </w:p>
    <w:p w14:paraId="259D32F0" w14:textId="0B26ED91" w:rsidR="00592A32" w:rsidRDefault="00592A32" w:rsidP="00B63AF9">
      <w:pPr>
        <w:pStyle w:val="ListParagraph"/>
        <w:numPr>
          <w:ilvl w:val="3"/>
          <w:numId w:val="10"/>
        </w:numPr>
        <w:spacing w:after="0" w:line="240" w:lineRule="auto"/>
      </w:pPr>
      <w:r>
        <w:t>A – multiple uses but always indicates a floor reserve location</w:t>
      </w:r>
    </w:p>
    <w:p w14:paraId="719CF7CD" w14:textId="4016F92D" w:rsidR="00592A32" w:rsidRDefault="00592A32" w:rsidP="00592A32">
      <w:pPr>
        <w:pStyle w:val="ListParagraph"/>
        <w:numPr>
          <w:ilvl w:val="4"/>
          <w:numId w:val="10"/>
        </w:numPr>
        <w:spacing w:after="0" w:line="240" w:lineRule="auto"/>
      </w:pPr>
      <w:r>
        <w:t>Floor Bulk and FIFO storage locations</w:t>
      </w:r>
    </w:p>
    <w:p w14:paraId="15902757" w14:textId="6EF32B58" w:rsidR="00592A32" w:rsidRDefault="00592A32" w:rsidP="00592A32">
      <w:pPr>
        <w:pStyle w:val="ListParagraph"/>
        <w:numPr>
          <w:ilvl w:val="4"/>
          <w:numId w:val="10"/>
        </w:numPr>
        <w:spacing w:after="0" w:line="240" w:lineRule="auto"/>
      </w:pPr>
      <w:r>
        <w:t>Reserve floor location at Tunnel (3X2 capacity) (Height 139”)</w:t>
      </w:r>
    </w:p>
    <w:p w14:paraId="4C62004C" w14:textId="3A1B2A63" w:rsidR="00592A32" w:rsidRDefault="00592A32" w:rsidP="00592A32">
      <w:pPr>
        <w:pStyle w:val="ListParagraph"/>
        <w:numPr>
          <w:ilvl w:val="4"/>
          <w:numId w:val="10"/>
        </w:numPr>
        <w:spacing w:after="0" w:line="240" w:lineRule="auto"/>
      </w:pPr>
      <w:r>
        <w:t>Floor storage in SV Broadway racks</w:t>
      </w:r>
    </w:p>
    <w:p w14:paraId="66B2525A" w14:textId="3F35E358" w:rsidR="00592A32" w:rsidRDefault="00592A32" w:rsidP="00592A32">
      <w:pPr>
        <w:pStyle w:val="ListParagraph"/>
        <w:numPr>
          <w:ilvl w:val="3"/>
          <w:numId w:val="10"/>
        </w:numPr>
        <w:spacing w:after="0" w:line="240" w:lineRule="auto"/>
      </w:pPr>
      <w:r>
        <w:t>B – SV Broadway 2</w:t>
      </w:r>
      <w:r w:rsidRPr="00592A32">
        <w:rPr>
          <w:vertAlign w:val="superscript"/>
        </w:rPr>
        <w:t>nd</w:t>
      </w:r>
      <w:r>
        <w:t xml:space="preserve"> level rack reserve in ground level bay</w:t>
      </w:r>
    </w:p>
    <w:p w14:paraId="52DA75AC" w14:textId="77777777" w:rsidR="00592A32" w:rsidRDefault="00592A32" w:rsidP="00592A32">
      <w:pPr>
        <w:pStyle w:val="ListParagraph"/>
        <w:numPr>
          <w:ilvl w:val="3"/>
          <w:numId w:val="10"/>
        </w:numPr>
        <w:spacing w:after="0" w:line="240" w:lineRule="auto"/>
      </w:pPr>
      <w:r>
        <w:t>T – First reserve level (65” full pallet / 32.5” half pallet)</w:t>
      </w:r>
    </w:p>
    <w:p w14:paraId="0A25DC94" w14:textId="0BB8847A" w:rsidR="00592A32" w:rsidRDefault="00592A32" w:rsidP="00592A32">
      <w:pPr>
        <w:pStyle w:val="ListParagraph"/>
        <w:numPr>
          <w:ilvl w:val="3"/>
          <w:numId w:val="10"/>
        </w:numPr>
        <w:spacing w:after="0" w:line="240" w:lineRule="auto"/>
      </w:pPr>
      <w:r>
        <w:t>U</w:t>
      </w:r>
      <w:r w:rsidRPr="00D7636D">
        <w:t xml:space="preserve"> </w:t>
      </w:r>
      <w:r>
        <w:t>– Provision for splitting level into half pallet</w:t>
      </w:r>
    </w:p>
    <w:p w14:paraId="733FF7AE" w14:textId="77777777" w:rsidR="00592A32" w:rsidRDefault="00592A32" w:rsidP="00592A32">
      <w:pPr>
        <w:pStyle w:val="ListParagraph"/>
        <w:numPr>
          <w:ilvl w:val="3"/>
          <w:numId w:val="10"/>
        </w:numPr>
        <w:spacing w:after="0" w:line="240" w:lineRule="auto"/>
      </w:pPr>
      <w:r>
        <w:t>V – Second reserve level</w:t>
      </w:r>
    </w:p>
    <w:p w14:paraId="7F2E0B96" w14:textId="77777777" w:rsidR="00592A32" w:rsidRDefault="00592A32" w:rsidP="00592A32">
      <w:pPr>
        <w:pStyle w:val="ListParagraph"/>
        <w:numPr>
          <w:ilvl w:val="3"/>
          <w:numId w:val="10"/>
        </w:numPr>
        <w:spacing w:after="0" w:line="240" w:lineRule="auto"/>
      </w:pPr>
      <w:r>
        <w:t>W - Provision for splitting level into half pallet</w:t>
      </w:r>
    </w:p>
    <w:p w14:paraId="4AE5CD2C" w14:textId="2C0D38F5" w:rsidR="00D7636D" w:rsidRDefault="00D7636D" w:rsidP="00B63AF9">
      <w:pPr>
        <w:pStyle w:val="ListParagraph"/>
        <w:numPr>
          <w:ilvl w:val="3"/>
          <w:numId w:val="10"/>
        </w:numPr>
        <w:spacing w:after="0" w:line="240" w:lineRule="auto"/>
      </w:pPr>
      <w:r>
        <w:t xml:space="preserve">X – Provision for splitting top level into half pallet </w:t>
      </w:r>
    </w:p>
    <w:p w14:paraId="6789017B" w14:textId="77777777" w:rsidR="00592A32" w:rsidRDefault="00592A32" w:rsidP="00592A32">
      <w:pPr>
        <w:pStyle w:val="ListParagraph"/>
        <w:numPr>
          <w:ilvl w:val="3"/>
          <w:numId w:val="10"/>
        </w:numPr>
        <w:spacing w:after="0" w:line="240" w:lineRule="auto"/>
      </w:pPr>
      <w:r>
        <w:t>Z – Reserve at top level</w:t>
      </w:r>
    </w:p>
    <w:p w14:paraId="5FD63F1C" w14:textId="56C5FF9C" w:rsidR="009D1B41" w:rsidRDefault="009D1B41" w:rsidP="00592A32">
      <w:pPr>
        <w:pStyle w:val="ListParagraph"/>
        <w:spacing w:after="0" w:line="240" w:lineRule="auto"/>
        <w:ind w:left="2520"/>
      </w:pPr>
    </w:p>
    <w:tbl>
      <w:tblPr>
        <w:tblStyle w:val="TableGrid"/>
        <w:tblW w:w="0" w:type="auto"/>
        <w:tblInd w:w="2160" w:type="dxa"/>
        <w:tblLook w:val="04A0" w:firstRow="1" w:lastRow="0" w:firstColumn="1" w:lastColumn="0" w:noHBand="0" w:noVBand="1"/>
      </w:tblPr>
      <w:tblGrid>
        <w:gridCol w:w="8856"/>
      </w:tblGrid>
      <w:tr w:rsidR="00D7636D" w14:paraId="1FF9A371" w14:textId="77777777" w:rsidTr="00D7636D">
        <w:trPr>
          <w:ins w:id="43" w:author="Kal Kelly" w:date="2019-04-26T10:37:00Z"/>
        </w:trPr>
        <w:tc>
          <w:tcPr>
            <w:tcW w:w="11016" w:type="dxa"/>
          </w:tcPr>
          <w:p w14:paraId="33FA2F69" w14:textId="12D502D8" w:rsidR="00D7636D" w:rsidRDefault="00D7636D" w:rsidP="00D7636D">
            <w:pPr>
              <w:spacing w:after="0" w:line="240" w:lineRule="auto"/>
              <w:rPr>
                <w:ins w:id="44" w:author="Kal Kelly" w:date="2019-04-26T10:37:00Z"/>
              </w:rPr>
            </w:pPr>
            <w:ins w:id="45" w:author="Kal Kelly" w:date="2019-04-26T10:37:00Z">
              <w:r>
                <w:t>Insert pic</w:t>
              </w:r>
            </w:ins>
          </w:p>
        </w:tc>
      </w:tr>
    </w:tbl>
    <w:p w14:paraId="590A178A" w14:textId="743DB9E3" w:rsidR="00D7636D" w:rsidRDefault="00D7636D" w:rsidP="00592A32">
      <w:pPr>
        <w:spacing w:after="0" w:line="240" w:lineRule="auto"/>
        <w:ind w:left="2160"/>
      </w:pPr>
    </w:p>
    <w:p w14:paraId="30481044" w14:textId="3AC92D64" w:rsidR="00D75A36" w:rsidRDefault="00D75A36" w:rsidP="00B63AF9">
      <w:pPr>
        <w:pStyle w:val="ListParagraph"/>
        <w:numPr>
          <w:ilvl w:val="1"/>
          <w:numId w:val="10"/>
        </w:numPr>
        <w:spacing w:after="0" w:line="240" w:lineRule="auto"/>
      </w:pPr>
      <w:r w:rsidRPr="005223AA">
        <w:t>P</w:t>
      </w:r>
      <w:r w:rsidRPr="005223AA">
        <w:tab/>
      </w:r>
      <w:r w:rsidRPr="005223AA">
        <w:sym w:font="Wingdings" w:char="F0E8"/>
      </w:r>
      <w:r w:rsidR="00864ABD">
        <w:t xml:space="preserve"> Position on the level (“1”</w:t>
      </w:r>
      <w:r w:rsidRPr="005223AA">
        <w:t xml:space="preserve"> ,</w:t>
      </w:r>
      <w:r w:rsidR="00F31EA5">
        <w:t xml:space="preserve"> “5”, </w:t>
      </w:r>
      <w:r w:rsidRPr="005223AA">
        <w:t>“9”  direction of Pick Path)</w:t>
      </w:r>
    </w:p>
    <w:p w14:paraId="58049032" w14:textId="42E73B50" w:rsidR="005223AA" w:rsidRDefault="005223AA" w:rsidP="00B63AF9">
      <w:pPr>
        <w:pStyle w:val="ListParagraph"/>
        <w:numPr>
          <w:ilvl w:val="2"/>
          <w:numId w:val="10"/>
        </w:numPr>
        <w:spacing w:after="0" w:line="240" w:lineRule="auto"/>
      </w:pPr>
      <w:r>
        <w:t xml:space="preserve">All </w:t>
      </w:r>
      <w:r w:rsidR="00F31EA5">
        <w:t>bays</w:t>
      </w:r>
      <w:r>
        <w:t xml:space="preserve"> have 1</w:t>
      </w:r>
      <w:r w:rsidR="00F31EA5">
        <w:t>, 5 and 9</w:t>
      </w:r>
    </w:p>
    <w:p w14:paraId="4C21CC0D" w14:textId="3BDB4C59" w:rsidR="00542879" w:rsidRPr="0053377B" w:rsidRDefault="00542879" w:rsidP="00B63AF9">
      <w:pPr>
        <w:pStyle w:val="NormalWeb"/>
        <w:numPr>
          <w:ilvl w:val="3"/>
          <w:numId w:val="10"/>
        </w:numPr>
        <w:spacing w:before="0" w:beforeAutospacing="0" w:after="0" w:afterAutospacing="0"/>
        <w:rPr>
          <w:rFonts w:ascii="Calibri" w:hAnsi="Calibri" w:cs="Calibri"/>
          <w:sz w:val="21"/>
          <w:szCs w:val="21"/>
        </w:rPr>
      </w:pPr>
      <w:r w:rsidRPr="0053377B">
        <w:rPr>
          <w:rFonts w:ascii="Calibri" w:hAnsi="Calibri" w:cs="Calibri"/>
          <w:sz w:val="21"/>
          <w:szCs w:val="21"/>
        </w:rPr>
        <w:t>1</w:t>
      </w:r>
      <w:r w:rsidR="00F31EA5">
        <w:rPr>
          <w:rFonts w:ascii="Calibri" w:hAnsi="Calibri" w:cs="Calibri"/>
          <w:sz w:val="21"/>
          <w:szCs w:val="21"/>
        </w:rPr>
        <w:t>, 5</w:t>
      </w:r>
      <w:r w:rsidRPr="0053377B">
        <w:rPr>
          <w:rFonts w:ascii="Calibri" w:hAnsi="Calibri" w:cs="Calibri"/>
          <w:sz w:val="21"/>
          <w:szCs w:val="21"/>
        </w:rPr>
        <w:t xml:space="preserve"> and 9 = used for normal slots </w:t>
      </w:r>
    </w:p>
    <w:p w14:paraId="2C7847A9" w14:textId="0D732795" w:rsidR="00384A56" w:rsidRDefault="00384A56" w:rsidP="00384A56">
      <w:pPr>
        <w:pStyle w:val="NormalWeb"/>
        <w:numPr>
          <w:ilvl w:val="0"/>
          <w:numId w:val="10"/>
        </w:numPr>
        <w:spacing w:before="0" w:beforeAutospacing="0" w:after="0" w:afterAutospacing="0"/>
        <w:rPr>
          <w:rFonts w:ascii="Calibri" w:hAnsi="Calibri" w:cs="Calibri"/>
          <w:sz w:val="21"/>
          <w:szCs w:val="21"/>
        </w:rPr>
      </w:pPr>
      <w:r>
        <w:rPr>
          <w:rFonts w:ascii="Calibri" w:hAnsi="Calibri" w:cs="Calibri"/>
          <w:sz w:val="21"/>
          <w:szCs w:val="21"/>
        </w:rPr>
        <w:t>Naming convention for special locations:</w:t>
      </w:r>
      <w:r w:rsidR="00E00ADD">
        <w:rPr>
          <w:rFonts w:ascii="Calibri" w:hAnsi="Calibri" w:cs="Calibri"/>
          <w:sz w:val="21"/>
          <w:szCs w:val="21"/>
        </w:rPr>
        <w:t xml:space="preserve"> staging aisles</w:t>
      </w:r>
      <w:r w:rsidR="004439EE">
        <w:rPr>
          <w:rFonts w:ascii="Calibri" w:hAnsi="Calibri" w:cs="Calibri"/>
          <w:sz w:val="21"/>
          <w:szCs w:val="21"/>
        </w:rPr>
        <w:t xml:space="preserve">, </w:t>
      </w:r>
      <w:r>
        <w:rPr>
          <w:rFonts w:ascii="Calibri" w:hAnsi="Calibri" w:cs="Calibri"/>
          <w:sz w:val="21"/>
          <w:szCs w:val="21"/>
        </w:rPr>
        <w:t>shipping lanes, receiving lanes</w:t>
      </w:r>
      <w:r w:rsidR="00E00ADD">
        <w:rPr>
          <w:rFonts w:ascii="Calibri" w:hAnsi="Calibri" w:cs="Calibri"/>
          <w:sz w:val="21"/>
          <w:szCs w:val="21"/>
        </w:rPr>
        <w:t>, recoup</w:t>
      </w:r>
      <w:r>
        <w:rPr>
          <w:rFonts w:ascii="Calibri" w:hAnsi="Calibri" w:cs="Calibri"/>
          <w:sz w:val="21"/>
          <w:szCs w:val="21"/>
        </w:rPr>
        <w:t xml:space="preserve"> and doors locations</w:t>
      </w:r>
    </w:p>
    <w:p w14:paraId="13DF0497" w14:textId="7BA7A8ED" w:rsidR="00384A56" w:rsidRPr="00B552BB" w:rsidRDefault="00384A56" w:rsidP="00384A56">
      <w:pPr>
        <w:ind w:firstLine="720"/>
        <w:rPr>
          <w:sz w:val="28"/>
          <w:szCs w:val="28"/>
        </w:rPr>
      </w:pPr>
      <w:r>
        <w:rPr>
          <w:sz w:val="28"/>
          <w:szCs w:val="28"/>
        </w:rPr>
        <w:t>TTTT</w:t>
      </w:r>
      <w:r w:rsidRPr="00B552BB">
        <w:rPr>
          <w:sz w:val="28"/>
          <w:szCs w:val="28"/>
        </w:rPr>
        <w:t>-</w:t>
      </w:r>
      <w:r>
        <w:rPr>
          <w:sz w:val="28"/>
          <w:szCs w:val="28"/>
        </w:rPr>
        <w:t>ID</w:t>
      </w:r>
      <w:r w:rsidR="00F31EA5">
        <w:rPr>
          <w:sz w:val="28"/>
          <w:szCs w:val="28"/>
        </w:rPr>
        <w:t xml:space="preserve"> </w:t>
      </w:r>
      <w:r w:rsidR="00C3676B">
        <w:rPr>
          <w:sz w:val="28"/>
          <w:szCs w:val="28"/>
        </w:rPr>
        <w:t xml:space="preserve"> </w:t>
      </w:r>
    </w:p>
    <w:p w14:paraId="6DBFDDE8" w14:textId="77777777" w:rsidR="00384A56" w:rsidRPr="005223AA" w:rsidRDefault="00384A56" w:rsidP="00384A56">
      <w:pPr>
        <w:pStyle w:val="ListParagraph"/>
        <w:numPr>
          <w:ilvl w:val="1"/>
          <w:numId w:val="10"/>
        </w:numPr>
        <w:spacing w:after="0" w:line="240" w:lineRule="auto"/>
      </w:pPr>
      <w:r w:rsidRPr="005223AA">
        <w:t>Where;</w:t>
      </w:r>
    </w:p>
    <w:p w14:paraId="74B1114D" w14:textId="533B91FC" w:rsidR="00384A56" w:rsidRDefault="00384A56" w:rsidP="00384A56">
      <w:pPr>
        <w:pStyle w:val="ListParagraph"/>
        <w:numPr>
          <w:ilvl w:val="1"/>
          <w:numId w:val="10"/>
        </w:numPr>
        <w:spacing w:after="0" w:line="240" w:lineRule="auto"/>
      </w:pPr>
      <w:r>
        <w:t>TTTT</w:t>
      </w:r>
      <w:r w:rsidRPr="005223AA">
        <w:tab/>
      </w:r>
      <w:r w:rsidRPr="005223AA">
        <w:rPr>
          <w:lang w:val="fr-CA"/>
        </w:rPr>
        <w:sym w:font="Wingdings" w:char="F0E8"/>
      </w:r>
      <w:r w:rsidRPr="005223AA">
        <w:t xml:space="preserve"> </w:t>
      </w:r>
      <w:r>
        <w:t>Type of locations</w:t>
      </w:r>
      <w:r w:rsidR="00764899">
        <w:t xml:space="preserve"> (up to 8 characters used)</w:t>
      </w:r>
    </w:p>
    <w:p w14:paraId="09CE850C" w14:textId="745F8BE0" w:rsidR="00384A56" w:rsidRPr="00384A56" w:rsidRDefault="00384A56" w:rsidP="00384A56">
      <w:pPr>
        <w:pStyle w:val="NormalWeb"/>
        <w:numPr>
          <w:ilvl w:val="2"/>
          <w:numId w:val="10"/>
        </w:numPr>
        <w:spacing w:before="0" w:beforeAutospacing="0" w:after="0" w:afterAutospacing="0"/>
        <w:rPr>
          <w:rFonts w:asciiTheme="minorHAnsi" w:hAnsiTheme="minorHAnsi" w:cs="Calibri"/>
          <w:sz w:val="21"/>
          <w:szCs w:val="21"/>
        </w:rPr>
      </w:pPr>
      <w:r>
        <w:rPr>
          <w:rFonts w:asciiTheme="minorHAnsi" w:hAnsiTheme="minorHAnsi"/>
          <w:sz w:val="21"/>
          <w:szCs w:val="21"/>
        </w:rPr>
        <w:t>Alpha</w:t>
      </w:r>
    </w:p>
    <w:p w14:paraId="7108A99B" w14:textId="030CF8F5" w:rsidR="00384A56" w:rsidRPr="00592A32" w:rsidRDefault="00384A56" w:rsidP="00384A56">
      <w:pPr>
        <w:pStyle w:val="NormalWeb"/>
        <w:numPr>
          <w:ilvl w:val="3"/>
          <w:numId w:val="10"/>
        </w:numPr>
        <w:spacing w:before="0" w:beforeAutospacing="0" w:after="0" w:afterAutospacing="0"/>
        <w:rPr>
          <w:rFonts w:asciiTheme="minorHAnsi" w:hAnsiTheme="minorHAnsi" w:cs="Calibri"/>
          <w:sz w:val="21"/>
          <w:szCs w:val="21"/>
        </w:rPr>
      </w:pPr>
      <w:r>
        <w:rPr>
          <w:rFonts w:asciiTheme="minorHAnsi" w:hAnsiTheme="minorHAnsi"/>
          <w:sz w:val="21"/>
          <w:szCs w:val="21"/>
        </w:rPr>
        <w:t>SHIP</w:t>
      </w:r>
    </w:p>
    <w:p w14:paraId="78B2EBCC" w14:textId="61E699F7" w:rsidR="00384A56" w:rsidRPr="00384A56" w:rsidRDefault="00384A56" w:rsidP="00384A56">
      <w:pPr>
        <w:pStyle w:val="NormalWeb"/>
        <w:numPr>
          <w:ilvl w:val="3"/>
          <w:numId w:val="10"/>
        </w:numPr>
        <w:spacing w:before="0" w:beforeAutospacing="0" w:after="0" w:afterAutospacing="0"/>
        <w:rPr>
          <w:rFonts w:asciiTheme="minorHAnsi" w:hAnsiTheme="minorHAnsi" w:cs="Calibri"/>
          <w:sz w:val="21"/>
          <w:szCs w:val="21"/>
        </w:rPr>
      </w:pPr>
      <w:r>
        <w:rPr>
          <w:rFonts w:asciiTheme="minorHAnsi" w:hAnsiTheme="minorHAnsi"/>
          <w:sz w:val="21"/>
          <w:szCs w:val="21"/>
        </w:rPr>
        <w:t>RECV</w:t>
      </w:r>
    </w:p>
    <w:p w14:paraId="23BE9854" w14:textId="4FDA56FA" w:rsidR="00384A56" w:rsidRPr="00384A56" w:rsidRDefault="00384A56" w:rsidP="00384A56">
      <w:pPr>
        <w:pStyle w:val="NormalWeb"/>
        <w:numPr>
          <w:ilvl w:val="3"/>
          <w:numId w:val="10"/>
        </w:numPr>
        <w:spacing w:before="0" w:beforeAutospacing="0" w:after="0" w:afterAutospacing="0"/>
        <w:rPr>
          <w:rFonts w:asciiTheme="minorHAnsi" w:hAnsiTheme="minorHAnsi" w:cs="Calibri"/>
          <w:sz w:val="21"/>
          <w:szCs w:val="21"/>
        </w:rPr>
      </w:pPr>
      <w:r>
        <w:rPr>
          <w:rFonts w:asciiTheme="minorHAnsi" w:hAnsiTheme="minorHAnsi"/>
          <w:sz w:val="21"/>
          <w:szCs w:val="21"/>
        </w:rPr>
        <w:t>DOOR</w:t>
      </w:r>
    </w:p>
    <w:p w14:paraId="4687AC22" w14:textId="56F1D34B" w:rsidR="00764899" w:rsidRPr="00764899" w:rsidRDefault="00764899" w:rsidP="00764899">
      <w:pPr>
        <w:pStyle w:val="NormalWeb"/>
        <w:numPr>
          <w:ilvl w:val="3"/>
          <w:numId w:val="10"/>
        </w:numPr>
        <w:spacing w:before="0" w:beforeAutospacing="0" w:after="0" w:afterAutospacing="0"/>
        <w:rPr>
          <w:rFonts w:asciiTheme="minorHAnsi" w:hAnsiTheme="minorHAnsi" w:cs="Calibri"/>
          <w:sz w:val="21"/>
          <w:szCs w:val="21"/>
        </w:rPr>
      </w:pPr>
      <w:r>
        <w:rPr>
          <w:rFonts w:asciiTheme="minorHAnsi" w:hAnsiTheme="minorHAnsi"/>
          <w:sz w:val="21"/>
          <w:szCs w:val="21"/>
        </w:rPr>
        <w:t xml:space="preserve">STG-ASL </w:t>
      </w:r>
    </w:p>
    <w:p w14:paraId="52121562" w14:textId="702EE44A" w:rsidR="00764899" w:rsidRDefault="00764899" w:rsidP="00764899">
      <w:pPr>
        <w:pStyle w:val="NormalWeb"/>
        <w:numPr>
          <w:ilvl w:val="3"/>
          <w:numId w:val="10"/>
        </w:numPr>
        <w:spacing w:after="0"/>
        <w:rPr>
          <w:rFonts w:asciiTheme="minorHAnsi" w:hAnsiTheme="minorHAnsi" w:cs="Calibri"/>
          <w:sz w:val="21"/>
          <w:szCs w:val="21"/>
        </w:rPr>
      </w:pPr>
      <w:r>
        <w:rPr>
          <w:rFonts w:asciiTheme="minorHAnsi" w:hAnsiTheme="minorHAnsi" w:cs="Calibri"/>
          <w:sz w:val="21"/>
          <w:szCs w:val="21"/>
        </w:rPr>
        <w:t>RCP-TRAY</w:t>
      </w:r>
    </w:p>
    <w:p w14:paraId="2F5C5CE5" w14:textId="056489B2" w:rsidR="00764899" w:rsidRPr="00764899" w:rsidRDefault="00764899" w:rsidP="00764899">
      <w:pPr>
        <w:pStyle w:val="NormalWeb"/>
        <w:numPr>
          <w:ilvl w:val="3"/>
          <w:numId w:val="10"/>
        </w:numPr>
        <w:spacing w:after="0"/>
        <w:rPr>
          <w:rFonts w:asciiTheme="minorHAnsi" w:hAnsiTheme="minorHAnsi" w:cs="Calibri"/>
          <w:sz w:val="21"/>
          <w:szCs w:val="21"/>
        </w:rPr>
      </w:pPr>
      <w:r>
        <w:rPr>
          <w:rFonts w:asciiTheme="minorHAnsi" w:hAnsiTheme="minorHAnsi" w:cs="Calibri"/>
          <w:sz w:val="21"/>
          <w:szCs w:val="21"/>
        </w:rPr>
        <w:t>RCP-RECV</w:t>
      </w:r>
    </w:p>
    <w:p w14:paraId="20BE9438" w14:textId="69B74532" w:rsidR="004439EE" w:rsidRPr="004439EE" w:rsidRDefault="004439EE" w:rsidP="004439EE">
      <w:pPr>
        <w:pStyle w:val="NormalWeb"/>
        <w:numPr>
          <w:ilvl w:val="1"/>
          <w:numId w:val="10"/>
        </w:numPr>
        <w:spacing w:before="0" w:beforeAutospacing="0" w:after="0" w:afterAutospacing="0"/>
        <w:rPr>
          <w:rFonts w:asciiTheme="minorHAnsi" w:hAnsiTheme="minorHAnsi" w:cs="Calibri"/>
          <w:sz w:val="21"/>
          <w:szCs w:val="21"/>
        </w:rPr>
      </w:pPr>
      <w:r w:rsidRPr="004439EE">
        <w:rPr>
          <w:rFonts w:asciiTheme="minorHAnsi" w:hAnsiTheme="minorHAnsi"/>
          <w:sz w:val="21"/>
          <w:szCs w:val="21"/>
        </w:rPr>
        <w:t>ID</w:t>
      </w:r>
      <w:r>
        <w:rPr>
          <w:rFonts w:asciiTheme="minorHAnsi" w:hAnsiTheme="minorHAnsi"/>
          <w:sz w:val="21"/>
          <w:szCs w:val="21"/>
        </w:rPr>
        <w:tab/>
      </w:r>
      <w:r w:rsidRPr="004439EE">
        <w:rPr>
          <w:rFonts w:asciiTheme="minorHAnsi" w:hAnsiTheme="minorHAnsi"/>
          <w:sz w:val="21"/>
          <w:szCs w:val="21"/>
          <w:lang w:val="fr-CA"/>
        </w:rPr>
        <w:sym w:font="Wingdings" w:char="F0E8"/>
      </w:r>
      <w:r w:rsidRPr="004439EE">
        <w:rPr>
          <w:rFonts w:asciiTheme="minorHAnsi" w:hAnsiTheme="minorHAnsi"/>
          <w:sz w:val="21"/>
          <w:szCs w:val="21"/>
        </w:rPr>
        <w:t xml:space="preserve"> </w:t>
      </w:r>
      <w:r>
        <w:rPr>
          <w:rFonts w:asciiTheme="minorHAnsi" w:hAnsiTheme="minorHAnsi"/>
          <w:sz w:val="21"/>
          <w:szCs w:val="21"/>
        </w:rPr>
        <w:t>L</w:t>
      </w:r>
      <w:r w:rsidRPr="004439EE">
        <w:rPr>
          <w:rFonts w:asciiTheme="minorHAnsi" w:hAnsiTheme="minorHAnsi"/>
          <w:sz w:val="21"/>
          <w:szCs w:val="21"/>
        </w:rPr>
        <w:t>ocation</w:t>
      </w:r>
      <w:r>
        <w:rPr>
          <w:rFonts w:asciiTheme="minorHAnsi" w:hAnsiTheme="minorHAnsi"/>
          <w:sz w:val="21"/>
          <w:szCs w:val="21"/>
        </w:rPr>
        <w:t xml:space="preserve"> identification</w:t>
      </w:r>
    </w:p>
    <w:p w14:paraId="77C1159D" w14:textId="53935DE7" w:rsidR="004439EE" w:rsidRPr="004439EE" w:rsidRDefault="004439EE" w:rsidP="004439EE">
      <w:pPr>
        <w:pStyle w:val="NormalWeb"/>
        <w:numPr>
          <w:ilvl w:val="2"/>
          <w:numId w:val="10"/>
        </w:numPr>
        <w:spacing w:before="0" w:beforeAutospacing="0" w:after="0" w:afterAutospacing="0"/>
        <w:rPr>
          <w:rFonts w:asciiTheme="minorHAnsi" w:hAnsiTheme="minorHAnsi" w:cs="Calibri"/>
          <w:sz w:val="21"/>
          <w:szCs w:val="21"/>
        </w:rPr>
      </w:pPr>
      <w:r>
        <w:rPr>
          <w:rFonts w:asciiTheme="minorHAnsi" w:hAnsiTheme="minorHAnsi"/>
          <w:sz w:val="21"/>
          <w:szCs w:val="21"/>
        </w:rPr>
        <w:t>Numeric</w:t>
      </w:r>
      <w:r w:rsidR="00C3676B">
        <w:rPr>
          <w:rFonts w:asciiTheme="minorHAnsi" w:hAnsiTheme="minorHAnsi"/>
          <w:sz w:val="21"/>
          <w:szCs w:val="21"/>
        </w:rPr>
        <w:t xml:space="preserve"> (</w:t>
      </w:r>
      <w:r w:rsidR="00764899">
        <w:rPr>
          <w:rFonts w:asciiTheme="minorHAnsi" w:hAnsiTheme="minorHAnsi"/>
          <w:sz w:val="21"/>
          <w:szCs w:val="21"/>
        </w:rPr>
        <w:t>between 2</w:t>
      </w:r>
      <w:r w:rsidR="00C3676B">
        <w:rPr>
          <w:rFonts w:asciiTheme="minorHAnsi" w:hAnsiTheme="minorHAnsi"/>
          <w:sz w:val="21"/>
          <w:szCs w:val="21"/>
        </w:rPr>
        <w:t xml:space="preserve"> to 5 </w:t>
      </w:r>
      <w:r w:rsidR="00864ABD">
        <w:rPr>
          <w:rFonts w:asciiTheme="minorHAnsi" w:hAnsiTheme="minorHAnsi"/>
          <w:sz w:val="21"/>
          <w:szCs w:val="21"/>
        </w:rPr>
        <w:t>digits</w:t>
      </w:r>
      <w:r w:rsidR="00764899">
        <w:rPr>
          <w:rFonts w:asciiTheme="minorHAnsi" w:hAnsiTheme="minorHAnsi"/>
          <w:sz w:val="21"/>
          <w:szCs w:val="21"/>
        </w:rPr>
        <w:t xml:space="preserve"> available</w:t>
      </w:r>
      <w:r w:rsidR="00C3676B">
        <w:rPr>
          <w:rFonts w:asciiTheme="minorHAnsi" w:hAnsiTheme="minorHAnsi"/>
          <w:sz w:val="21"/>
          <w:szCs w:val="21"/>
        </w:rPr>
        <w:t>)</w:t>
      </w:r>
    </w:p>
    <w:p w14:paraId="09B9677D" w14:textId="12C76D95" w:rsidR="00384A56" w:rsidRDefault="00384A56" w:rsidP="00384A56">
      <w:pPr>
        <w:pStyle w:val="NormalWeb"/>
        <w:numPr>
          <w:ilvl w:val="0"/>
          <w:numId w:val="10"/>
        </w:numPr>
        <w:spacing w:before="0" w:beforeAutospacing="0" w:after="0" w:afterAutospacing="0"/>
        <w:rPr>
          <w:rFonts w:ascii="Calibri" w:hAnsi="Calibri" w:cs="Calibri"/>
          <w:sz w:val="21"/>
          <w:szCs w:val="21"/>
        </w:rPr>
      </w:pPr>
      <w:r>
        <w:rPr>
          <w:rFonts w:ascii="Calibri" w:hAnsi="Calibri" w:cs="Calibri"/>
          <w:sz w:val="21"/>
          <w:szCs w:val="21"/>
        </w:rPr>
        <w:t xml:space="preserve">Naming convention for special locations that represent issues </w:t>
      </w:r>
      <w:r w:rsidR="004439EE">
        <w:rPr>
          <w:rFonts w:ascii="Calibri" w:hAnsi="Calibri" w:cs="Calibri"/>
          <w:sz w:val="21"/>
          <w:szCs w:val="21"/>
        </w:rPr>
        <w:t>and there is only one location in the warehouse for it</w:t>
      </w:r>
    </w:p>
    <w:p w14:paraId="28C3E8B9" w14:textId="561ADC89" w:rsidR="00384A56" w:rsidRPr="00B552BB" w:rsidRDefault="00384A56" w:rsidP="00384A56">
      <w:pPr>
        <w:ind w:firstLine="720"/>
        <w:rPr>
          <w:sz w:val="28"/>
          <w:szCs w:val="28"/>
        </w:rPr>
      </w:pPr>
      <w:r>
        <w:rPr>
          <w:sz w:val="28"/>
          <w:szCs w:val="28"/>
        </w:rPr>
        <w:t>TTTTTTTTTT</w:t>
      </w:r>
    </w:p>
    <w:p w14:paraId="7EC3D187" w14:textId="77777777" w:rsidR="00384A56" w:rsidRPr="005223AA" w:rsidRDefault="00384A56" w:rsidP="00384A56">
      <w:pPr>
        <w:pStyle w:val="ListParagraph"/>
        <w:numPr>
          <w:ilvl w:val="1"/>
          <w:numId w:val="10"/>
        </w:numPr>
        <w:spacing w:after="0" w:line="240" w:lineRule="auto"/>
      </w:pPr>
      <w:r w:rsidRPr="005223AA">
        <w:t>Where;</w:t>
      </w:r>
    </w:p>
    <w:p w14:paraId="394A1D75" w14:textId="41CFAC18" w:rsidR="00384A56" w:rsidRDefault="00384A56" w:rsidP="00384A56">
      <w:pPr>
        <w:pStyle w:val="ListParagraph"/>
        <w:numPr>
          <w:ilvl w:val="1"/>
          <w:numId w:val="10"/>
        </w:numPr>
        <w:spacing w:after="0" w:line="240" w:lineRule="auto"/>
      </w:pPr>
      <w:r>
        <w:t>TTTTTTTTTT</w:t>
      </w:r>
      <w:r w:rsidRPr="005223AA">
        <w:tab/>
      </w:r>
      <w:r w:rsidRPr="005223AA">
        <w:rPr>
          <w:lang w:val="fr-CA"/>
        </w:rPr>
        <w:sym w:font="Wingdings" w:char="F0E8"/>
      </w:r>
      <w:r w:rsidRPr="005223AA">
        <w:t xml:space="preserve"> </w:t>
      </w:r>
      <w:r w:rsidR="004439EE">
        <w:t>Type of location</w:t>
      </w:r>
    </w:p>
    <w:p w14:paraId="6B58DD41" w14:textId="52D7C32C" w:rsidR="00384A56" w:rsidRPr="00384A56" w:rsidRDefault="00384A56" w:rsidP="00384A56">
      <w:pPr>
        <w:pStyle w:val="NormalWeb"/>
        <w:numPr>
          <w:ilvl w:val="2"/>
          <w:numId w:val="10"/>
        </w:numPr>
        <w:spacing w:before="0" w:beforeAutospacing="0" w:after="0" w:afterAutospacing="0"/>
        <w:rPr>
          <w:rFonts w:asciiTheme="minorHAnsi" w:hAnsiTheme="minorHAnsi" w:cs="Calibri"/>
          <w:sz w:val="21"/>
          <w:szCs w:val="21"/>
        </w:rPr>
      </w:pPr>
      <w:r>
        <w:rPr>
          <w:rFonts w:asciiTheme="minorHAnsi" w:hAnsiTheme="minorHAnsi"/>
          <w:sz w:val="21"/>
          <w:szCs w:val="21"/>
        </w:rPr>
        <w:t>Alpha</w:t>
      </w:r>
      <w:r w:rsidR="004439EE">
        <w:rPr>
          <w:rFonts w:asciiTheme="minorHAnsi" w:hAnsiTheme="minorHAnsi"/>
          <w:sz w:val="21"/>
          <w:szCs w:val="21"/>
        </w:rPr>
        <w:t>, up to 10 characters</w:t>
      </w:r>
    </w:p>
    <w:p w14:paraId="3CA170E2" w14:textId="77777777" w:rsidR="00C3676B" w:rsidRDefault="00C3676B" w:rsidP="00384A56">
      <w:pPr>
        <w:pStyle w:val="NormalWeb"/>
        <w:numPr>
          <w:ilvl w:val="3"/>
          <w:numId w:val="10"/>
        </w:numPr>
        <w:spacing w:before="0" w:beforeAutospacing="0" w:after="0" w:afterAutospacing="0"/>
        <w:rPr>
          <w:rFonts w:asciiTheme="minorHAnsi" w:hAnsiTheme="minorHAnsi" w:cs="Calibri"/>
          <w:sz w:val="21"/>
          <w:szCs w:val="21"/>
        </w:rPr>
      </w:pPr>
      <w:r>
        <w:rPr>
          <w:rFonts w:asciiTheme="minorHAnsi" w:hAnsiTheme="minorHAnsi" w:cs="Calibri"/>
          <w:sz w:val="21"/>
          <w:szCs w:val="21"/>
        </w:rPr>
        <w:t>I.E:</w:t>
      </w:r>
    </w:p>
    <w:p w14:paraId="615F67A9" w14:textId="77777777" w:rsidR="00764899" w:rsidRDefault="00764899" w:rsidP="00764899">
      <w:pPr>
        <w:pStyle w:val="NormalWeb"/>
        <w:numPr>
          <w:ilvl w:val="4"/>
          <w:numId w:val="10"/>
        </w:numPr>
        <w:spacing w:after="0"/>
        <w:rPr>
          <w:rFonts w:asciiTheme="minorHAnsi" w:hAnsiTheme="minorHAnsi" w:cs="Calibri"/>
          <w:sz w:val="21"/>
          <w:szCs w:val="21"/>
        </w:rPr>
      </w:pPr>
      <w:r w:rsidRPr="00764899">
        <w:rPr>
          <w:rFonts w:asciiTheme="minorHAnsi" w:hAnsiTheme="minorHAnsi" w:cs="Calibri"/>
          <w:sz w:val="21"/>
          <w:szCs w:val="21"/>
        </w:rPr>
        <w:t>DELIST</w:t>
      </w:r>
    </w:p>
    <w:p w14:paraId="45515D32" w14:textId="586AD0C4" w:rsidR="00764899" w:rsidRDefault="00764899" w:rsidP="00764899">
      <w:pPr>
        <w:pStyle w:val="NormalWeb"/>
        <w:numPr>
          <w:ilvl w:val="4"/>
          <w:numId w:val="10"/>
        </w:numPr>
        <w:spacing w:after="0"/>
        <w:rPr>
          <w:rFonts w:asciiTheme="minorHAnsi" w:hAnsiTheme="minorHAnsi" w:cs="Calibri"/>
          <w:sz w:val="21"/>
          <w:szCs w:val="21"/>
        </w:rPr>
      </w:pPr>
      <w:r>
        <w:rPr>
          <w:rFonts w:asciiTheme="minorHAnsi" w:hAnsiTheme="minorHAnsi" w:cs="Calibri"/>
          <w:sz w:val="21"/>
          <w:szCs w:val="21"/>
        </w:rPr>
        <w:t>RECOUP</w:t>
      </w:r>
    </w:p>
    <w:p w14:paraId="24189E4E" w14:textId="77777777" w:rsidR="00764899" w:rsidRPr="00764899" w:rsidRDefault="00764899" w:rsidP="00764899">
      <w:pPr>
        <w:pStyle w:val="NormalWeb"/>
        <w:numPr>
          <w:ilvl w:val="4"/>
          <w:numId w:val="10"/>
        </w:numPr>
        <w:spacing w:after="0"/>
        <w:rPr>
          <w:rFonts w:asciiTheme="minorHAnsi" w:hAnsiTheme="minorHAnsi" w:cs="Calibri"/>
          <w:sz w:val="21"/>
          <w:szCs w:val="21"/>
        </w:rPr>
      </w:pPr>
      <w:r w:rsidRPr="00764899">
        <w:rPr>
          <w:rFonts w:asciiTheme="minorHAnsi" w:hAnsiTheme="minorHAnsi" w:cs="Calibri"/>
          <w:sz w:val="21"/>
          <w:szCs w:val="21"/>
        </w:rPr>
        <w:t>OVERSHIPMT</w:t>
      </w:r>
    </w:p>
    <w:p w14:paraId="5F7DDCFE" w14:textId="77777777" w:rsidR="00764899" w:rsidRPr="00764899" w:rsidRDefault="00764899" w:rsidP="00764899">
      <w:pPr>
        <w:pStyle w:val="NormalWeb"/>
        <w:numPr>
          <w:ilvl w:val="4"/>
          <w:numId w:val="10"/>
        </w:numPr>
        <w:spacing w:after="0"/>
        <w:rPr>
          <w:rFonts w:asciiTheme="minorHAnsi" w:hAnsiTheme="minorHAnsi" w:cs="Calibri"/>
          <w:sz w:val="21"/>
          <w:szCs w:val="21"/>
        </w:rPr>
      </w:pPr>
      <w:r w:rsidRPr="00764899">
        <w:rPr>
          <w:rFonts w:asciiTheme="minorHAnsi" w:hAnsiTheme="minorHAnsi" w:cs="Calibri"/>
          <w:sz w:val="21"/>
          <w:szCs w:val="21"/>
        </w:rPr>
        <w:t>STORRETRN</w:t>
      </w:r>
    </w:p>
    <w:p w14:paraId="7A93E120" w14:textId="77777777" w:rsidR="00764899" w:rsidRPr="00764899" w:rsidRDefault="00764899" w:rsidP="00764899">
      <w:pPr>
        <w:pStyle w:val="NormalWeb"/>
        <w:numPr>
          <w:ilvl w:val="4"/>
          <w:numId w:val="10"/>
        </w:numPr>
        <w:spacing w:after="0"/>
        <w:rPr>
          <w:rFonts w:asciiTheme="minorHAnsi" w:hAnsiTheme="minorHAnsi" w:cs="Calibri"/>
          <w:sz w:val="21"/>
          <w:szCs w:val="21"/>
        </w:rPr>
      </w:pPr>
      <w:r w:rsidRPr="00764899">
        <w:rPr>
          <w:rFonts w:asciiTheme="minorHAnsi" w:hAnsiTheme="minorHAnsi" w:cs="Calibri"/>
          <w:sz w:val="21"/>
          <w:szCs w:val="21"/>
        </w:rPr>
        <w:t>LISTCHANGE</w:t>
      </w:r>
    </w:p>
    <w:p w14:paraId="16307533" w14:textId="77777777" w:rsidR="00764899" w:rsidRPr="00764899" w:rsidRDefault="00764899" w:rsidP="00764899">
      <w:pPr>
        <w:pStyle w:val="NormalWeb"/>
        <w:numPr>
          <w:ilvl w:val="4"/>
          <w:numId w:val="10"/>
        </w:numPr>
        <w:spacing w:after="0"/>
        <w:rPr>
          <w:rFonts w:asciiTheme="minorHAnsi" w:hAnsiTheme="minorHAnsi" w:cs="Calibri"/>
          <w:sz w:val="21"/>
          <w:szCs w:val="21"/>
        </w:rPr>
      </w:pPr>
      <w:r w:rsidRPr="00764899">
        <w:rPr>
          <w:rFonts w:asciiTheme="minorHAnsi" w:hAnsiTheme="minorHAnsi" w:cs="Calibri"/>
          <w:sz w:val="21"/>
          <w:szCs w:val="21"/>
        </w:rPr>
        <w:t>NEWACT</w:t>
      </w:r>
    </w:p>
    <w:p w14:paraId="5C0CE0A5" w14:textId="77777777" w:rsidR="00764899" w:rsidRPr="00764899" w:rsidRDefault="00764899" w:rsidP="00764899">
      <w:pPr>
        <w:pStyle w:val="NormalWeb"/>
        <w:numPr>
          <w:ilvl w:val="4"/>
          <w:numId w:val="10"/>
        </w:numPr>
        <w:spacing w:after="0"/>
        <w:rPr>
          <w:rFonts w:asciiTheme="minorHAnsi" w:hAnsiTheme="minorHAnsi" w:cs="Calibri"/>
          <w:sz w:val="21"/>
          <w:szCs w:val="21"/>
        </w:rPr>
      </w:pPr>
      <w:r w:rsidRPr="00764899">
        <w:rPr>
          <w:rFonts w:asciiTheme="minorHAnsi" w:hAnsiTheme="minorHAnsi" w:cs="Calibri"/>
          <w:sz w:val="21"/>
          <w:szCs w:val="21"/>
        </w:rPr>
        <w:t>NOLOCATION</w:t>
      </w:r>
    </w:p>
    <w:p w14:paraId="7512FFD7" w14:textId="77777777" w:rsidR="00764899" w:rsidRPr="00764899" w:rsidRDefault="00764899" w:rsidP="00764899">
      <w:pPr>
        <w:pStyle w:val="NormalWeb"/>
        <w:numPr>
          <w:ilvl w:val="4"/>
          <w:numId w:val="10"/>
        </w:numPr>
        <w:spacing w:after="0"/>
        <w:rPr>
          <w:rFonts w:asciiTheme="minorHAnsi" w:hAnsiTheme="minorHAnsi" w:cs="Calibri"/>
          <w:sz w:val="21"/>
          <w:szCs w:val="21"/>
        </w:rPr>
      </w:pPr>
      <w:r w:rsidRPr="00764899">
        <w:rPr>
          <w:rFonts w:asciiTheme="minorHAnsi" w:hAnsiTheme="minorHAnsi" w:cs="Calibri"/>
          <w:sz w:val="21"/>
          <w:szCs w:val="21"/>
        </w:rPr>
        <w:t>SUPERVISOR</w:t>
      </w:r>
    </w:p>
    <w:p w14:paraId="74EDDC81" w14:textId="77777777" w:rsidR="00764899" w:rsidRPr="00764899" w:rsidRDefault="00764899" w:rsidP="00764899">
      <w:pPr>
        <w:pStyle w:val="NormalWeb"/>
        <w:numPr>
          <w:ilvl w:val="4"/>
          <w:numId w:val="10"/>
        </w:numPr>
        <w:spacing w:after="0"/>
        <w:rPr>
          <w:rFonts w:asciiTheme="minorHAnsi" w:hAnsiTheme="minorHAnsi" w:cs="Calibri"/>
          <w:sz w:val="21"/>
          <w:szCs w:val="21"/>
        </w:rPr>
      </w:pPr>
      <w:r w:rsidRPr="00764899">
        <w:rPr>
          <w:rFonts w:asciiTheme="minorHAnsi" w:hAnsiTheme="minorHAnsi" w:cs="Calibri"/>
          <w:sz w:val="21"/>
          <w:szCs w:val="21"/>
        </w:rPr>
        <w:t>QC</w:t>
      </w:r>
    </w:p>
    <w:p w14:paraId="64313560" w14:textId="77777777" w:rsidR="00764899" w:rsidRPr="00764899" w:rsidRDefault="00764899" w:rsidP="00764899">
      <w:pPr>
        <w:pStyle w:val="NormalWeb"/>
        <w:numPr>
          <w:ilvl w:val="4"/>
          <w:numId w:val="10"/>
        </w:numPr>
        <w:spacing w:after="0"/>
        <w:rPr>
          <w:rFonts w:asciiTheme="minorHAnsi" w:hAnsiTheme="minorHAnsi" w:cs="Calibri"/>
          <w:sz w:val="21"/>
          <w:szCs w:val="21"/>
        </w:rPr>
      </w:pPr>
      <w:r w:rsidRPr="00764899">
        <w:rPr>
          <w:rFonts w:asciiTheme="minorHAnsi" w:hAnsiTheme="minorHAnsi" w:cs="Calibri"/>
          <w:sz w:val="21"/>
          <w:szCs w:val="21"/>
        </w:rPr>
        <w:t>QA</w:t>
      </w:r>
    </w:p>
    <w:p w14:paraId="4ED98F19" w14:textId="77777777" w:rsidR="00764899" w:rsidRPr="00764899" w:rsidRDefault="00764899" w:rsidP="00764899">
      <w:pPr>
        <w:pStyle w:val="NormalWeb"/>
        <w:numPr>
          <w:ilvl w:val="4"/>
          <w:numId w:val="10"/>
        </w:numPr>
        <w:spacing w:after="0"/>
        <w:rPr>
          <w:rFonts w:asciiTheme="minorHAnsi" w:hAnsiTheme="minorHAnsi" w:cs="Calibri"/>
          <w:sz w:val="21"/>
          <w:szCs w:val="21"/>
        </w:rPr>
      </w:pPr>
      <w:r w:rsidRPr="00764899">
        <w:rPr>
          <w:rFonts w:asciiTheme="minorHAnsi" w:hAnsiTheme="minorHAnsi" w:cs="Calibri"/>
          <w:sz w:val="21"/>
          <w:szCs w:val="21"/>
        </w:rPr>
        <w:t>EXIT</w:t>
      </w:r>
    </w:p>
    <w:p w14:paraId="0B538927" w14:textId="77777777" w:rsidR="00764899" w:rsidRPr="00764899" w:rsidRDefault="00764899" w:rsidP="00764899">
      <w:pPr>
        <w:pStyle w:val="NormalWeb"/>
        <w:numPr>
          <w:ilvl w:val="4"/>
          <w:numId w:val="10"/>
        </w:numPr>
        <w:spacing w:after="0"/>
        <w:rPr>
          <w:rFonts w:asciiTheme="minorHAnsi" w:hAnsiTheme="minorHAnsi" w:cs="Calibri"/>
          <w:sz w:val="21"/>
          <w:szCs w:val="21"/>
        </w:rPr>
      </w:pPr>
      <w:r w:rsidRPr="00764899">
        <w:rPr>
          <w:rFonts w:asciiTheme="minorHAnsi" w:hAnsiTheme="minorHAnsi" w:cs="Calibri"/>
          <w:sz w:val="21"/>
          <w:szCs w:val="21"/>
        </w:rPr>
        <w:t>WRAPPER-1</w:t>
      </w:r>
    </w:p>
    <w:p w14:paraId="4CDBC7A0" w14:textId="1EC15332" w:rsidR="00764899" w:rsidRDefault="00764899" w:rsidP="00764899">
      <w:pPr>
        <w:pStyle w:val="NormalWeb"/>
        <w:numPr>
          <w:ilvl w:val="4"/>
          <w:numId w:val="10"/>
        </w:numPr>
        <w:spacing w:before="0" w:beforeAutospacing="0" w:after="0" w:afterAutospacing="0"/>
        <w:rPr>
          <w:rFonts w:asciiTheme="minorHAnsi" w:hAnsiTheme="minorHAnsi" w:cs="Calibri"/>
          <w:sz w:val="21"/>
          <w:szCs w:val="21"/>
        </w:rPr>
      </w:pPr>
      <w:r w:rsidRPr="00764899">
        <w:rPr>
          <w:rFonts w:asciiTheme="minorHAnsi" w:hAnsiTheme="minorHAnsi" w:cs="Calibri"/>
          <w:sz w:val="21"/>
          <w:szCs w:val="21"/>
        </w:rPr>
        <w:lastRenderedPageBreak/>
        <w:t>WRAPPER-2</w:t>
      </w:r>
    </w:p>
    <w:p w14:paraId="19E13759" w14:textId="77777777" w:rsidR="003E0AA5" w:rsidRDefault="003E0AA5" w:rsidP="003E0AA5">
      <w:pPr>
        <w:pStyle w:val="NormalWeb"/>
        <w:spacing w:before="0" w:beforeAutospacing="0" w:after="0" w:afterAutospacing="0"/>
        <w:rPr>
          <w:rFonts w:asciiTheme="minorHAnsi" w:hAnsiTheme="minorHAnsi" w:cs="Calibri"/>
          <w:sz w:val="21"/>
          <w:szCs w:val="21"/>
        </w:rPr>
      </w:pPr>
    </w:p>
    <w:p w14:paraId="7014FF56" w14:textId="7094744F" w:rsidR="003E0AA5" w:rsidRDefault="003E0AA5" w:rsidP="003E0AA5">
      <w:pPr>
        <w:pStyle w:val="NormalWeb"/>
        <w:spacing w:before="0" w:beforeAutospacing="0" w:after="0" w:afterAutospacing="0"/>
        <w:rPr>
          <w:rFonts w:asciiTheme="minorHAnsi" w:hAnsiTheme="minorHAnsi" w:cs="Calibri"/>
          <w:sz w:val="21"/>
          <w:szCs w:val="21"/>
        </w:rPr>
      </w:pPr>
      <w:r w:rsidRPr="00CD5B38">
        <w:rPr>
          <w:noProof/>
          <w:lang w:val="en-US" w:eastAsia="en-US"/>
        </w:rPr>
        <w:drawing>
          <wp:inline distT="0" distB="0" distL="0" distR="0" wp14:anchorId="0A3EF476" wp14:editId="2C350CCA">
            <wp:extent cx="5396643" cy="305925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520" cy="3062024"/>
                    </a:xfrm>
                    <a:prstGeom prst="rect">
                      <a:avLst/>
                    </a:prstGeom>
                    <a:noFill/>
                    <a:ln>
                      <a:noFill/>
                    </a:ln>
                  </pic:spPr>
                </pic:pic>
              </a:graphicData>
            </a:graphic>
          </wp:inline>
        </w:drawing>
      </w:r>
    </w:p>
    <w:p w14:paraId="386534DF" w14:textId="77777777" w:rsidR="00D2093A" w:rsidRDefault="00D2093A" w:rsidP="00D2093A">
      <w:pPr>
        <w:pStyle w:val="Heading1"/>
      </w:pPr>
      <w:bookmarkStart w:id="46" w:name="_Location_Type"/>
      <w:bookmarkEnd w:id="46"/>
      <w:r>
        <w:t>Location Type</w:t>
      </w:r>
    </w:p>
    <w:p w14:paraId="2405EEB6" w14:textId="675E3E4A" w:rsidR="009D39D5" w:rsidRDefault="009D39D5" w:rsidP="009D39D5">
      <w:r w:rsidRPr="009D39D5">
        <w:t xml:space="preserve">The </w:t>
      </w:r>
      <w:r>
        <w:t>LDB will be u</w:t>
      </w:r>
      <w:r w:rsidR="004472D4">
        <w:t>sing the locations types below from Tecsys.</w:t>
      </w:r>
    </w:p>
    <w:p w14:paraId="6646D713" w14:textId="1984DAD6" w:rsidR="00752139" w:rsidRDefault="00752139" w:rsidP="00785A03">
      <w:pPr>
        <w:pStyle w:val="ListParagraph"/>
        <w:numPr>
          <w:ilvl w:val="0"/>
          <w:numId w:val="20"/>
        </w:numPr>
      </w:pPr>
      <w:r>
        <w:t>Forward Pick</w:t>
      </w:r>
    </w:p>
    <w:p w14:paraId="1C2AD220" w14:textId="72B1028D" w:rsidR="00934DA8" w:rsidRDefault="00E00ADD" w:rsidP="00785A03">
      <w:pPr>
        <w:pStyle w:val="ListParagraph"/>
        <w:numPr>
          <w:ilvl w:val="1"/>
          <w:numId w:val="20"/>
        </w:numPr>
      </w:pPr>
      <w:r>
        <w:t>10</w:t>
      </w:r>
      <w:r w:rsidR="00CB758B">
        <w:t xml:space="preserve">0% of </w:t>
      </w:r>
      <w:r>
        <w:t xml:space="preserve">case </w:t>
      </w:r>
      <w:r w:rsidR="00CB758B">
        <w:t>pick location</w:t>
      </w:r>
      <w:r>
        <w:t>s</w:t>
      </w:r>
      <w:r w:rsidR="00CB758B">
        <w:t xml:space="preserve"> in warehouse will be defined as forward pick</w:t>
      </w:r>
    </w:p>
    <w:p w14:paraId="252863AE" w14:textId="633DE1AB" w:rsidR="00752139" w:rsidRDefault="00752139" w:rsidP="00785A03">
      <w:pPr>
        <w:pStyle w:val="ListParagraph"/>
        <w:numPr>
          <w:ilvl w:val="0"/>
          <w:numId w:val="20"/>
        </w:numPr>
      </w:pPr>
      <w:r>
        <w:t>FIFO</w:t>
      </w:r>
      <w:r w:rsidR="003D74FB">
        <w:t xml:space="preserve"> </w:t>
      </w:r>
    </w:p>
    <w:p w14:paraId="5CC11BE5" w14:textId="3A501AD8" w:rsidR="00CB758B" w:rsidRDefault="00CB758B" w:rsidP="00785A03">
      <w:pPr>
        <w:pStyle w:val="ListParagraph"/>
        <w:numPr>
          <w:ilvl w:val="1"/>
          <w:numId w:val="20"/>
        </w:numPr>
      </w:pPr>
      <w:r>
        <w:t>All reserve locations in racks will be defined as FIFO</w:t>
      </w:r>
    </w:p>
    <w:p w14:paraId="5EC6FEA4" w14:textId="401D854B" w:rsidR="00470A21" w:rsidRDefault="00470A21" w:rsidP="00470A21">
      <w:pPr>
        <w:pStyle w:val="ListParagraph"/>
        <w:numPr>
          <w:ilvl w:val="1"/>
          <w:numId w:val="20"/>
        </w:numPr>
      </w:pPr>
      <w:r>
        <w:t>Floor storage in aisle will be defined as FIFO</w:t>
      </w:r>
    </w:p>
    <w:p w14:paraId="37EF232C" w14:textId="6C2526B9" w:rsidR="00AB15EA" w:rsidRDefault="00AB15EA" w:rsidP="00470A21">
      <w:pPr>
        <w:pStyle w:val="ListParagraph"/>
        <w:numPr>
          <w:ilvl w:val="1"/>
          <w:numId w:val="20"/>
        </w:numPr>
      </w:pPr>
      <w:r>
        <w:t>Special locations are mostly defined as FIFO</w:t>
      </w:r>
    </w:p>
    <w:p w14:paraId="56E08A97" w14:textId="6181B323" w:rsidR="00752139" w:rsidRDefault="00752139" w:rsidP="00785A03">
      <w:pPr>
        <w:pStyle w:val="ListParagraph"/>
        <w:numPr>
          <w:ilvl w:val="0"/>
          <w:numId w:val="20"/>
        </w:numPr>
      </w:pPr>
      <w:r>
        <w:t>BULK</w:t>
      </w:r>
    </w:p>
    <w:p w14:paraId="49752CD5" w14:textId="790FCC93" w:rsidR="00510B9E" w:rsidRDefault="00E00ADD" w:rsidP="00785A03">
      <w:pPr>
        <w:pStyle w:val="ListParagraph"/>
        <w:numPr>
          <w:ilvl w:val="1"/>
          <w:numId w:val="20"/>
        </w:numPr>
      </w:pPr>
      <w:r>
        <w:t>Storage location in Dock</w:t>
      </w:r>
    </w:p>
    <w:p w14:paraId="410BB447" w14:textId="6E2819DD" w:rsidR="00E00ADD" w:rsidRDefault="00E00ADD" w:rsidP="00785A03">
      <w:pPr>
        <w:pStyle w:val="ListParagraph"/>
        <w:numPr>
          <w:ilvl w:val="1"/>
          <w:numId w:val="20"/>
        </w:numPr>
      </w:pPr>
      <w:r>
        <w:t>Storage locations in aisle 25</w:t>
      </w:r>
    </w:p>
    <w:p w14:paraId="51F71B7A" w14:textId="061C0425" w:rsidR="00352BC8" w:rsidRDefault="00352BC8" w:rsidP="00785A03">
      <w:pPr>
        <w:pStyle w:val="ListParagraph"/>
        <w:numPr>
          <w:ilvl w:val="0"/>
          <w:numId w:val="20"/>
        </w:numPr>
      </w:pPr>
      <w:r>
        <w:t>DOOR</w:t>
      </w:r>
    </w:p>
    <w:p w14:paraId="2FA30004" w14:textId="1232195E" w:rsidR="00510B9E" w:rsidRDefault="00E00ADD" w:rsidP="00785A03">
      <w:pPr>
        <w:pStyle w:val="ListParagraph"/>
        <w:numPr>
          <w:ilvl w:val="1"/>
          <w:numId w:val="20"/>
        </w:numPr>
      </w:pPr>
      <w:r>
        <w:t>Doors 1 to 11</w:t>
      </w:r>
    </w:p>
    <w:p w14:paraId="0FE6035F" w14:textId="1C4E1AAD" w:rsidR="00352BC8" w:rsidRDefault="00352BC8" w:rsidP="00785A03">
      <w:pPr>
        <w:pStyle w:val="ListParagraph"/>
        <w:numPr>
          <w:ilvl w:val="0"/>
          <w:numId w:val="20"/>
        </w:numPr>
      </w:pPr>
      <w:r>
        <w:t>RECV</w:t>
      </w:r>
    </w:p>
    <w:p w14:paraId="2A80E782" w14:textId="5DACCB75" w:rsidR="00510B9E" w:rsidRDefault="00510B9E" w:rsidP="00785A03">
      <w:pPr>
        <w:pStyle w:val="ListParagraph"/>
        <w:numPr>
          <w:ilvl w:val="1"/>
          <w:numId w:val="20"/>
        </w:numPr>
      </w:pPr>
      <w:r>
        <w:t>R</w:t>
      </w:r>
      <w:r w:rsidR="00E00ADD">
        <w:t xml:space="preserve">eceiving Stage Locations 1 to 11 + letter for receiving </w:t>
      </w:r>
      <w:r w:rsidR="00AB15EA">
        <w:t>lane</w:t>
      </w:r>
      <w:r w:rsidR="00E00ADD">
        <w:t xml:space="preserve"> </w:t>
      </w:r>
      <w:r w:rsidR="00AB15EA">
        <w:t xml:space="preserve">identification </w:t>
      </w:r>
      <w:r w:rsidR="00E00ADD">
        <w:t>in front of door</w:t>
      </w:r>
    </w:p>
    <w:p w14:paraId="2F713F1E" w14:textId="14838B9A" w:rsidR="00E00ADD" w:rsidRDefault="00E00ADD" w:rsidP="00E00ADD">
      <w:pPr>
        <w:pStyle w:val="ListParagraph"/>
        <w:numPr>
          <w:ilvl w:val="2"/>
          <w:numId w:val="20"/>
        </w:numPr>
      </w:pPr>
      <w:proofErr w:type="spellStart"/>
      <w:r>
        <w:t>i.E.</w:t>
      </w:r>
      <w:proofErr w:type="spellEnd"/>
      <w:r>
        <w:t>: RECV5A, RECV 5B, RECV 5C, RECV 5D</w:t>
      </w:r>
    </w:p>
    <w:p w14:paraId="7BD7AE7E" w14:textId="69CC2CF6" w:rsidR="00352BC8" w:rsidRDefault="00510B9E" w:rsidP="00785A03">
      <w:pPr>
        <w:pStyle w:val="ListParagraph"/>
        <w:numPr>
          <w:ilvl w:val="0"/>
          <w:numId w:val="20"/>
        </w:numPr>
      </w:pPr>
      <w:r>
        <w:t>SHIP</w:t>
      </w:r>
    </w:p>
    <w:p w14:paraId="64158F89" w14:textId="7EC14B51" w:rsidR="00510B9E" w:rsidRDefault="00E00ADD" w:rsidP="00785A03">
      <w:pPr>
        <w:pStyle w:val="ListParagraph"/>
        <w:numPr>
          <w:ilvl w:val="1"/>
          <w:numId w:val="20"/>
        </w:numPr>
      </w:pPr>
      <w:r>
        <w:t xml:space="preserve">Shipping Stage Location on dock 1 to 11 + </w:t>
      </w:r>
      <w:r w:rsidR="00AB15EA">
        <w:t xml:space="preserve">letter </w:t>
      </w:r>
      <w:r>
        <w:t xml:space="preserve">for </w:t>
      </w:r>
      <w:r w:rsidR="00AB15EA">
        <w:t>shipping lane identification</w:t>
      </w:r>
      <w:r>
        <w:t xml:space="preserve"> in front of door</w:t>
      </w:r>
    </w:p>
    <w:p w14:paraId="035AC152" w14:textId="5D2FC465" w:rsidR="00E00ADD" w:rsidRDefault="00E00ADD" w:rsidP="00E00ADD">
      <w:pPr>
        <w:pStyle w:val="ListParagraph"/>
        <w:numPr>
          <w:ilvl w:val="2"/>
          <w:numId w:val="20"/>
        </w:numPr>
      </w:pPr>
      <w:proofErr w:type="spellStart"/>
      <w:r>
        <w:t>i.E.</w:t>
      </w:r>
      <w:proofErr w:type="spellEnd"/>
      <w:r>
        <w:t>: SHIP5A, SHIP5B, SHIP5C, SHIP5D</w:t>
      </w:r>
    </w:p>
    <w:p w14:paraId="6BFACA27" w14:textId="0DC9C14F" w:rsidR="00AB15EA" w:rsidRDefault="00AB15EA" w:rsidP="00AB15EA">
      <w:pPr>
        <w:pStyle w:val="ListParagraph"/>
        <w:numPr>
          <w:ilvl w:val="1"/>
          <w:numId w:val="20"/>
        </w:numPr>
      </w:pPr>
      <w:r>
        <w:t>Stage in Aisle Location from 10 to 26 + B/F for staging identification in aisle (front or back)</w:t>
      </w:r>
    </w:p>
    <w:p w14:paraId="0F2A362D" w14:textId="5F33C5F0" w:rsidR="00AB15EA" w:rsidRDefault="00AB15EA" w:rsidP="00AB15EA">
      <w:pPr>
        <w:pStyle w:val="ListParagraph"/>
        <w:numPr>
          <w:ilvl w:val="2"/>
          <w:numId w:val="20"/>
        </w:numPr>
      </w:pPr>
      <w:proofErr w:type="spellStart"/>
      <w:r>
        <w:t>i.E.</w:t>
      </w:r>
      <w:proofErr w:type="spellEnd"/>
      <w:r>
        <w:t>: STG-ASL10B, STG-ASL10F</w:t>
      </w:r>
    </w:p>
    <w:p w14:paraId="603D7462" w14:textId="07020696" w:rsidR="00AB15EA" w:rsidRDefault="00AB15EA" w:rsidP="00AB15EA">
      <w:pPr>
        <w:pStyle w:val="ListParagraph"/>
        <w:numPr>
          <w:ilvl w:val="2"/>
          <w:numId w:val="20"/>
        </w:numPr>
      </w:pPr>
      <w:r>
        <w:t>Some aisle are excluded as they are too narrow to stage or are used for wrapper staging</w:t>
      </w:r>
    </w:p>
    <w:p w14:paraId="53B138EC" w14:textId="7DAEDA06" w:rsidR="00AB15EA" w:rsidRDefault="00AB15EA" w:rsidP="00AB15EA">
      <w:pPr>
        <w:pStyle w:val="ListParagraph"/>
        <w:numPr>
          <w:ilvl w:val="3"/>
          <w:numId w:val="20"/>
        </w:numPr>
      </w:pPr>
      <w:r>
        <w:t>11,17,22</w:t>
      </w:r>
    </w:p>
    <w:p w14:paraId="123AC557" w14:textId="7335B6FF" w:rsidR="00470A21" w:rsidRDefault="00470A21" w:rsidP="00785A03">
      <w:pPr>
        <w:pStyle w:val="ListParagraph"/>
        <w:numPr>
          <w:ilvl w:val="0"/>
          <w:numId w:val="20"/>
        </w:numPr>
      </w:pPr>
      <w:r>
        <w:t>PACK</w:t>
      </w:r>
    </w:p>
    <w:p w14:paraId="6AF37D84" w14:textId="77777777" w:rsidR="00E00ADD" w:rsidRDefault="00470A21" w:rsidP="00E00ADD">
      <w:pPr>
        <w:pStyle w:val="ListParagraph"/>
        <w:numPr>
          <w:ilvl w:val="1"/>
          <w:numId w:val="20"/>
        </w:numPr>
      </w:pPr>
      <w:r>
        <w:t>Wrappers</w:t>
      </w:r>
      <w:r w:rsidR="00E00ADD">
        <w:t xml:space="preserve"> 1 &amp; 2</w:t>
      </w:r>
      <w:r w:rsidR="00E00ADD" w:rsidRPr="00E00ADD">
        <w:t xml:space="preserve"> </w:t>
      </w:r>
    </w:p>
    <w:p w14:paraId="115A80A4" w14:textId="77777777" w:rsidR="00D2093A" w:rsidRDefault="00D2093A" w:rsidP="00D2093A">
      <w:pPr>
        <w:pStyle w:val="Heading1"/>
      </w:pPr>
      <w:bookmarkStart w:id="47" w:name="_Location_Creation/_Upload"/>
      <w:bookmarkEnd w:id="47"/>
      <w:r>
        <w:lastRenderedPageBreak/>
        <w:t>Location Creation/ Upload</w:t>
      </w:r>
    </w:p>
    <w:p w14:paraId="41F3464E" w14:textId="0CDA90FD" w:rsidR="00AD30ED" w:rsidRDefault="00AD30ED" w:rsidP="00AD30ED">
      <w:pPr>
        <w:spacing w:after="0" w:line="240" w:lineRule="auto"/>
        <w:textAlignment w:val="center"/>
      </w:pPr>
      <w:r>
        <w:t>Location upload work off an excel table supplied by Tecsys. This excel table has multiple tabs to contribute towards the correct creation of the location load file.</w:t>
      </w:r>
    </w:p>
    <w:p w14:paraId="44D32C80" w14:textId="77777777" w:rsidR="002A4152" w:rsidRDefault="002A4152" w:rsidP="00AD30ED">
      <w:pPr>
        <w:spacing w:after="0" w:line="240" w:lineRule="auto"/>
        <w:textAlignment w:val="center"/>
      </w:pPr>
    </w:p>
    <w:p w14:paraId="1F1F9289" w14:textId="77777777" w:rsidR="000C13C9" w:rsidRPr="00C72C12" w:rsidRDefault="000C13C9" w:rsidP="00AD30ED">
      <w:pPr>
        <w:spacing w:after="0" w:line="240" w:lineRule="auto"/>
        <w:textAlignment w:val="center"/>
      </w:pPr>
      <w:r w:rsidRPr="00C72C12">
        <w:t>Load files for locations configuration can be found at the following SharePoint locations:</w:t>
      </w:r>
    </w:p>
    <w:p w14:paraId="09C16EAC" w14:textId="5766611D" w:rsidR="00C72C12" w:rsidRPr="00C72C12" w:rsidRDefault="00C72C12" w:rsidP="000C13C9">
      <w:pPr>
        <w:pStyle w:val="ListParagraph"/>
        <w:numPr>
          <w:ilvl w:val="0"/>
          <w:numId w:val="110"/>
        </w:numPr>
        <w:spacing w:after="0" w:line="240" w:lineRule="auto"/>
        <w:textAlignment w:val="center"/>
      </w:pPr>
      <w:r w:rsidRPr="00C72C12">
        <w:t xml:space="preserve">Locations only without Forward Pick Items slotting – follow this </w:t>
      </w:r>
      <w:r w:rsidR="00A26529">
        <w:t>TBD</w:t>
      </w:r>
    </w:p>
    <w:p w14:paraId="367875E4" w14:textId="12104430" w:rsidR="00C72C12" w:rsidRPr="00C72C12" w:rsidRDefault="00C72C12" w:rsidP="00C72C12">
      <w:pPr>
        <w:pStyle w:val="ListParagraph"/>
        <w:numPr>
          <w:ilvl w:val="0"/>
          <w:numId w:val="110"/>
        </w:numPr>
        <w:spacing w:after="0" w:line="240" w:lineRule="auto"/>
        <w:textAlignment w:val="center"/>
      </w:pPr>
      <w:r w:rsidRPr="00C72C12">
        <w:t xml:space="preserve">Locations with Forward Pick Items slotting – follow this </w:t>
      </w:r>
      <w:r w:rsidR="00A26529">
        <w:t>TBD</w:t>
      </w:r>
    </w:p>
    <w:p w14:paraId="0EF5EDA7" w14:textId="5CBF7D12" w:rsidR="002A4152" w:rsidRDefault="002A4152" w:rsidP="00C72C12">
      <w:pPr>
        <w:pStyle w:val="ListParagraph"/>
        <w:spacing w:after="0" w:line="240" w:lineRule="auto"/>
        <w:textAlignment w:val="center"/>
      </w:pPr>
    </w:p>
    <w:p w14:paraId="269ECC0A" w14:textId="0BAAD3BF" w:rsidR="002A4152" w:rsidRPr="00AD30ED" w:rsidRDefault="002A4152" w:rsidP="00AD30ED">
      <w:pPr>
        <w:spacing w:after="0" w:line="240" w:lineRule="auto"/>
        <w:textAlignment w:val="center"/>
        <w:rPr>
          <w:rFonts w:eastAsia="Times New Roman" w:cs="Calibri"/>
        </w:rPr>
      </w:pPr>
      <w:r>
        <w:t xml:space="preserve">To upload finalized file please follow instructions in </w:t>
      </w:r>
      <w:hyperlink w:anchor="_Downloading_Configuration" w:history="1">
        <w:r w:rsidRPr="002A4152">
          <w:rPr>
            <w:rStyle w:val="Hyperlink"/>
          </w:rPr>
          <w:t>Upload Configuration</w:t>
        </w:r>
      </w:hyperlink>
      <w:r>
        <w:t xml:space="preserve"> section of this document.</w:t>
      </w:r>
    </w:p>
    <w:p w14:paraId="74C22CA4" w14:textId="6503D7E9" w:rsidR="00AD30ED" w:rsidRDefault="00AD30ED" w:rsidP="004B7877">
      <w:pPr>
        <w:spacing w:after="0" w:line="240" w:lineRule="auto"/>
        <w:textAlignment w:val="center"/>
        <w:rPr>
          <w:rFonts w:eastAsia="Times New Roman" w:cs="Calibri"/>
        </w:rPr>
      </w:pPr>
    </w:p>
    <w:p w14:paraId="31427E64" w14:textId="77777777" w:rsidR="004B7877" w:rsidRPr="004B7877" w:rsidRDefault="004B7877" w:rsidP="004B7877">
      <w:pPr>
        <w:spacing w:after="0" w:line="240" w:lineRule="auto"/>
        <w:textAlignment w:val="center"/>
        <w:rPr>
          <w:rFonts w:ascii="Calibri" w:eastAsia="Times New Roman" w:hAnsi="Calibri" w:cs="Calibri"/>
        </w:rPr>
      </w:pPr>
      <w:r w:rsidRPr="004B7877">
        <w:rPr>
          <w:rFonts w:ascii="Calibri" w:eastAsia="Times New Roman" w:hAnsi="Calibri" w:cs="Calibri"/>
        </w:rPr>
        <w:t>Deleting location</w:t>
      </w:r>
    </w:p>
    <w:p w14:paraId="5EF7889C" w14:textId="77777777" w:rsidR="004B7877" w:rsidRPr="004B7877" w:rsidRDefault="004B7877" w:rsidP="00B63AF9">
      <w:pPr>
        <w:pStyle w:val="ListParagraph"/>
        <w:numPr>
          <w:ilvl w:val="0"/>
          <w:numId w:val="7"/>
        </w:numPr>
        <w:spacing w:after="0" w:line="240" w:lineRule="auto"/>
        <w:textAlignment w:val="center"/>
        <w:rPr>
          <w:rFonts w:ascii="Calibri" w:eastAsia="Times New Roman" w:hAnsi="Calibri" w:cs="Calibri"/>
        </w:rPr>
      </w:pPr>
      <w:r w:rsidRPr="004B7877">
        <w:rPr>
          <w:rFonts w:ascii="Calibri" w:eastAsia="Times New Roman" w:hAnsi="Calibri" w:cs="Calibri"/>
        </w:rPr>
        <w:t xml:space="preserve">There must be no inventory or transactions to be able to delete a location </w:t>
      </w:r>
    </w:p>
    <w:p w14:paraId="5940B10C" w14:textId="77777777" w:rsidR="004B7877" w:rsidRPr="004B7877" w:rsidRDefault="004B7877" w:rsidP="00B63AF9">
      <w:pPr>
        <w:pStyle w:val="ListParagraph"/>
        <w:numPr>
          <w:ilvl w:val="1"/>
          <w:numId w:val="7"/>
        </w:numPr>
        <w:spacing w:after="0" w:line="240" w:lineRule="auto"/>
        <w:textAlignment w:val="center"/>
        <w:rPr>
          <w:rFonts w:ascii="Calibri" w:eastAsia="Times New Roman" w:hAnsi="Calibri" w:cs="Calibri"/>
        </w:rPr>
      </w:pPr>
      <w:r w:rsidRPr="004B7877">
        <w:rPr>
          <w:rFonts w:ascii="Calibri" w:eastAsia="Times New Roman" w:hAnsi="Calibri" w:cs="Calibri"/>
        </w:rPr>
        <w:t>Due to audit trail functionality</w:t>
      </w:r>
    </w:p>
    <w:p w14:paraId="21D4F42D" w14:textId="2D1DC1A4" w:rsidR="004B7877" w:rsidRPr="004B7877" w:rsidRDefault="004B7877" w:rsidP="00B63AF9">
      <w:pPr>
        <w:pStyle w:val="ListParagraph"/>
        <w:numPr>
          <w:ilvl w:val="0"/>
          <w:numId w:val="7"/>
        </w:numPr>
        <w:spacing w:after="0" w:line="240" w:lineRule="auto"/>
        <w:textAlignment w:val="center"/>
        <w:rPr>
          <w:rFonts w:ascii="Calibri" w:eastAsia="Times New Roman" w:hAnsi="Calibri" w:cs="Calibri"/>
        </w:rPr>
      </w:pPr>
      <w:r>
        <w:rPr>
          <w:rFonts w:ascii="Calibri" w:eastAsia="Times New Roman" w:hAnsi="Calibri" w:cs="Calibri"/>
        </w:rPr>
        <w:t>If there are transactions m</w:t>
      </w:r>
      <w:r w:rsidRPr="004B7877">
        <w:rPr>
          <w:rFonts w:ascii="Calibri" w:eastAsia="Times New Roman" w:hAnsi="Calibri" w:cs="Calibri"/>
        </w:rPr>
        <w:t>ay need to delete from the backend</w:t>
      </w:r>
    </w:p>
    <w:p w14:paraId="01A81B86" w14:textId="77777777" w:rsidR="004B7877" w:rsidRPr="004B7877" w:rsidRDefault="004B7877" w:rsidP="00B63AF9">
      <w:pPr>
        <w:pStyle w:val="ListParagraph"/>
        <w:numPr>
          <w:ilvl w:val="1"/>
          <w:numId w:val="7"/>
        </w:numPr>
        <w:spacing w:after="0" w:line="240" w:lineRule="auto"/>
        <w:textAlignment w:val="center"/>
        <w:rPr>
          <w:rFonts w:ascii="Calibri" w:eastAsia="Times New Roman" w:hAnsi="Calibri" w:cs="Calibri"/>
        </w:rPr>
      </w:pPr>
      <w:r w:rsidRPr="004B7877">
        <w:rPr>
          <w:rFonts w:ascii="Calibri" w:eastAsia="Times New Roman" w:hAnsi="Calibri" w:cs="Calibri"/>
        </w:rPr>
        <w:t>But may require delete to multiple tables, not easy</w:t>
      </w:r>
    </w:p>
    <w:p w14:paraId="2934877F" w14:textId="77777777" w:rsidR="004B7877" w:rsidRDefault="004B7877" w:rsidP="00B63AF9">
      <w:pPr>
        <w:pStyle w:val="ListParagraph"/>
        <w:numPr>
          <w:ilvl w:val="1"/>
          <w:numId w:val="7"/>
        </w:numPr>
        <w:spacing w:after="0" w:line="240" w:lineRule="auto"/>
        <w:textAlignment w:val="center"/>
        <w:rPr>
          <w:rFonts w:ascii="Calibri" w:eastAsia="Times New Roman" w:hAnsi="Calibri" w:cs="Calibri"/>
        </w:rPr>
      </w:pPr>
      <w:r w:rsidRPr="004B7877">
        <w:rPr>
          <w:rFonts w:ascii="Calibri" w:eastAsia="Times New Roman" w:hAnsi="Calibri" w:cs="Calibri"/>
        </w:rPr>
        <w:t>Not recommended</w:t>
      </w:r>
    </w:p>
    <w:p w14:paraId="7671E29E" w14:textId="77777777" w:rsidR="00D92AB7" w:rsidRDefault="00D92AB7" w:rsidP="00D92AB7">
      <w:pPr>
        <w:spacing w:after="0" w:line="240" w:lineRule="auto"/>
        <w:textAlignment w:val="center"/>
        <w:rPr>
          <w:rFonts w:ascii="Calibri" w:eastAsia="Times New Roman" w:hAnsi="Calibri" w:cs="Calibri"/>
        </w:rPr>
      </w:pPr>
    </w:p>
    <w:p w14:paraId="2C69551D" w14:textId="215401DA" w:rsidR="00D92AB7" w:rsidRDefault="00D92AB7" w:rsidP="00D92AB7">
      <w:pPr>
        <w:pStyle w:val="Heading1"/>
      </w:pPr>
      <w:r>
        <w:t xml:space="preserve">Switch a FP to a Storage  Location and Vice Versa </w:t>
      </w:r>
    </w:p>
    <w:p w14:paraId="5FF30330" w14:textId="77777777" w:rsidR="00D92AB7" w:rsidRDefault="00D92AB7" w:rsidP="00D92AB7">
      <w:pPr>
        <w:spacing w:after="0" w:line="240" w:lineRule="auto"/>
        <w:textAlignment w:val="center"/>
      </w:pPr>
      <w:r>
        <w:t>Location upload work off an excel table supplied by Tecsys. This excel table has multiple tabs to contribute towards the correct creation of the location load file.</w:t>
      </w:r>
    </w:p>
    <w:p w14:paraId="08CE377C" w14:textId="77777777" w:rsidR="00D92AB7" w:rsidRDefault="00D92AB7" w:rsidP="00D92AB7">
      <w:pPr>
        <w:spacing w:after="0" w:line="240" w:lineRule="auto"/>
        <w:textAlignment w:val="center"/>
      </w:pPr>
    </w:p>
    <w:p w14:paraId="4BEBB41B" w14:textId="77777777" w:rsidR="00D92AB7" w:rsidRPr="00D92AB7" w:rsidRDefault="00D92AB7" w:rsidP="00D92AB7">
      <w:pPr>
        <w:spacing w:after="0" w:line="240" w:lineRule="auto"/>
        <w:textAlignment w:val="center"/>
        <w:rPr>
          <w:rFonts w:ascii="Calibri" w:eastAsia="Times New Roman" w:hAnsi="Calibri" w:cs="Calibri"/>
        </w:rPr>
      </w:pPr>
    </w:p>
    <w:p w14:paraId="54AAE9B9" w14:textId="77777777" w:rsidR="00C700B3" w:rsidRDefault="00C700B3" w:rsidP="00C700B3">
      <w:pPr>
        <w:pStyle w:val="Heading1"/>
      </w:pPr>
      <w:bookmarkStart w:id="48" w:name="_Warehouse_Rack_Plan"/>
      <w:bookmarkEnd w:id="48"/>
      <w:r>
        <w:t>Warehouse Rack Plan</w:t>
      </w:r>
    </w:p>
    <w:p w14:paraId="3BD53EF1" w14:textId="53FCBBAA" w:rsidR="00C700B3" w:rsidRDefault="00C700B3" w:rsidP="00C700B3">
      <w:r>
        <w:t xml:space="preserve">The warehouse has multiple types of racks. Rack type and dimensions feed into the system via the </w:t>
      </w:r>
      <w:hyperlink w:anchor="_Location_Class" w:history="1">
        <w:r w:rsidRPr="000336E2">
          <w:rPr>
            <w:rStyle w:val="Hyperlink"/>
          </w:rPr>
          <w:t>location/equipment</w:t>
        </w:r>
      </w:hyperlink>
      <w:r>
        <w:t xml:space="preserve"> class. Link to rack drawings folder is below</w:t>
      </w:r>
      <w:r w:rsidR="00A26529">
        <w:t>.</w:t>
      </w:r>
    </w:p>
    <w:p w14:paraId="7EDC6A21" w14:textId="198C5112" w:rsidR="00C700B3" w:rsidRDefault="00C700B3" w:rsidP="00785A03">
      <w:pPr>
        <w:pStyle w:val="ListParagraph"/>
        <w:numPr>
          <w:ilvl w:val="0"/>
          <w:numId w:val="21"/>
        </w:numPr>
      </w:pPr>
      <w:r>
        <w:t xml:space="preserve">General warehouse racks </w:t>
      </w:r>
    </w:p>
    <w:p w14:paraId="5E65087F" w14:textId="49B92296" w:rsidR="004B7877" w:rsidRDefault="00A96C77" w:rsidP="00C700B3">
      <w:pPr>
        <w:spacing w:after="0" w:line="240" w:lineRule="auto"/>
        <w:textAlignment w:val="center"/>
      </w:pPr>
      <w:hyperlink r:id="rId43" w:history="1">
        <w:r w:rsidR="00A26529">
          <w:rPr>
            <w:rStyle w:val="Hyperlink"/>
          </w:rPr>
          <w:t>Link</w:t>
        </w:r>
      </w:hyperlink>
      <w:r w:rsidR="00A26529">
        <w:rPr>
          <w:rStyle w:val="Hyperlink"/>
        </w:rPr>
        <w:t xml:space="preserve"> TBD (Kal to either add rack drawing or link, ensure all racks are covered including SV Broadway (Ales has it))</w:t>
      </w:r>
    </w:p>
    <w:p w14:paraId="5B6BFEAF" w14:textId="77777777" w:rsidR="002600E9" w:rsidRPr="00A26529" w:rsidRDefault="002600E9" w:rsidP="00A26529">
      <w:pPr>
        <w:rPr>
          <w:sz w:val="24"/>
          <w:szCs w:val="24"/>
          <w:lang w:val="en-US"/>
        </w:rPr>
      </w:pPr>
    </w:p>
    <w:p w14:paraId="4BDDFD11" w14:textId="56429447" w:rsidR="00592617" w:rsidRDefault="00592617" w:rsidP="00592617">
      <w:pPr>
        <w:pStyle w:val="Heading1"/>
      </w:pPr>
      <w:bookmarkStart w:id="49" w:name="_Mobile_Equipment"/>
      <w:bookmarkEnd w:id="49"/>
      <w:r>
        <w:t>Mobile Equipment</w:t>
      </w:r>
      <w:r w:rsidRPr="00567BC3">
        <w:t xml:space="preserve"> </w:t>
      </w:r>
      <w:r w:rsidR="00A26529">
        <w:t>- TBD</w:t>
      </w:r>
    </w:p>
    <w:p w14:paraId="1E424A39" w14:textId="6B350A29" w:rsidR="00592617" w:rsidRPr="00592617" w:rsidRDefault="00592617" w:rsidP="00592617">
      <w:pPr>
        <w:tabs>
          <w:tab w:val="left" w:pos="1980"/>
        </w:tabs>
        <w:spacing w:after="0" w:line="240" w:lineRule="auto"/>
      </w:pPr>
      <w:r>
        <w:t xml:space="preserve">Mobile equipment </w:t>
      </w:r>
      <w:r w:rsidR="001330CF">
        <w:t>is</w:t>
      </w:r>
      <w:r w:rsidRPr="00592617">
        <w:t xml:space="preserve"> configured for two purposes:</w:t>
      </w:r>
    </w:p>
    <w:p w14:paraId="70262666" w14:textId="77777777" w:rsidR="00592617" w:rsidRDefault="00592617" w:rsidP="00785A03">
      <w:pPr>
        <w:pStyle w:val="ListParagraph"/>
        <w:numPr>
          <w:ilvl w:val="0"/>
          <w:numId w:val="27"/>
        </w:numPr>
        <w:tabs>
          <w:tab w:val="left" w:pos="1980"/>
        </w:tabs>
        <w:spacing w:after="0" w:line="240" w:lineRule="auto"/>
      </w:pPr>
      <w:r>
        <w:t>Ensure</w:t>
      </w:r>
      <w:r w:rsidRPr="00592617">
        <w:t xml:space="preserve"> tasks</w:t>
      </w:r>
      <w:r>
        <w:t xml:space="preserve"> go</w:t>
      </w:r>
      <w:r w:rsidRPr="00592617">
        <w:t xml:space="preserve"> to operators on correct equipment</w:t>
      </w:r>
    </w:p>
    <w:p w14:paraId="029C1204" w14:textId="5E70B23A" w:rsidR="00592617" w:rsidRPr="00592617" w:rsidRDefault="001330CF" w:rsidP="00785A03">
      <w:pPr>
        <w:pStyle w:val="ListParagraph"/>
        <w:numPr>
          <w:ilvl w:val="1"/>
          <w:numId w:val="27"/>
        </w:numPr>
        <w:tabs>
          <w:tab w:val="left" w:pos="1980"/>
        </w:tabs>
        <w:spacing w:after="0" w:line="240" w:lineRule="auto"/>
      </w:pPr>
      <w:r>
        <w:t>E</w:t>
      </w:r>
      <w:r w:rsidR="00592617">
        <w:t>.</w:t>
      </w:r>
      <w:r>
        <w:t>g</w:t>
      </w:r>
      <w:r w:rsidR="00592617">
        <w:t xml:space="preserve">.: </w:t>
      </w:r>
      <w:r>
        <w:t>PFR</w:t>
      </w:r>
      <w:r w:rsidR="00592617">
        <w:t xml:space="preserve"> (</w:t>
      </w:r>
      <w:r>
        <w:t xml:space="preserve">Pallet Mover, Fork Lift, </w:t>
      </w:r>
      <w:r w:rsidR="00592617">
        <w:t>Reach Truck</w:t>
      </w:r>
      <w:r w:rsidR="00A26529">
        <w:t>, Narrow Reach Truck</w:t>
      </w:r>
      <w:r w:rsidR="00592617">
        <w:t xml:space="preserve">) </w:t>
      </w:r>
    </w:p>
    <w:p w14:paraId="2033D297" w14:textId="77777777" w:rsidR="00592617" w:rsidRDefault="00592617" w:rsidP="00592617">
      <w:pPr>
        <w:tabs>
          <w:tab w:val="left" w:pos="1980"/>
        </w:tabs>
        <w:spacing w:after="0" w:line="240" w:lineRule="auto"/>
      </w:pPr>
    </w:p>
    <w:p w14:paraId="2D651809" w14:textId="77777777" w:rsidR="001330CF" w:rsidRDefault="00592617" w:rsidP="00592617">
      <w:pPr>
        <w:tabs>
          <w:tab w:val="left" w:pos="1980"/>
        </w:tabs>
        <w:spacing w:after="0" w:line="240" w:lineRule="auto"/>
      </w:pPr>
      <w:r>
        <w:t>Each mobile equipment is configured to particular location classes which is what controls access to the locations.</w:t>
      </w:r>
    </w:p>
    <w:p w14:paraId="34F57B9E" w14:textId="77777777" w:rsidR="001330CF" w:rsidRDefault="001330CF" w:rsidP="00592617">
      <w:pPr>
        <w:tabs>
          <w:tab w:val="left" w:pos="1980"/>
        </w:tabs>
        <w:spacing w:after="0" w:line="240" w:lineRule="auto"/>
      </w:pPr>
      <w:r>
        <w:t>The configuration is completed as follows:</w:t>
      </w:r>
    </w:p>
    <w:p w14:paraId="79C92A21" w14:textId="77777777" w:rsidR="001330CF" w:rsidRDefault="001330CF" w:rsidP="00592617">
      <w:pPr>
        <w:tabs>
          <w:tab w:val="left" w:pos="1980"/>
        </w:tabs>
        <w:spacing w:after="0" w:line="240" w:lineRule="auto"/>
      </w:pPr>
    </w:p>
    <w:tbl>
      <w:tblPr>
        <w:tblW w:w="6146" w:type="dxa"/>
        <w:jc w:val="center"/>
        <w:tblLook w:val="04A0" w:firstRow="1" w:lastRow="0" w:firstColumn="1" w:lastColumn="0" w:noHBand="0" w:noVBand="1"/>
      </w:tblPr>
      <w:tblGrid>
        <w:gridCol w:w="1246"/>
        <w:gridCol w:w="2380"/>
        <w:gridCol w:w="1420"/>
        <w:gridCol w:w="1100"/>
      </w:tblGrid>
      <w:tr w:rsidR="001330CF" w:rsidRPr="001330CF" w14:paraId="6470719D" w14:textId="77777777" w:rsidTr="00A26529">
        <w:trPr>
          <w:trHeight w:val="300"/>
          <w:jc w:val="center"/>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7CBD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Warehouse</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14:paraId="2EC325F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Mobile Equipment Type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F940CB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Location Class</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DB85A6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Capability</w:t>
            </w:r>
          </w:p>
        </w:tc>
      </w:tr>
      <w:tr w:rsidR="001330CF" w:rsidRPr="001330CF" w14:paraId="5F344EB3"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346455F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08424C1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726D7E5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D172</w:t>
            </w:r>
          </w:p>
        </w:tc>
        <w:tc>
          <w:tcPr>
            <w:tcW w:w="1100" w:type="dxa"/>
            <w:tcBorders>
              <w:top w:val="nil"/>
              <w:left w:val="nil"/>
              <w:bottom w:val="single" w:sz="4" w:space="0" w:color="auto"/>
              <w:right w:val="single" w:sz="4" w:space="0" w:color="auto"/>
            </w:tcBorders>
            <w:shd w:val="clear" w:color="auto" w:fill="auto"/>
            <w:noWrap/>
            <w:vAlign w:val="bottom"/>
            <w:hideMark/>
          </w:tcPr>
          <w:p w14:paraId="6D93EE92"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44202D4F"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74BC060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6C3F8AE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5CC0129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D187</w:t>
            </w:r>
          </w:p>
        </w:tc>
        <w:tc>
          <w:tcPr>
            <w:tcW w:w="1100" w:type="dxa"/>
            <w:tcBorders>
              <w:top w:val="nil"/>
              <w:left w:val="nil"/>
              <w:bottom w:val="single" w:sz="4" w:space="0" w:color="auto"/>
              <w:right w:val="single" w:sz="4" w:space="0" w:color="auto"/>
            </w:tcBorders>
            <w:shd w:val="clear" w:color="auto" w:fill="auto"/>
            <w:noWrap/>
            <w:vAlign w:val="bottom"/>
            <w:hideMark/>
          </w:tcPr>
          <w:p w14:paraId="4F95E28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60D0B711"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2177087E"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6E8D869D"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467221C2"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HS25</w:t>
            </w:r>
          </w:p>
        </w:tc>
        <w:tc>
          <w:tcPr>
            <w:tcW w:w="1100" w:type="dxa"/>
            <w:tcBorders>
              <w:top w:val="nil"/>
              <w:left w:val="nil"/>
              <w:bottom w:val="single" w:sz="4" w:space="0" w:color="auto"/>
              <w:right w:val="single" w:sz="4" w:space="0" w:color="auto"/>
            </w:tcBorders>
            <w:shd w:val="clear" w:color="auto" w:fill="auto"/>
            <w:noWrap/>
            <w:vAlign w:val="bottom"/>
            <w:hideMark/>
          </w:tcPr>
          <w:p w14:paraId="2385D88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02657E90"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420BE2F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5D0EE4C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1F6AEE2D"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HS38</w:t>
            </w:r>
          </w:p>
        </w:tc>
        <w:tc>
          <w:tcPr>
            <w:tcW w:w="1100" w:type="dxa"/>
            <w:tcBorders>
              <w:top w:val="nil"/>
              <w:left w:val="nil"/>
              <w:bottom w:val="single" w:sz="4" w:space="0" w:color="auto"/>
              <w:right w:val="single" w:sz="4" w:space="0" w:color="auto"/>
            </w:tcBorders>
            <w:shd w:val="clear" w:color="auto" w:fill="auto"/>
            <w:noWrap/>
            <w:vAlign w:val="bottom"/>
            <w:hideMark/>
          </w:tcPr>
          <w:p w14:paraId="643FE5F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22AB733D"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0AB5014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lastRenderedPageBreak/>
              <w:t>VDC</w:t>
            </w:r>
          </w:p>
        </w:tc>
        <w:tc>
          <w:tcPr>
            <w:tcW w:w="2380" w:type="dxa"/>
            <w:tcBorders>
              <w:top w:val="nil"/>
              <w:left w:val="nil"/>
              <w:bottom w:val="single" w:sz="4" w:space="0" w:color="auto"/>
              <w:right w:val="single" w:sz="4" w:space="0" w:color="auto"/>
            </w:tcBorders>
            <w:shd w:val="clear" w:color="auto" w:fill="auto"/>
            <w:noWrap/>
            <w:vAlign w:val="bottom"/>
            <w:hideMark/>
          </w:tcPr>
          <w:p w14:paraId="5CFEC5A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34F185BB"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P152</w:t>
            </w:r>
          </w:p>
        </w:tc>
        <w:tc>
          <w:tcPr>
            <w:tcW w:w="1100" w:type="dxa"/>
            <w:tcBorders>
              <w:top w:val="nil"/>
              <w:left w:val="nil"/>
              <w:bottom w:val="single" w:sz="4" w:space="0" w:color="auto"/>
              <w:right w:val="single" w:sz="4" w:space="0" w:color="auto"/>
            </w:tcBorders>
            <w:shd w:val="clear" w:color="auto" w:fill="auto"/>
            <w:noWrap/>
            <w:vAlign w:val="bottom"/>
            <w:hideMark/>
          </w:tcPr>
          <w:p w14:paraId="30A41AF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09C43EA3"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2670A82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4AEFB47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68EAF9F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P187</w:t>
            </w:r>
          </w:p>
        </w:tc>
        <w:tc>
          <w:tcPr>
            <w:tcW w:w="1100" w:type="dxa"/>
            <w:tcBorders>
              <w:top w:val="nil"/>
              <w:left w:val="nil"/>
              <w:bottom w:val="single" w:sz="4" w:space="0" w:color="auto"/>
              <w:right w:val="single" w:sz="4" w:space="0" w:color="auto"/>
            </w:tcBorders>
            <w:shd w:val="clear" w:color="auto" w:fill="auto"/>
            <w:noWrap/>
            <w:vAlign w:val="bottom"/>
            <w:hideMark/>
          </w:tcPr>
          <w:p w14:paraId="1984768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319802A5"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48A3B70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4BB149C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6B684702"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P69</w:t>
            </w:r>
          </w:p>
        </w:tc>
        <w:tc>
          <w:tcPr>
            <w:tcW w:w="1100" w:type="dxa"/>
            <w:tcBorders>
              <w:top w:val="nil"/>
              <w:left w:val="nil"/>
              <w:bottom w:val="single" w:sz="4" w:space="0" w:color="auto"/>
              <w:right w:val="single" w:sz="4" w:space="0" w:color="auto"/>
            </w:tcBorders>
            <w:shd w:val="clear" w:color="auto" w:fill="auto"/>
            <w:noWrap/>
            <w:vAlign w:val="bottom"/>
            <w:hideMark/>
          </w:tcPr>
          <w:p w14:paraId="1A79114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7186F0D0"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2FAA3C7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30DEC13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6CA6BA2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P76</w:t>
            </w:r>
          </w:p>
        </w:tc>
        <w:tc>
          <w:tcPr>
            <w:tcW w:w="1100" w:type="dxa"/>
            <w:tcBorders>
              <w:top w:val="nil"/>
              <w:left w:val="nil"/>
              <w:bottom w:val="single" w:sz="4" w:space="0" w:color="auto"/>
              <w:right w:val="single" w:sz="4" w:space="0" w:color="auto"/>
            </w:tcBorders>
            <w:shd w:val="clear" w:color="auto" w:fill="auto"/>
            <w:noWrap/>
            <w:vAlign w:val="bottom"/>
            <w:hideMark/>
          </w:tcPr>
          <w:p w14:paraId="5340A1AB"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351DD06B"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60D157A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5A1C26FD"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05108DC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T370</w:t>
            </w:r>
          </w:p>
        </w:tc>
        <w:tc>
          <w:tcPr>
            <w:tcW w:w="1100" w:type="dxa"/>
            <w:tcBorders>
              <w:top w:val="nil"/>
              <w:left w:val="nil"/>
              <w:bottom w:val="single" w:sz="4" w:space="0" w:color="auto"/>
              <w:right w:val="single" w:sz="4" w:space="0" w:color="auto"/>
            </w:tcBorders>
            <w:shd w:val="clear" w:color="auto" w:fill="auto"/>
            <w:noWrap/>
            <w:vAlign w:val="bottom"/>
            <w:hideMark/>
          </w:tcPr>
          <w:p w14:paraId="671BEB4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7707953A"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53D1799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2632F5E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0C1009B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T81</w:t>
            </w:r>
          </w:p>
        </w:tc>
        <w:tc>
          <w:tcPr>
            <w:tcW w:w="1100" w:type="dxa"/>
            <w:tcBorders>
              <w:top w:val="nil"/>
              <w:left w:val="nil"/>
              <w:bottom w:val="single" w:sz="4" w:space="0" w:color="auto"/>
              <w:right w:val="single" w:sz="4" w:space="0" w:color="auto"/>
            </w:tcBorders>
            <w:shd w:val="clear" w:color="auto" w:fill="auto"/>
            <w:noWrap/>
            <w:vAlign w:val="bottom"/>
            <w:hideMark/>
          </w:tcPr>
          <w:p w14:paraId="5E517BCF"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45154D2C"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78F4DAE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647E2A3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5726E55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T88</w:t>
            </w:r>
          </w:p>
        </w:tc>
        <w:tc>
          <w:tcPr>
            <w:tcW w:w="1100" w:type="dxa"/>
            <w:tcBorders>
              <w:top w:val="nil"/>
              <w:left w:val="nil"/>
              <w:bottom w:val="single" w:sz="4" w:space="0" w:color="auto"/>
              <w:right w:val="single" w:sz="4" w:space="0" w:color="auto"/>
            </w:tcBorders>
            <w:shd w:val="clear" w:color="auto" w:fill="auto"/>
            <w:noWrap/>
            <w:vAlign w:val="bottom"/>
            <w:hideMark/>
          </w:tcPr>
          <w:p w14:paraId="0A38EE2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2C4F49F7"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432419C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5AFDBE6F"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537F8BAE"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OTHR</w:t>
            </w:r>
          </w:p>
        </w:tc>
        <w:tc>
          <w:tcPr>
            <w:tcW w:w="1100" w:type="dxa"/>
            <w:tcBorders>
              <w:top w:val="nil"/>
              <w:left w:val="nil"/>
              <w:bottom w:val="single" w:sz="4" w:space="0" w:color="auto"/>
              <w:right w:val="single" w:sz="4" w:space="0" w:color="auto"/>
            </w:tcBorders>
            <w:shd w:val="clear" w:color="auto" w:fill="auto"/>
            <w:noWrap/>
            <w:vAlign w:val="bottom"/>
            <w:hideMark/>
          </w:tcPr>
          <w:p w14:paraId="5F1E668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18579A17"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78D5602B"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2CD750D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5B457F0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DOCK</w:t>
            </w:r>
          </w:p>
        </w:tc>
        <w:tc>
          <w:tcPr>
            <w:tcW w:w="1100" w:type="dxa"/>
            <w:tcBorders>
              <w:top w:val="nil"/>
              <w:left w:val="nil"/>
              <w:bottom w:val="single" w:sz="4" w:space="0" w:color="auto"/>
              <w:right w:val="single" w:sz="4" w:space="0" w:color="auto"/>
            </w:tcBorders>
            <w:shd w:val="clear" w:color="auto" w:fill="auto"/>
            <w:noWrap/>
            <w:vAlign w:val="bottom"/>
            <w:hideMark/>
          </w:tcPr>
          <w:p w14:paraId="142631F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7F6900A4"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73BF112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0402439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65E6B3EB"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RECV</w:t>
            </w:r>
          </w:p>
        </w:tc>
        <w:tc>
          <w:tcPr>
            <w:tcW w:w="1100" w:type="dxa"/>
            <w:tcBorders>
              <w:top w:val="nil"/>
              <w:left w:val="nil"/>
              <w:bottom w:val="single" w:sz="4" w:space="0" w:color="auto"/>
              <w:right w:val="single" w:sz="4" w:space="0" w:color="auto"/>
            </w:tcBorders>
            <w:shd w:val="clear" w:color="auto" w:fill="auto"/>
            <w:noWrap/>
            <w:vAlign w:val="bottom"/>
            <w:hideMark/>
          </w:tcPr>
          <w:p w14:paraId="5E91189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3D66702F"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7A4A7EB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16EC75A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086B01B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SHIP</w:t>
            </w:r>
          </w:p>
        </w:tc>
        <w:tc>
          <w:tcPr>
            <w:tcW w:w="1100" w:type="dxa"/>
            <w:tcBorders>
              <w:top w:val="nil"/>
              <w:left w:val="nil"/>
              <w:bottom w:val="single" w:sz="4" w:space="0" w:color="auto"/>
              <w:right w:val="single" w:sz="4" w:space="0" w:color="auto"/>
            </w:tcBorders>
            <w:shd w:val="clear" w:color="auto" w:fill="auto"/>
            <w:noWrap/>
            <w:vAlign w:val="bottom"/>
            <w:hideMark/>
          </w:tcPr>
          <w:p w14:paraId="0C2D356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52AB78AA"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1DEA84A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48EFE2BE"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35DA785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RECP</w:t>
            </w:r>
          </w:p>
        </w:tc>
        <w:tc>
          <w:tcPr>
            <w:tcW w:w="1100" w:type="dxa"/>
            <w:tcBorders>
              <w:top w:val="nil"/>
              <w:left w:val="nil"/>
              <w:bottom w:val="single" w:sz="4" w:space="0" w:color="auto"/>
              <w:right w:val="single" w:sz="4" w:space="0" w:color="auto"/>
            </w:tcBorders>
            <w:shd w:val="clear" w:color="auto" w:fill="auto"/>
            <w:noWrap/>
            <w:vAlign w:val="bottom"/>
            <w:hideMark/>
          </w:tcPr>
          <w:p w14:paraId="1946F82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36E29069"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4BC4D2B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58D4AF0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724BF66F"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C187</w:t>
            </w:r>
          </w:p>
        </w:tc>
        <w:tc>
          <w:tcPr>
            <w:tcW w:w="1100" w:type="dxa"/>
            <w:tcBorders>
              <w:top w:val="nil"/>
              <w:left w:val="nil"/>
              <w:bottom w:val="single" w:sz="4" w:space="0" w:color="auto"/>
              <w:right w:val="single" w:sz="4" w:space="0" w:color="auto"/>
            </w:tcBorders>
            <w:shd w:val="clear" w:color="auto" w:fill="auto"/>
            <w:noWrap/>
            <w:vAlign w:val="bottom"/>
            <w:hideMark/>
          </w:tcPr>
          <w:p w14:paraId="6739FE6D"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0D2F0404"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2CCAECCE"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7FEB5A72"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02F9CFC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C152</w:t>
            </w:r>
          </w:p>
        </w:tc>
        <w:tc>
          <w:tcPr>
            <w:tcW w:w="1100" w:type="dxa"/>
            <w:tcBorders>
              <w:top w:val="nil"/>
              <w:left w:val="nil"/>
              <w:bottom w:val="single" w:sz="4" w:space="0" w:color="auto"/>
              <w:right w:val="single" w:sz="4" w:space="0" w:color="auto"/>
            </w:tcBorders>
            <w:shd w:val="clear" w:color="auto" w:fill="auto"/>
            <w:noWrap/>
            <w:vAlign w:val="bottom"/>
            <w:hideMark/>
          </w:tcPr>
          <w:p w14:paraId="44A51BF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32963645"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5FB9CEC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763F043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6A91438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CS25</w:t>
            </w:r>
          </w:p>
        </w:tc>
        <w:tc>
          <w:tcPr>
            <w:tcW w:w="1100" w:type="dxa"/>
            <w:tcBorders>
              <w:top w:val="nil"/>
              <w:left w:val="nil"/>
              <w:bottom w:val="single" w:sz="4" w:space="0" w:color="auto"/>
              <w:right w:val="single" w:sz="4" w:space="0" w:color="auto"/>
            </w:tcBorders>
            <w:shd w:val="clear" w:color="auto" w:fill="auto"/>
            <w:noWrap/>
            <w:vAlign w:val="bottom"/>
            <w:hideMark/>
          </w:tcPr>
          <w:p w14:paraId="61D7E5C2"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1AEF9CD7" w14:textId="77777777" w:rsidTr="00A26529">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47ACB30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475D1C10"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PFRH</w:t>
            </w:r>
          </w:p>
        </w:tc>
        <w:tc>
          <w:tcPr>
            <w:tcW w:w="1420" w:type="dxa"/>
            <w:tcBorders>
              <w:top w:val="nil"/>
              <w:left w:val="nil"/>
              <w:bottom w:val="single" w:sz="4" w:space="0" w:color="auto"/>
              <w:right w:val="single" w:sz="4" w:space="0" w:color="auto"/>
            </w:tcBorders>
            <w:shd w:val="clear" w:color="auto" w:fill="auto"/>
            <w:noWrap/>
            <w:vAlign w:val="bottom"/>
            <w:hideMark/>
          </w:tcPr>
          <w:p w14:paraId="5A0A69B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CS38</w:t>
            </w:r>
          </w:p>
        </w:tc>
        <w:tc>
          <w:tcPr>
            <w:tcW w:w="1100" w:type="dxa"/>
            <w:tcBorders>
              <w:top w:val="nil"/>
              <w:left w:val="nil"/>
              <w:bottom w:val="single" w:sz="4" w:space="0" w:color="auto"/>
              <w:right w:val="single" w:sz="4" w:space="0" w:color="auto"/>
            </w:tcBorders>
            <w:shd w:val="clear" w:color="auto" w:fill="auto"/>
            <w:noWrap/>
            <w:vAlign w:val="bottom"/>
            <w:hideMark/>
          </w:tcPr>
          <w:p w14:paraId="5C85FAB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bl>
    <w:p w14:paraId="7F22BE3F" w14:textId="48943BDB" w:rsidR="00592617" w:rsidRDefault="00592617" w:rsidP="00592617">
      <w:pPr>
        <w:tabs>
          <w:tab w:val="left" w:pos="1980"/>
        </w:tabs>
        <w:spacing w:after="0" w:line="240" w:lineRule="auto"/>
      </w:pPr>
      <w:r>
        <w:t xml:space="preserve"> </w:t>
      </w:r>
    </w:p>
    <w:tbl>
      <w:tblPr>
        <w:tblW w:w="6146" w:type="dxa"/>
        <w:jc w:val="center"/>
        <w:tblLook w:val="04A0" w:firstRow="1" w:lastRow="0" w:firstColumn="1" w:lastColumn="0" w:noHBand="0" w:noVBand="1"/>
      </w:tblPr>
      <w:tblGrid>
        <w:gridCol w:w="1246"/>
        <w:gridCol w:w="2380"/>
        <w:gridCol w:w="1420"/>
        <w:gridCol w:w="1100"/>
      </w:tblGrid>
      <w:tr w:rsidR="001330CF" w:rsidRPr="001330CF" w14:paraId="70020B97" w14:textId="77777777" w:rsidTr="008705EE">
        <w:trPr>
          <w:trHeight w:val="300"/>
          <w:jc w:val="center"/>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7542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Warehouse</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14:paraId="2A63DE0B"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Mobile Equipment Type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544A143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Location Class</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8F6D2CE"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Capability</w:t>
            </w:r>
          </w:p>
        </w:tc>
      </w:tr>
      <w:tr w:rsidR="001330CF" w:rsidRPr="001330CF" w14:paraId="729AE54E"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19838922"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663098C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716198F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P187</w:t>
            </w:r>
          </w:p>
        </w:tc>
        <w:tc>
          <w:tcPr>
            <w:tcW w:w="1100" w:type="dxa"/>
            <w:tcBorders>
              <w:top w:val="nil"/>
              <w:left w:val="nil"/>
              <w:bottom w:val="single" w:sz="4" w:space="0" w:color="auto"/>
              <w:right w:val="single" w:sz="4" w:space="0" w:color="auto"/>
            </w:tcBorders>
            <w:shd w:val="clear" w:color="auto" w:fill="auto"/>
            <w:noWrap/>
            <w:vAlign w:val="bottom"/>
            <w:hideMark/>
          </w:tcPr>
          <w:p w14:paraId="48369FBD"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115A233B"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3B5BE4C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4F63D73E"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44454D8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D187</w:t>
            </w:r>
          </w:p>
        </w:tc>
        <w:tc>
          <w:tcPr>
            <w:tcW w:w="1100" w:type="dxa"/>
            <w:tcBorders>
              <w:top w:val="nil"/>
              <w:left w:val="nil"/>
              <w:bottom w:val="single" w:sz="4" w:space="0" w:color="auto"/>
              <w:right w:val="single" w:sz="4" w:space="0" w:color="auto"/>
            </w:tcBorders>
            <w:shd w:val="clear" w:color="auto" w:fill="auto"/>
            <w:noWrap/>
            <w:vAlign w:val="bottom"/>
            <w:hideMark/>
          </w:tcPr>
          <w:p w14:paraId="31BBEC0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50419D5F"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4A0656BD"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703A755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0DB54F6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P69</w:t>
            </w:r>
          </w:p>
        </w:tc>
        <w:tc>
          <w:tcPr>
            <w:tcW w:w="1100" w:type="dxa"/>
            <w:tcBorders>
              <w:top w:val="nil"/>
              <w:left w:val="nil"/>
              <w:bottom w:val="single" w:sz="4" w:space="0" w:color="auto"/>
              <w:right w:val="single" w:sz="4" w:space="0" w:color="auto"/>
            </w:tcBorders>
            <w:shd w:val="clear" w:color="auto" w:fill="auto"/>
            <w:noWrap/>
            <w:vAlign w:val="bottom"/>
            <w:hideMark/>
          </w:tcPr>
          <w:p w14:paraId="7FB4A59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1CFDD6FD"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003F279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11DEC32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29F11C8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P76</w:t>
            </w:r>
          </w:p>
        </w:tc>
        <w:tc>
          <w:tcPr>
            <w:tcW w:w="1100" w:type="dxa"/>
            <w:tcBorders>
              <w:top w:val="nil"/>
              <w:left w:val="nil"/>
              <w:bottom w:val="single" w:sz="4" w:space="0" w:color="auto"/>
              <w:right w:val="single" w:sz="4" w:space="0" w:color="auto"/>
            </w:tcBorders>
            <w:shd w:val="clear" w:color="auto" w:fill="auto"/>
            <w:noWrap/>
            <w:vAlign w:val="bottom"/>
            <w:hideMark/>
          </w:tcPr>
          <w:p w14:paraId="21DFAD0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19426E43"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512D5B8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541D766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0953386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HS25</w:t>
            </w:r>
          </w:p>
        </w:tc>
        <w:tc>
          <w:tcPr>
            <w:tcW w:w="1100" w:type="dxa"/>
            <w:tcBorders>
              <w:top w:val="nil"/>
              <w:left w:val="nil"/>
              <w:bottom w:val="single" w:sz="4" w:space="0" w:color="auto"/>
              <w:right w:val="single" w:sz="4" w:space="0" w:color="auto"/>
            </w:tcBorders>
            <w:shd w:val="clear" w:color="auto" w:fill="auto"/>
            <w:noWrap/>
            <w:vAlign w:val="bottom"/>
            <w:hideMark/>
          </w:tcPr>
          <w:p w14:paraId="58A6FCF0"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09BF54F8"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248CC97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4819E53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247B9360"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HS38</w:t>
            </w:r>
          </w:p>
        </w:tc>
        <w:tc>
          <w:tcPr>
            <w:tcW w:w="1100" w:type="dxa"/>
            <w:tcBorders>
              <w:top w:val="nil"/>
              <w:left w:val="nil"/>
              <w:bottom w:val="single" w:sz="4" w:space="0" w:color="auto"/>
              <w:right w:val="single" w:sz="4" w:space="0" w:color="auto"/>
            </w:tcBorders>
            <w:shd w:val="clear" w:color="auto" w:fill="auto"/>
            <w:noWrap/>
            <w:vAlign w:val="bottom"/>
            <w:hideMark/>
          </w:tcPr>
          <w:p w14:paraId="33D1914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2C75EEFE"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0C2B717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79AC544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632AA35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BL31</w:t>
            </w:r>
          </w:p>
        </w:tc>
        <w:tc>
          <w:tcPr>
            <w:tcW w:w="1100" w:type="dxa"/>
            <w:tcBorders>
              <w:top w:val="nil"/>
              <w:left w:val="nil"/>
              <w:bottom w:val="single" w:sz="4" w:space="0" w:color="auto"/>
              <w:right w:val="single" w:sz="4" w:space="0" w:color="auto"/>
            </w:tcBorders>
            <w:shd w:val="clear" w:color="auto" w:fill="auto"/>
            <w:noWrap/>
            <w:vAlign w:val="bottom"/>
            <w:hideMark/>
          </w:tcPr>
          <w:p w14:paraId="75C89E8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6F1BBDE7"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435E533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14ABA07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1737477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T370</w:t>
            </w:r>
          </w:p>
        </w:tc>
        <w:tc>
          <w:tcPr>
            <w:tcW w:w="1100" w:type="dxa"/>
            <w:tcBorders>
              <w:top w:val="nil"/>
              <w:left w:val="nil"/>
              <w:bottom w:val="single" w:sz="4" w:space="0" w:color="auto"/>
              <w:right w:val="single" w:sz="4" w:space="0" w:color="auto"/>
            </w:tcBorders>
            <w:shd w:val="clear" w:color="auto" w:fill="auto"/>
            <w:noWrap/>
            <w:vAlign w:val="bottom"/>
            <w:hideMark/>
          </w:tcPr>
          <w:p w14:paraId="3EBCE14B"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3D308C06"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3D18B69F"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7822B65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66B9495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OTHR</w:t>
            </w:r>
          </w:p>
        </w:tc>
        <w:tc>
          <w:tcPr>
            <w:tcW w:w="1100" w:type="dxa"/>
            <w:tcBorders>
              <w:top w:val="nil"/>
              <w:left w:val="nil"/>
              <w:bottom w:val="single" w:sz="4" w:space="0" w:color="auto"/>
              <w:right w:val="single" w:sz="4" w:space="0" w:color="auto"/>
            </w:tcBorders>
            <w:shd w:val="clear" w:color="auto" w:fill="auto"/>
            <w:noWrap/>
            <w:vAlign w:val="bottom"/>
            <w:hideMark/>
          </w:tcPr>
          <w:p w14:paraId="6D3FA1D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3F31D1B1"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0A7890A2"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4E51512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20A2DE6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DOCK</w:t>
            </w:r>
          </w:p>
        </w:tc>
        <w:tc>
          <w:tcPr>
            <w:tcW w:w="1100" w:type="dxa"/>
            <w:tcBorders>
              <w:top w:val="nil"/>
              <w:left w:val="nil"/>
              <w:bottom w:val="single" w:sz="4" w:space="0" w:color="auto"/>
              <w:right w:val="single" w:sz="4" w:space="0" w:color="auto"/>
            </w:tcBorders>
            <w:shd w:val="clear" w:color="auto" w:fill="auto"/>
            <w:noWrap/>
            <w:vAlign w:val="bottom"/>
            <w:hideMark/>
          </w:tcPr>
          <w:p w14:paraId="233B90E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60617CBE"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754657D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26A53D42"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2C2BD89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RECV</w:t>
            </w:r>
          </w:p>
        </w:tc>
        <w:tc>
          <w:tcPr>
            <w:tcW w:w="1100" w:type="dxa"/>
            <w:tcBorders>
              <w:top w:val="nil"/>
              <w:left w:val="nil"/>
              <w:bottom w:val="single" w:sz="4" w:space="0" w:color="auto"/>
              <w:right w:val="single" w:sz="4" w:space="0" w:color="auto"/>
            </w:tcBorders>
            <w:shd w:val="clear" w:color="auto" w:fill="auto"/>
            <w:noWrap/>
            <w:vAlign w:val="bottom"/>
            <w:hideMark/>
          </w:tcPr>
          <w:p w14:paraId="29208A2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31A24429"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16FB7F2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4949FE3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36AA784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SHIP</w:t>
            </w:r>
          </w:p>
        </w:tc>
        <w:tc>
          <w:tcPr>
            <w:tcW w:w="1100" w:type="dxa"/>
            <w:tcBorders>
              <w:top w:val="nil"/>
              <w:left w:val="nil"/>
              <w:bottom w:val="single" w:sz="4" w:space="0" w:color="auto"/>
              <w:right w:val="single" w:sz="4" w:space="0" w:color="auto"/>
            </w:tcBorders>
            <w:shd w:val="clear" w:color="auto" w:fill="auto"/>
            <w:noWrap/>
            <w:vAlign w:val="bottom"/>
            <w:hideMark/>
          </w:tcPr>
          <w:p w14:paraId="44D4C54F"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747B1F7D"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391DB84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44335E6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PM</w:t>
            </w:r>
          </w:p>
        </w:tc>
        <w:tc>
          <w:tcPr>
            <w:tcW w:w="1420" w:type="dxa"/>
            <w:tcBorders>
              <w:top w:val="nil"/>
              <w:left w:val="nil"/>
              <w:bottom w:val="single" w:sz="4" w:space="0" w:color="auto"/>
              <w:right w:val="single" w:sz="4" w:space="0" w:color="auto"/>
            </w:tcBorders>
            <w:shd w:val="clear" w:color="auto" w:fill="auto"/>
            <w:noWrap/>
            <w:vAlign w:val="bottom"/>
            <w:hideMark/>
          </w:tcPr>
          <w:p w14:paraId="01B94A6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RECP</w:t>
            </w:r>
          </w:p>
        </w:tc>
        <w:tc>
          <w:tcPr>
            <w:tcW w:w="1100" w:type="dxa"/>
            <w:tcBorders>
              <w:top w:val="nil"/>
              <w:left w:val="nil"/>
              <w:bottom w:val="single" w:sz="4" w:space="0" w:color="auto"/>
              <w:right w:val="single" w:sz="4" w:space="0" w:color="auto"/>
            </w:tcBorders>
            <w:shd w:val="clear" w:color="auto" w:fill="auto"/>
            <w:noWrap/>
            <w:vAlign w:val="bottom"/>
            <w:hideMark/>
          </w:tcPr>
          <w:p w14:paraId="3C67C84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bl>
    <w:p w14:paraId="43DE31E2" w14:textId="77777777" w:rsidR="00C700B3" w:rsidRDefault="00C700B3" w:rsidP="001330CF">
      <w:pPr>
        <w:spacing w:after="0" w:line="240" w:lineRule="auto"/>
        <w:jc w:val="center"/>
        <w:textAlignment w:val="center"/>
        <w:rPr>
          <w:rFonts w:eastAsia="Times New Roman" w:cs="Calibri"/>
        </w:rPr>
      </w:pPr>
    </w:p>
    <w:tbl>
      <w:tblPr>
        <w:tblW w:w="6146" w:type="dxa"/>
        <w:jc w:val="center"/>
        <w:tblLook w:val="04A0" w:firstRow="1" w:lastRow="0" w:firstColumn="1" w:lastColumn="0" w:noHBand="0" w:noVBand="1"/>
      </w:tblPr>
      <w:tblGrid>
        <w:gridCol w:w="1246"/>
        <w:gridCol w:w="2380"/>
        <w:gridCol w:w="1420"/>
        <w:gridCol w:w="1100"/>
      </w:tblGrid>
      <w:tr w:rsidR="001330CF" w:rsidRPr="001330CF" w14:paraId="3457FDF8" w14:textId="77777777" w:rsidTr="008705EE">
        <w:trPr>
          <w:trHeight w:val="300"/>
          <w:jc w:val="center"/>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6C5F0"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Warehouse</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14:paraId="1654761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Mobile Equipment Type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143D5A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Location Class</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26769F0"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Capability</w:t>
            </w:r>
          </w:p>
        </w:tc>
      </w:tr>
      <w:tr w:rsidR="001330CF" w:rsidRPr="001330CF" w14:paraId="23AABEDD"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1C8A4F4E"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01111ED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08D88D6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D172</w:t>
            </w:r>
          </w:p>
        </w:tc>
        <w:tc>
          <w:tcPr>
            <w:tcW w:w="1100" w:type="dxa"/>
            <w:tcBorders>
              <w:top w:val="nil"/>
              <w:left w:val="nil"/>
              <w:bottom w:val="single" w:sz="4" w:space="0" w:color="auto"/>
              <w:right w:val="single" w:sz="4" w:space="0" w:color="auto"/>
            </w:tcBorders>
            <w:shd w:val="clear" w:color="auto" w:fill="auto"/>
            <w:noWrap/>
            <w:vAlign w:val="bottom"/>
            <w:hideMark/>
          </w:tcPr>
          <w:p w14:paraId="76B5487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382E5C0F"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6868DF1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1A43D8D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37E2754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D187</w:t>
            </w:r>
          </w:p>
        </w:tc>
        <w:tc>
          <w:tcPr>
            <w:tcW w:w="1100" w:type="dxa"/>
            <w:tcBorders>
              <w:top w:val="nil"/>
              <w:left w:val="nil"/>
              <w:bottom w:val="single" w:sz="4" w:space="0" w:color="auto"/>
              <w:right w:val="single" w:sz="4" w:space="0" w:color="auto"/>
            </w:tcBorders>
            <w:shd w:val="clear" w:color="auto" w:fill="auto"/>
            <w:noWrap/>
            <w:vAlign w:val="bottom"/>
            <w:hideMark/>
          </w:tcPr>
          <w:p w14:paraId="05B97E4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2630BD7C"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658E855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279F196D"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1D9F3FDE"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HS25</w:t>
            </w:r>
          </w:p>
        </w:tc>
        <w:tc>
          <w:tcPr>
            <w:tcW w:w="1100" w:type="dxa"/>
            <w:tcBorders>
              <w:top w:val="nil"/>
              <w:left w:val="nil"/>
              <w:bottom w:val="single" w:sz="4" w:space="0" w:color="auto"/>
              <w:right w:val="single" w:sz="4" w:space="0" w:color="auto"/>
            </w:tcBorders>
            <w:shd w:val="clear" w:color="auto" w:fill="auto"/>
            <w:noWrap/>
            <w:vAlign w:val="bottom"/>
            <w:hideMark/>
          </w:tcPr>
          <w:p w14:paraId="0161F64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24C8725B"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36E1F56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1590F822"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758BDB9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HS38</w:t>
            </w:r>
          </w:p>
        </w:tc>
        <w:tc>
          <w:tcPr>
            <w:tcW w:w="1100" w:type="dxa"/>
            <w:tcBorders>
              <w:top w:val="nil"/>
              <w:left w:val="nil"/>
              <w:bottom w:val="single" w:sz="4" w:space="0" w:color="auto"/>
              <w:right w:val="single" w:sz="4" w:space="0" w:color="auto"/>
            </w:tcBorders>
            <w:shd w:val="clear" w:color="auto" w:fill="auto"/>
            <w:noWrap/>
            <w:vAlign w:val="bottom"/>
            <w:hideMark/>
          </w:tcPr>
          <w:p w14:paraId="1173DBEB"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46FBFC54"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38D7D870"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4B971030"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7D54D08F"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P152</w:t>
            </w:r>
          </w:p>
        </w:tc>
        <w:tc>
          <w:tcPr>
            <w:tcW w:w="1100" w:type="dxa"/>
            <w:tcBorders>
              <w:top w:val="nil"/>
              <w:left w:val="nil"/>
              <w:bottom w:val="single" w:sz="4" w:space="0" w:color="auto"/>
              <w:right w:val="single" w:sz="4" w:space="0" w:color="auto"/>
            </w:tcBorders>
            <w:shd w:val="clear" w:color="auto" w:fill="auto"/>
            <w:noWrap/>
            <w:vAlign w:val="bottom"/>
            <w:hideMark/>
          </w:tcPr>
          <w:p w14:paraId="39D1F6F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2EB5BE22"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4C0C0EDD"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05A300C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59620A5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P187</w:t>
            </w:r>
          </w:p>
        </w:tc>
        <w:tc>
          <w:tcPr>
            <w:tcW w:w="1100" w:type="dxa"/>
            <w:tcBorders>
              <w:top w:val="nil"/>
              <w:left w:val="nil"/>
              <w:bottom w:val="single" w:sz="4" w:space="0" w:color="auto"/>
              <w:right w:val="single" w:sz="4" w:space="0" w:color="auto"/>
            </w:tcBorders>
            <w:shd w:val="clear" w:color="auto" w:fill="auto"/>
            <w:noWrap/>
            <w:vAlign w:val="bottom"/>
            <w:hideMark/>
          </w:tcPr>
          <w:p w14:paraId="2132A37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6609DE89"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0D4BF72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3655034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766BCDE0"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P69</w:t>
            </w:r>
          </w:p>
        </w:tc>
        <w:tc>
          <w:tcPr>
            <w:tcW w:w="1100" w:type="dxa"/>
            <w:tcBorders>
              <w:top w:val="nil"/>
              <w:left w:val="nil"/>
              <w:bottom w:val="single" w:sz="4" w:space="0" w:color="auto"/>
              <w:right w:val="single" w:sz="4" w:space="0" w:color="auto"/>
            </w:tcBorders>
            <w:shd w:val="clear" w:color="auto" w:fill="auto"/>
            <w:noWrap/>
            <w:vAlign w:val="bottom"/>
            <w:hideMark/>
          </w:tcPr>
          <w:p w14:paraId="20C5F9B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09696DF3"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23AB0DAE"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743892DE"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3967338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P76</w:t>
            </w:r>
          </w:p>
        </w:tc>
        <w:tc>
          <w:tcPr>
            <w:tcW w:w="1100" w:type="dxa"/>
            <w:tcBorders>
              <w:top w:val="nil"/>
              <w:left w:val="nil"/>
              <w:bottom w:val="single" w:sz="4" w:space="0" w:color="auto"/>
              <w:right w:val="single" w:sz="4" w:space="0" w:color="auto"/>
            </w:tcBorders>
            <w:shd w:val="clear" w:color="auto" w:fill="auto"/>
            <w:noWrap/>
            <w:vAlign w:val="bottom"/>
            <w:hideMark/>
          </w:tcPr>
          <w:p w14:paraId="472FA212"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42655E5B"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2CABBBD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535252FD"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1846A7F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T370</w:t>
            </w:r>
          </w:p>
        </w:tc>
        <w:tc>
          <w:tcPr>
            <w:tcW w:w="1100" w:type="dxa"/>
            <w:tcBorders>
              <w:top w:val="nil"/>
              <w:left w:val="nil"/>
              <w:bottom w:val="single" w:sz="4" w:space="0" w:color="auto"/>
              <w:right w:val="single" w:sz="4" w:space="0" w:color="auto"/>
            </w:tcBorders>
            <w:shd w:val="clear" w:color="auto" w:fill="auto"/>
            <w:noWrap/>
            <w:vAlign w:val="bottom"/>
            <w:hideMark/>
          </w:tcPr>
          <w:p w14:paraId="69A6E32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5CE6793E"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45E1A75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7CDCBB9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3B15A902"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T81</w:t>
            </w:r>
          </w:p>
        </w:tc>
        <w:tc>
          <w:tcPr>
            <w:tcW w:w="1100" w:type="dxa"/>
            <w:tcBorders>
              <w:top w:val="nil"/>
              <w:left w:val="nil"/>
              <w:bottom w:val="single" w:sz="4" w:space="0" w:color="auto"/>
              <w:right w:val="single" w:sz="4" w:space="0" w:color="auto"/>
            </w:tcBorders>
            <w:shd w:val="clear" w:color="auto" w:fill="auto"/>
            <w:noWrap/>
            <w:vAlign w:val="bottom"/>
            <w:hideMark/>
          </w:tcPr>
          <w:p w14:paraId="4901960E"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6C0D8F07"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10C6176B"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lastRenderedPageBreak/>
              <w:t>VDC</w:t>
            </w:r>
          </w:p>
        </w:tc>
        <w:tc>
          <w:tcPr>
            <w:tcW w:w="2380" w:type="dxa"/>
            <w:tcBorders>
              <w:top w:val="nil"/>
              <w:left w:val="nil"/>
              <w:bottom w:val="single" w:sz="4" w:space="0" w:color="auto"/>
              <w:right w:val="single" w:sz="4" w:space="0" w:color="auto"/>
            </w:tcBorders>
            <w:shd w:val="clear" w:color="auto" w:fill="auto"/>
            <w:noWrap/>
            <w:vAlign w:val="bottom"/>
            <w:hideMark/>
          </w:tcPr>
          <w:p w14:paraId="1A7D19D2"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4C545EB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T88</w:t>
            </w:r>
          </w:p>
        </w:tc>
        <w:tc>
          <w:tcPr>
            <w:tcW w:w="1100" w:type="dxa"/>
            <w:tcBorders>
              <w:top w:val="nil"/>
              <w:left w:val="nil"/>
              <w:bottom w:val="single" w:sz="4" w:space="0" w:color="auto"/>
              <w:right w:val="single" w:sz="4" w:space="0" w:color="auto"/>
            </w:tcBorders>
            <w:shd w:val="clear" w:color="auto" w:fill="auto"/>
            <w:noWrap/>
            <w:vAlign w:val="bottom"/>
            <w:hideMark/>
          </w:tcPr>
          <w:p w14:paraId="5BC33D2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42B09DDF"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13D70EF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3C653687"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11E9A001"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OTHR</w:t>
            </w:r>
          </w:p>
        </w:tc>
        <w:tc>
          <w:tcPr>
            <w:tcW w:w="1100" w:type="dxa"/>
            <w:tcBorders>
              <w:top w:val="nil"/>
              <w:left w:val="nil"/>
              <w:bottom w:val="single" w:sz="4" w:space="0" w:color="auto"/>
              <w:right w:val="single" w:sz="4" w:space="0" w:color="auto"/>
            </w:tcBorders>
            <w:shd w:val="clear" w:color="auto" w:fill="auto"/>
            <w:noWrap/>
            <w:vAlign w:val="bottom"/>
            <w:hideMark/>
          </w:tcPr>
          <w:p w14:paraId="4AABFA5D"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2FE15F53"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0CA556E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3E04463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4506ABCF"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DOCK</w:t>
            </w:r>
          </w:p>
        </w:tc>
        <w:tc>
          <w:tcPr>
            <w:tcW w:w="1100" w:type="dxa"/>
            <w:tcBorders>
              <w:top w:val="nil"/>
              <w:left w:val="nil"/>
              <w:bottom w:val="single" w:sz="4" w:space="0" w:color="auto"/>
              <w:right w:val="single" w:sz="4" w:space="0" w:color="auto"/>
            </w:tcBorders>
            <w:shd w:val="clear" w:color="auto" w:fill="auto"/>
            <w:noWrap/>
            <w:vAlign w:val="bottom"/>
            <w:hideMark/>
          </w:tcPr>
          <w:p w14:paraId="2BF9F96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39D06DA6"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7412BF80"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0E49953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37EE91FC"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RECV</w:t>
            </w:r>
          </w:p>
        </w:tc>
        <w:tc>
          <w:tcPr>
            <w:tcW w:w="1100" w:type="dxa"/>
            <w:tcBorders>
              <w:top w:val="nil"/>
              <w:left w:val="nil"/>
              <w:bottom w:val="single" w:sz="4" w:space="0" w:color="auto"/>
              <w:right w:val="single" w:sz="4" w:space="0" w:color="auto"/>
            </w:tcBorders>
            <w:shd w:val="clear" w:color="auto" w:fill="auto"/>
            <w:noWrap/>
            <w:vAlign w:val="bottom"/>
            <w:hideMark/>
          </w:tcPr>
          <w:p w14:paraId="56634810"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69E17720"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0C0B38FF"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25965140"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12B7CA16"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SHIP</w:t>
            </w:r>
          </w:p>
        </w:tc>
        <w:tc>
          <w:tcPr>
            <w:tcW w:w="1100" w:type="dxa"/>
            <w:tcBorders>
              <w:top w:val="nil"/>
              <w:left w:val="nil"/>
              <w:bottom w:val="single" w:sz="4" w:space="0" w:color="auto"/>
              <w:right w:val="single" w:sz="4" w:space="0" w:color="auto"/>
            </w:tcBorders>
            <w:shd w:val="clear" w:color="auto" w:fill="auto"/>
            <w:noWrap/>
            <w:vAlign w:val="bottom"/>
            <w:hideMark/>
          </w:tcPr>
          <w:p w14:paraId="2FD06C8F"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11B803B3"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09A3E3EA"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6F6B40F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00A7AC48"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RECP</w:t>
            </w:r>
          </w:p>
        </w:tc>
        <w:tc>
          <w:tcPr>
            <w:tcW w:w="1100" w:type="dxa"/>
            <w:tcBorders>
              <w:top w:val="nil"/>
              <w:left w:val="nil"/>
              <w:bottom w:val="single" w:sz="4" w:space="0" w:color="auto"/>
              <w:right w:val="single" w:sz="4" w:space="0" w:color="auto"/>
            </w:tcBorders>
            <w:shd w:val="clear" w:color="auto" w:fill="auto"/>
            <w:noWrap/>
            <w:vAlign w:val="bottom"/>
            <w:hideMark/>
          </w:tcPr>
          <w:p w14:paraId="3B88FF54"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r w:rsidR="001330CF" w:rsidRPr="001330CF" w14:paraId="107ACC57" w14:textId="77777777" w:rsidTr="008705EE">
        <w:trPr>
          <w:trHeight w:val="300"/>
          <w:jc w:val="center"/>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5B72A239"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VDC</w:t>
            </w:r>
          </w:p>
        </w:tc>
        <w:tc>
          <w:tcPr>
            <w:tcW w:w="2380" w:type="dxa"/>
            <w:tcBorders>
              <w:top w:val="nil"/>
              <w:left w:val="nil"/>
              <w:bottom w:val="single" w:sz="4" w:space="0" w:color="auto"/>
              <w:right w:val="single" w:sz="4" w:space="0" w:color="auto"/>
            </w:tcBorders>
            <w:shd w:val="clear" w:color="auto" w:fill="auto"/>
            <w:noWrap/>
            <w:vAlign w:val="bottom"/>
            <w:hideMark/>
          </w:tcPr>
          <w:p w14:paraId="57C64763"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PFR</w:t>
            </w:r>
          </w:p>
        </w:tc>
        <w:tc>
          <w:tcPr>
            <w:tcW w:w="1420" w:type="dxa"/>
            <w:tcBorders>
              <w:top w:val="nil"/>
              <w:left w:val="nil"/>
              <w:bottom w:val="single" w:sz="4" w:space="0" w:color="auto"/>
              <w:right w:val="single" w:sz="4" w:space="0" w:color="auto"/>
            </w:tcBorders>
            <w:shd w:val="clear" w:color="auto" w:fill="auto"/>
            <w:noWrap/>
            <w:vAlign w:val="bottom"/>
            <w:hideMark/>
          </w:tcPr>
          <w:p w14:paraId="6CAD834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BTPD</w:t>
            </w:r>
          </w:p>
        </w:tc>
        <w:tc>
          <w:tcPr>
            <w:tcW w:w="1100" w:type="dxa"/>
            <w:tcBorders>
              <w:top w:val="nil"/>
              <w:left w:val="nil"/>
              <w:bottom w:val="single" w:sz="4" w:space="0" w:color="auto"/>
              <w:right w:val="single" w:sz="4" w:space="0" w:color="auto"/>
            </w:tcBorders>
            <w:shd w:val="clear" w:color="auto" w:fill="auto"/>
            <w:noWrap/>
            <w:vAlign w:val="bottom"/>
            <w:hideMark/>
          </w:tcPr>
          <w:p w14:paraId="5791D3E5" w14:textId="77777777" w:rsidR="001330CF" w:rsidRPr="001330CF" w:rsidRDefault="001330CF" w:rsidP="001330CF">
            <w:pPr>
              <w:spacing w:after="0" w:line="240" w:lineRule="auto"/>
              <w:rPr>
                <w:rFonts w:ascii="Calibri" w:eastAsia="Times New Roman" w:hAnsi="Calibri" w:cs="Times New Roman"/>
                <w:color w:val="000000"/>
                <w:sz w:val="22"/>
                <w:szCs w:val="22"/>
                <w:lang w:eastAsia="en-CA"/>
              </w:rPr>
            </w:pPr>
            <w:r w:rsidRPr="001330CF">
              <w:rPr>
                <w:rFonts w:ascii="Calibri" w:eastAsia="Times New Roman" w:hAnsi="Calibri" w:cs="Times New Roman"/>
                <w:color w:val="000000"/>
                <w:sz w:val="22"/>
                <w:szCs w:val="22"/>
                <w:lang w:eastAsia="en-CA"/>
              </w:rPr>
              <w:t>B</w:t>
            </w:r>
          </w:p>
        </w:tc>
      </w:tr>
    </w:tbl>
    <w:p w14:paraId="470DFE83" w14:textId="77777777" w:rsidR="001330CF" w:rsidRDefault="001330CF" w:rsidP="001330CF">
      <w:pPr>
        <w:spacing w:after="0" w:line="240" w:lineRule="auto"/>
        <w:textAlignment w:val="center"/>
        <w:rPr>
          <w:rFonts w:eastAsia="Times New Roman" w:cs="Calibri"/>
        </w:rPr>
      </w:pPr>
    </w:p>
    <w:p w14:paraId="5805DA3C" w14:textId="77777777" w:rsidR="00D2093A" w:rsidRDefault="00D2093A" w:rsidP="00D2093A">
      <w:pPr>
        <w:pStyle w:val="Heading1"/>
      </w:pPr>
      <w:bookmarkStart w:id="50" w:name="_Location_Class"/>
      <w:bookmarkEnd w:id="50"/>
      <w:r>
        <w:t>Location Class</w:t>
      </w:r>
    </w:p>
    <w:p w14:paraId="6275C1E3" w14:textId="46040F83" w:rsidR="00896357" w:rsidRDefault="00896357" w:rsidP="00896357">
      <w:r>
        <w:t>There is no location class table in WMS. But location class/equipment class (same field) are used in locations and mobile equipment configuration and have to exist in a consistent manner for the system to validate between the two functionality groups.</w:t>
      </w:r>
    </w:p>
    <w:p w14:paraId="3C72FE0A" w14:textId="0498E302" w:rsidR="00896357" w:rsidRDefault="00896357" w:rsidP="00896357">
      <w:r>
        <w:t xml:space="preserve">Bellow is the table of all the location classes used in configuration and their </w:t>
      </w:r>
      <w:r w:rsidR="00603D7E">
        <w:t>sizing</w:t>
      </w:r>
      <w:r>
        <w:t>:</w:t>
      </w:r>
    </w:p>
    <w:tbl>
      <w:tblPr>
        <w:tblStyle w:val="LightList"/>
        <w:tblW w:w="0" w:type="auto"/>
        <w:tblLook w:val="04A0" w:firstRow="1" w:lastRow="0" w:firstColumn="1" w:lastColumn="0" w:noHBand="0" w:noVBand="1"/>
      </w:tblPr>
      <w:tblGrid>
        <w:gridCol w:w="1389"/>
        <w:gridCol w:w="1026"/>
        <w:gridCol w:w="1093"/>
        <w:gridCol w:w="1019"/>
        <w:gridCol w:w="1183"/>
        <w:gridCol w:w="5288"/>
      </w:tblGrid>
      <w:tr w:rsidR="00A73D7D" w:rsidRPr="00896357" w14:paraId="35CF71C1" w14:textId="77777777" w:rsidTr="00A73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28895B4" w14:textId="3C45B9C5" w:rsidR="00A73D7D" w:rsidRDefault="00A73D7D" w:rsidP="00896357">
            <w:r>
              <w:t>Location Class</w:t>
            </w:r>
          </w:p>
        </w:tc>
        <w:tc>
          <w:tcPr>
            <w:tcW w:w="1026" w:type="dxa"/>
          </w:tcPr>
          <w:p w14:paraId="3C4989CB" w14:textId="45CBB26B" w:rsidR="00A73D7D" w:rsidRPr="00896357" w:rsidRDefault="00A73D7D" w:rsidP="00896357">
            <w:pPr>
              <w:cnfStyle w:val="100000000000" w:firstRow="1" w:lastRow="0" w:firstColumn="0" w:lastColumn="0" w:oddVBand="0" w:evenVBand="0" w:oddHBand="0" w:evenHBand="0" w:firstRowFirstColumn="0" w:firstRowLastColumn="0" w:lastRowFirstColumn="0" w:lastRowLastColumn="0"/>
            </w:pPr>
            <w:r>
              <w:t>Height</w:t>
            </w:r>
          </w:p>
        </w:tc>
        <w:tc>
          <w:tcPr>
            <w:tcW w:w="1093" w:type="dxa"/>
          </w:tcPr>
          <w:p w14:paraId="6C380676" w14:textId="712039AB" w:rsidR="00A73D7D" w:rsidRPr="00896357" w:rsidRDefault="00A73D7D" w:rsidP="00896357">
            <w:pPr>
              <w:cnfStyle w:val="100000000000" w:firstRow="1" w:lastRow="0" w:firstColumn="0" w:lastColumn="0" w:oddVBand="0" w:evenVBand="0" w:oddHBand="0" w:evenHBand="0" w:firstRowFirstColumn="0" w:firstRowLastColumn="0" w:lastRowFirstColumn="0" w:lastRowLastColumn="0"/>
            </w:pPr>
            <w:r>
              <w:t>Width</w:t>
            </w:r>
          </w:p>
        </w:tc>
        <w:tc>
          <w:tcPr>
            <w:tcW w:w="1019" w:type="dxa"/>
          </w:tcPr>
          <w:p w14:paraId="3C5CD547" w14:textId="7C515745" w:rsidR="00A73D7D" w:rsidRPr="00896357" w:rsidRDefault="00A73D7D" w:rsidP="00896357">
            <w:pPr>
              <w:cnfStyle w:val="100000000000" w:firstRow="1" w:lastRow="0" w:firstColumn="0" w:lastColumn="0" w:oddVBand="0" w:evenVBand="0" w:oddHBand="0" w:evenHBand="0" w:firstRowFirstColumn="0" w:firstRowLastColumn="0" w:lastRowFirstColumn="0" w:lastRowLastColumn="0"/>
            </w:pPr>
            <w:r>
              <w:t>Depth</w:t>
            </w:r>
          </w:p>
        </w:tc>
        <w:tc>
          <w:tcPr>
            <w:tcW w:w="1183" w:type="dxa"/>
          </w:tcPr>
          <w:p w14:paraId="506EDABC" w14:textId="578DDF89" w:rsidR="00A73D7D" w:rsidRPr="00896357" w:rsidRDefault="00A73D7D" w:rsidP="00896357">
            <w:pPr>
              <w:cnfStyle w:val="100000000000" w:firstRow="1" w:lastRow="0" w:firstColumn="0" w:lastColumn="0" w:oddVBand="0" w:evenVBand="0" w:oddHBand="0" w:evenHBand="0" w:firstRowFirstColumn="0" w:firstRowLastColumn="0" w:lastRowFirstColumn="0" w:lastRowLastColumn="0"/>
            </w:pPr>
            <w:r>
              <w:t>Weight</w:t>
            </w:r>
          </w:p>
        </w:tc>
        <w:tc>
          <w:tcPr>
            <w:tcW w:w="5288" w:type="dxa"/>
          </w:tcPr>
          <w:p w14:paraId="47CA4540" w14:textId="78C57324" w:rsidR="00A73D7D" w:rsidRPr="00896357" w:rsidRDefault="00A73D7D" w:rsidP="00896357">
            <w:pPr>
              <w:cnfStyle w:val="100000000000" w:firstRow="1" w:lastRow="0" w:firstColumn="0" w:lastColumn="0" w:oddVBand="0" w:evenVBand="0" w:oddHBand="0" w:evenHBand="0" w:firstRowFirstColumn="0" w:firstRowLastColumn="0" w:lastRowFirstColumn="0" w:lastRowLastColumn="0"/>
            </w:pPr>
            <w:r>
              <w:t>Aisle</w:t>
            </w:r>
          </w:p>
        </w:tc>
      </w:tr>
      <w:tr w:rsidR="00A73D7D" w:rsidRPr="00896357" w14:paraId="22E2886D" w14:textId="77777777" w:rsidTr="00A7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0DB908A8" w14:textId="5529FBE8" w:rsidR="00A73D7D" w:rsidRPr="00172609" w:rsidRDefault="000B2E2A" w:rsidP="00896357">
            <w:pPr>
              <w:rPr>
                <w:b w:val="0"/>
              </w:rPr>
            </w:pPr>
            <w:r>
              <w:rPr>
                <w:b w:val="0"/>
              </w:rPr>
              <w:t>P</w:t>
            </w:r>
            <w:r w:rsidR="008705EE">
              <w:rPr>
                <w:b w:val="0"/>
              </w:rPr>
              <w:t>183</w:t>
            </w:r>
          </w:p>
        </w:tc>
        <w:tc>
          <w:tcPr>
            <w:tcW w:w="1026" w:type="dxa"/>
          </w:tcPr>
          <w:p w14:paraId="62FF7FC4" w14:textId="3395893B" w:rsidR="00A73D7D" w:rsidRPr="00172609" w:rsidRDefault="008705EE" w:rsidP="00896357">
            <w:pPr>
              <w:cnfStyle w:val="000000100000" w:firstRow="0" w:lastRow="0" w:firstColumn="0" w:lastColumn="0" w:oddVBand="0" w:evenVBand="0" w:oddHBand="1" w:evenHBand="0" w:firstRowFirstColumn="0" w:firstRowLastColumn="0" w:lastRowFirstColumn="0" w:lastRowLastColumn="0"/>
            </w:pPr>
            <w:r>
              <w:t>183</w:t>
            </w:r>
          </w:p>
        </w:tc>
        <w:tc>
          <w:tcPr>
            <w:tcW w:w="1093" w:type="dxa"/>
          </w:tcPr>
          <w:p w14:paraId="7ED571EB" w14:textId="2A1530F3" w:rsidR="00A73D7D" w:rsidRPr="00172609" w:rsidRDefault="00A73D7D" w:rsidP="00896357">
            <w:pPr>
              <w:cnfStyle w:val="000000100000" w:firstRow="0" w:lastRow="0" w:firstColumn="0" w:lastColumn="0" w:oddVBand="0" w:evenVBand="0" w:oddHBand="1" w:evenHBand="0" w:firstRowFirstColumn="0" w:firstRowLastColumn="0" w:lastRowFirstColumn="0" w:lastRowLastColumn="0"/>
            </w:pPr>
            <w:r w:rsidRPr="00172609">
              <w:t>127</w:t>
            </w:r>
          </w:p>
        </w:tc>
        <w:tc>
          <w:tcPr>
            <w:tcW w:w="1019" w:type="dxa"/>
          </w:tcPr>
          <w:p w14:paraId="5D803DE7" w14:textId="4B0ED37C" w:rsidR="00A73D7D" w:rsidRPr="00172609" w:rsidRDefault="008705EE" w:rsidP="00896357">
            <w:pPr>
              <w:cnfStyle w:val="000000100000" w:firstRow="0" w:lastRow="0" w:firstColumn="0" w:lastColumn="0" w:oddVBand="0" w:evenVBand="0" w:oddHBand="1" w:evenHBand="0" w:firstRowFirstColumn="0" w:firstRowLastColumn="0" w:lastRowFirstColumn="0" w:lastRowLastColumn="0"/>
            </w:pPr>
            <w:r>
              <w:t>127</w:t>
            </w:r>
          </w:p>
        </w:tc>
        <w:tc>
          <w:tcPr>
            <w:tcW w:w="1183" w:type="dxa"/>
          </w:tcPr>
          <w:p w14:paraId="1BD3B896" w14:textId="2E7B5D64" w:rsidR="00A73D7D" w:rsidRPr="00172609" w:rsidRDefault="008705EE" w:rsidP="00896357">
            <w:pPr>
              <w:cnfStyle w:val="000000100000" w:firstRow="0" w:lastRow="0" w:firstColumn="0" w:lastColumn="0" w:oddVBand="0" w:evenVBand="0" w:oddHBand="1" w:evenHBand="0" w:firstRowFirstColumn="0" w:firstRowLastColumn="0" w:lastRowFirstColumn="0" w:lastRowLastColumn="0"/>
            </w:pPr>
            <w:r>
              <w:t>1700</w:t>
            </w:r>
          </w:p>
        </w:tc>
        <w:tc>
          <w:tcPr>
            <w:tcW w:w="5288" w:type="dxa"/>
          </w:tcPr>
          <w:p w14:paraId="245D1B06" w14:textId="181B45AB" w:rsidR="00A73D7D" w:rsidRPr="00172609" w:rsidRDefault="008705EE" w:rsidP="008705EE">
            <w:pPr>
              <w:cnfStyle w:val="000000100000" w:firstRow="0" w:lastRow="0" w:firstColumn="0" w:lastColumn="0" w:oddVBand="0" w:evenVBand="0" w:oddHBand="1" w:evenHBand="0" w:firstRowFirstColumn="0" w:firstRowLastColumn="0" w:lastRowFirstColumn="0" w:lastRowLastColumn="0"/>
            </w:pPr>
            <w:r>
              <w:t>Botto</w:t>
            </w:r>
            <w:r w:rsidR="00A96C77">
              <w:t>m level of most rack aisles (72”</w:t>
            </w:r>
            <w:r>
              <w:t>)</w:t>
            </w:r>
          </w:p>
        </w:tc>
      </w:tr>
      <w:tr w:rsidR="008705EE" w:rsidRPr="00896357" w14:paraId="54149C28" w14:textId="77777777" w:rsidTr="00A73D7D">
        <w:tc>
          <w:tcPr>
            <w:cnfStyle w:val="001000000000" w:firstRow="0" w:lastRow="0" w:firstColumn="1" w:lastColumn="0" w:oddVBand="0" w:evenVBand="0" w:oddHBand="0" w:evenHBand="0" w:firstRowFirstColumn="0" w:firstRowLastColumn="0" w:lastRowFirstColumn="0" w:lastRowLastColumn="0"/>
            <w:tcW w:w="1389" w:type="dxa"/>
          </w:tcPr>
          <w:p w14:paraId="50425043" w14:textId="308993BE" w:rsidR="008705EE" w:rsidRPr="00172609" w:rsidRDefault="000B2E2A" w:rsidP="008705EE">
            <w:pPr>
              <w:rPr>
                <w:b w:val="0"/>
              </w:rPr>
            </w:pPr>
            <w:r>
              <w:rPr>
                <w:b w:val="0"/>
              </w:rPr>
              <w:t>P</w:t>
            </w:r>
            <w:r w:rsidR="008705EE">
              <w:rPr>
                <w:b w:val="0"/>
              </w:rPr>
              <w:t>152</w:t>
            </w:r>
          </w:p>
        </w:tc>
        <w:tc>
          <w:tcPr>
            <w:tcW w:w="1026" w:type="dxa"/>
          </w:tcPr>
          <w:p w14:paraId="1B0E0D5B" w14:textId="373A45B9"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t>152</w:t>
            </w:r>
          </w:p>
        </w:tc>
        <w:tc>
          <w:tcPr>
            <w:tcW w:w="1093" w:type="dxa"/>
          </w:tcPr>
          <w:p w14:paraId="05232EEF" w14:textId="392BDE2F"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rsidRPr="00172609">
              <w:t>127</w:t>
            </w:r>
          </w:p>
        </w:tc>
        <w:tc>
          <w:tcPr>
            <w:tcW w:w="1019" w:type="dxa"/>
          </w:tcPr>
          <w:p w14:paraId="31CC3641" w14:textId="62F77721"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t>127</w:t>
            </w:r>
          </w:p>
        </w:tc>
        <w:tc>
          <w:tcPr>
            <w:tcW w:w="1183" w:type="dxa"/>
          </w:tcPr>
          <w:p w14:paraId="024A34A2" w14:textId="4AA226D2"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t>1700</w:t>
            </w:r>
          </w:p>
        </w:tc>
        <w:tc>
          <w:tcPr>
            <w:tcW w:w="5288" w:type="dxa"/>
          </w:tcPr>
          <w:p w14:paraId="73D1D63B" w14:textId="562E7993"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t>Reserve level of most rack aisles, except top level in single rack aisle (60’)</w:t>
            </w:r>
          </w:p>
        </w:tc>
      </w:tr>
      <w:tr w:rsidR="008705EE" w:rsidRPr="00896357" w14:paraId="1D98B4AA" w14:textId="77777777" w:rsidTr="00A7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5B78BB7" w14:textId="5AD64CD3" w:rsidR="008705EE" w:rsidRPr="00172609" w:rsidRDefault="008705EE" w:rsidP="00896357">
            <w:pPr>
              <w:rPr>
                <w:b w:val="0"/>
              </w:rPr>
            </w:pPr>
            <w:r>
              <w:rPr>
                <w:b w:val="0"/>
              </w:rPr>
              <w:t>P96</w:t>
            </w:r>
          </w:p>
        </w:tc>
        <w:tc>
          <w:tcPr>
            <w:tcW w:w="1026" w:type="dxa"/>
          </w:tcPr>
          <w:p w14:paraId="5D77B582" w14:textId="6A4E15FD"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t>96</w:t>
            </w:r>
          </w:p>
        </w:tc>
        <w:tc>
          <w:tcPr>
            <w:tcW w:w="1093" w:type="dxa"/>
          </w:tcPr>
          <w:p w14:paraId="547B27BF" w14:textId="50AE74DC"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t>127</w:t>
            </w:r>
          </w:p>
        </w:tc>
        <w:tc>
          <w:tcPr>
            <w:tcW w:w="1019" w:type="dxa"/>
          </w:tcPr>
          <w:p w14:paraId="13B0BD54" w14:textId="4FC5EF9E"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t>127</w:t>
            </w:r>
          </w:p>
        </w:tc>
        <w:tc>
          <w:tcPr>
            <w:tcW w:w="1183" w:type="dxa"/>
          </w:tcPr>
          <w:p w14:paraId="7E5C0B6A" w14:textId="7786561D"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t>850</w:t>
            </w:r>
          </w:p>
        </w:tc>
        <w:tc>
          <w:tcPr>
            <w:tcW w:w="5288" w:type="dxa"/>
          </w:tcPr>
          <w:p w14:paraId="2C2EE1C9" w14:textId="31B9A890"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t>Top reserve for ½ pallet in single rack aisles (38’)</w:t>
            </w:r>
          </w:p>
        </w:tc>
      </w:tr>
      <w:tr w:rsidR="008705EE" w:rsidRPr="00896357" w14:paraId="609B2DAE" w14:textId="77777777" w:rsidTr="00A73D7D">
        <w:tc>
          <w:tcPr>
            <w:cnfStyle w:val="001000000000" w:firstRow="0" w:lastRow="0" w:firstColumn="1" w:lastColumn="0" w:oddVBand="0" w:evenVBand="0" w:oddHBand="0" w:evenHBand="0" w:firstRowFirstColumn="0" w:firstRowLastColumn="0" w:lastRowFirstColumn="0" w:lastRowLastColumn="0"/>
            <w:tcW w:w="1389" w:type="dxa"/>
          </w:tcPr>
          <w:p w14:paraId="06578CAB" w14:textId="3F67A0F8" w:rsidR="008705EE" w:rsidRPr="00172609" w:rsidRDefault="008705EE" w:rsidP="00896357">
            <w:pPr>
              <w:rPr>
                <w:b w:val="0"/>
              </w:rPr>
            </w:pPr>
            <w:r>
              <w:rPr>
                <w:b w:val="0"/>
              </w:rPr>
              <w:t>P368</w:t>
            </w:r>
          </w:p>
        </w:tc>
        <w:tc>
          <w:tcPr>
            <w:tcW w:w="1026" w:type="dxa"/>
          </w:tcPr>
          <w:p w14:paraId="67BC245B" w14:textId="05971B65"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t>368</w:t>
            </w:r>
          </w:p>
        </w:tc>
        <w:tc>
          <w:tcPr>
            <w:tcW w:w="1093" w:type="dxa"/>
          </w:tcPr>
          <w:p w14:paraId="37CBA5A7" w14:textId="1102A83E"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t>127</w:t>
            </w:r>
          </w:p>
        </w:tc>
        <w:tc>
          <w:tcPr>
            <w:tcW w:w="1019" w:type="dxa"/>
          </w:tcPr>
          <w:p w14:paraId="1A9ED568" w14:textId="2DFD0EFE"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t>127</w:t>
            </w:r>
          </w:p>
        </w:tc>
        <w:tc>
          <w:tcPr>
            <w:tcW w:w="1183" w:type="dxa"/>
          </w:tcPr>
          <w:p w14:paraId="5A6DB32C" w14:textId="6034F027"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t>10200</w:t>
            </w:r>
          </w:p>
        </w:tc>
        <w:tc>
          <w:tcPr>
            <w:tcW w:w="5288" w:type="dxa"/>
          </w:tcPr>
          <w:p w14:paraId="3D7F8842" w14:textId="7B1E1769"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t>Tunnel floor reserve (145’)</w:t>
            </w:r>
          </w:p>
        </w:tc>
      </w:tr>
      <w:tr w:rsidR="008705EE" w:rsidRPr="00896357" w14:paraId="5243B37A" w14:textId="77777777" w:rsidTr="00A7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C346705" w14:textId="4C75079D" w:rsidR="008705EE" w:rsidRPr="00172609" w:rsidRDefault="008705EE" w:rsidP="00896357">
            <w:pPr>
              <w:rPr>
                <w:b w:val="0"/>
              </w:rPr>
            </w:pPr>
            <w:r>
              <w:rPr>
                <w:b w:val="0"/>
              </w:rPr>
              <w:t>N183</w:t>
            </w:r>
          </w:p>
        </w:tc>
        <w:tc>
          <w:tcPr>
            <w:tcW w:w="1026" w:type="dxa"/>
          </w:tcPr>
          <w:p w14:paraId="4160F97E" w14:textId="2BFB720A"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t>183</w:t>
            </w:r>
          </w:p>
        </w:tc>
        <w:tc>
          <w:tcPr>
            <w:tcW w:w="1093" w:type="dxa"/>
          </w:tcPr>
          <w:p w14:paraId="405025F9" w14:textId="6852B130"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rsidRPr="00172609">
              <w:t>127</w:t>
            </w:r>
          </w:p>
        </w:tc>
        <w:tc>
          <w:tcPr>
            <w:tcW w:w="1019" w:type="dxa"/>
          </w:tcPr>
          <w:p w14:paraId="5DCD9B12" w14:textId="47646A2F"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t>127</w:t>
            </w:r>
          </w:p>
        </w:tc>
        <w:tc>
          <w:tcPr>
            <w:tcW w:w="1183" w:type="dxa"/>
          </w:tcPr>
          <w:p w14:paraId="33C2E4AC" w14:textId="724A6E8E"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t>1700</w:t>
            </w:r>
          </w:p>
        </w:tc>
        <w:tc>
          <w:tcPr>
            <w:tcW w:w="5288" w:type="dxa"/>
          </w:tcPr>
          <w:p w14:paraId="56CB59DF" w14:textId="55946A42" w:rsidR="008705EE" w:rsidRPr="00172609" w:rsidRDefault="008705EE" w:rsidP="008705EE">
            <w:pPr>
              <w:cnfStyle w:val="000000100000" w:firstRow="0" w:lastRow="0" w:firstColumn="0" w:lastColumn="0" w:oddVBand="0" w:evenVBand="0" w:oddHBand="1" w:evenHBand="0" w:firstRowFirstColumn="0" w:firstRowLastColumn="0" w:lastRowFirstColumn="0" w:lastRowLastColumn="0"/>
            </w:pPr>
            <w:r>
              <w:t>Bottom level of back wall rack aisle (72’)</w:t>
            </w:r>
          </w:p>
        </w:tc>
      </w:tr>
      <w:tr w:rsidR="008705EE" w:rsidRPr="00896357" w14:paraId="13E715FE" w14:textId="77777777" w:rsidTr="00A73D7D">
        <w:tc>
          <w:tcPr>
            <w:cnfStyle w:val="001000000000" w:firstRow="0" w:lastRow="0" w:firstColumn="1" w:lastColumn="0" w:oddVBand="0" w:evenVBand="0" w:oddHBand="0" w:evenHBand="0" w:firstRowFirstColumn="0" w:firstRowLastColumn="0" w:lastRowFirstColumn="0" w:lastRowLastColumn="0"/>
            <w:tcW w:w="1389" w:type="dxa"/>
          </w:tcPr>
          <w:p w14:paraId="0A4925A4" w14:textId="225EB888" w:rsidR="008705EE" w:rsidRPr="00172609" w:rsidRDefault="008705EE" w:rsidP="00896357">
            <w:pPr>
              <w:rPr>
                <w:b w:val="0"/>
              </w:rPr>
            </w:pPr>
            <w:r>
              <w:rPr>
                <w:b w:val="0"/>
              </w:rPr>
              <w:t>N152</w:t>
            </w:r>
          </w:p>
        </w:tc>
        <w:tc>
          <w:tcPr>
            <w:tcW w:w="1026" w:type="dxa"/>
          </w:tcPr>
          <w:p w14:paraId="3335C1A5" w14:textId="3FE8AB60"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t>152</w:t>
            </w:r>
          </w:p>
        </w:tc>
        <w:tc>
          <w:tcPr>
            <w:tcW w:w="1093" w:type="dxa"/>
          </w:tcPr>
          <w:p w14:paraId="3052B235" w14:textId="5C03606F"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rsidRPr="00172609">
              <w:t>127</w:t>
            </w:r>
          </w:p>
        </w:tc>
        <w:tc>
          <w:tcPr>
            <w:tcW w:w="1019" w:type="dxa"/>
          </w:tcPr>
          <w:p w14:paraId="6F8B57DE" w14:textId="08976502"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t>127</w:t>
            </w:r>
          </w:p>
        </w:tc>
        <w:tc>
          <w:tcPr>
            <w:tcW w:w="1183" w:type="dxa"/>
          </w:tcPr>
          <w:p w14:paraId="4FB6DDD4" w14:textId="330AB9AC" w:rsidR="008705EE" w:rsidRPr="00172609" w:rsidRDefault="008705EE" w:rsidP="00896357">
            <w:pPr>
              <w:cnfStyle w:val="000000000000" w:firstRow="0" w:lastRow="0" w:firstColumn="0" w:lastColumn="0" w:oddVBand="0" w:evenVBand="0" w:oddHBand="0" w:evenHBand="0" w:firstRowFirstColumn="0" w:firstRowLastColumn="0" w:lastRowFirstColumn="0" w:lastRowLastColumn="0"/>
            </w:pPr>
            <w:r>
              <w:t>1700</w:t>
            </w:r>
          </w:p>
        </w:tc>
        <w:tc>
          <w:tcPr>
            <w:tcW w:w="5288" w:type="dxa"/>
          </w:tcPr>
          <w:p w14:paraId="3568E35C" w14:textId="76236EA1" w:rsidR="008705EE" w:rsidRPr="00172609" w:rsidRDefault="008705EE" w:rsidP="008705EE">
            <w:pPr>
              <w:cnfStyle w:val="000000000000" w:firstRow="0" w:lastRow="0" w:firstColumn="0" w:lastColumn="0" w:oddVBand="0" w:evenVBand="0" w:oddHBand="0" w:evenHBand="0" w:firstRowFirstColumn="0" w:firstRowLastColumn="0" w:lastRowFirstColumn="0" w:lastRowLastColumn="0"/>
            </w:pPr>
            <w:r>
              <w:t>Reserve level of back wall rack aisles (60’)</w:t>
            </w:r>
          </w:p>
        </w:tc>
      </w:tr>
      <w:tr w:rsidR="008705EE" w:rsidRPr="00896357" w14:paraId="764ED17C" w14:textId="77777777" w:rsidTr="00A7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23437563" w14:textId="4857FD11" w:rsidR="008705EE" w:rsidRPr="00172609" w:rsidRDefault="008705EE" w:rsidP="00896357">
            <w:pPr>
              <w:rPr>
                <w:b w:val="0"/>
              </w:rPr>
            </w:pPr>
            <w:r>
              <w:rPr>
                <w:b w:val="0"/>
              </w:rPr>
              <w:t>N1X3</w:t>
            </w:r>
          </w:p>
        </w:tc>
        <w:tc>
          <w:tcPr>
            <w:tcW w:w="1026" w:type="dxa"/>
          </w:tcPr>
          <w:p w14:paraId="6DFB0EB6" w14:textId="72944246"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t>456</w:t>
            </w:r>
          </w:p>
        </w:tc>
        <w:tc>
          <w:tcPr>
            <w:tcW w:w="1093" w:type="dxa"/>
          </w:tcPr>
          <w:p w14:paraId="53703B5A" w14:textId="3CBF741C"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t>127</w:t>
            </w:r>
          </w:p>
        </w:tc>
        <w:tc>
          <w:tcPr>
            <w:tcW w:w="1019" w:type="dxa"/>
          </w:tcPr>
          <w:p w14:paraId="13A1C071" w14:textId="17D6399B"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t>127</w:t>
            </w:r>
          </w:p>
        </w:tc>
        <w:tc>
          <w:tcPr>
            <w:tcW w:w="1183" w:type="dxa"/>
          </w:tcPr>
          <w:p w14:paraId="3F60733C" w14:textId="106CA436" w:rsidR="008705EE" w:rsidRPr="00172609" w:rsidRDefault="008705EE" w:rsidP="00896357">
            <w:pPr>
              <w:cnfStyle w:val="000000100000" w:firstRow="0" w:lastRow="0" w:firstColumn="0" w:lastColumn="0" w:oddVBand="0" w:evenVBand="0" w:oddHBand="1" w:evenHBand="0" w:firstRowFirstColumn="0" w:firstRowLastColumn="0" w:lastRowFirstColumn="0" w:lastRowLastColumn="0"/>
            </w:pPr>
            <w:r>
              <w:t>5100</w:t>
            </w:r>
          </w:p>
        </w:tc>
        <w:tc>
          <w:tcPr>
            <w:tcW w:w="5288" w:type="dxa"/>
          </w:tcPr>
          <w:p w14:paraId="7231A9DF" w14:textId="66B21C2D" w:rsidR="008705EE" w:rsidRPr="00172609" w:rsidRDefault="008705EE" w:rsidP="00CD5213">
            <w:pPr>
              <w:cnfStyle w:val="000000100000" w:firstRow="0" w:lastRow="0" w:firstColumn="0" w:lastColumn="0" w:oddVBand="0" w:evenVBand="0" w:oddHBand="1" w:evenHBand="0" w:firstRowFirstColumn="0" w:firstRowLastColumn="0" w:lastRowFirstColumn="0" w:lastRowLastColumn="0"/>
            </w:pPr>
            <w:r>
              <w:t>Bulk Storage 1 pallet deep by 3 high in narrow aisle</w:t>
            </w:r>
          </w:p>
        </w:tc>
      </w:tr>
      <w:tr w:rsidR="008705EE" w:rsidRPr="00896357" w14:paraId="6388C341" w14:textId="77777777" w:rsidTr="00A73D7D">
        <w:tc>
          <w:tcPr>
            <w:cnfStyle w:val="001000000000" w:firstRow="0" w:lastRow="0" w:firstColumn="1" w:lastColumn="0" w:oddVBand="0" w:evenVBand="0" w:oddHBand="0" w:evenHBand="0" w:firstRowFirstColumn="0" w:firstRowLastColumn="0" w:lastRowFirstColumn="0" w:lastRowLastColumn="0"/>
            <w:tcW w:w="1389" w:type="dxa"/>
          </w:tcPr>
          <w:p w14:paraId="7049B27C" w14:textId="59EFEAB3" w:rsidR="008705EE" w:rsidRPr="00172609" w:rsidRDefault="00CD5213" w:rsidP="00896357">
            <w:pPr>
              <w:rPr>
                <w:b w:val="0"/>
              </w:rPr>
            </w:pPr>
            <w:r>
              <w:rPr>
                <w:b w:val="0"/>
              </w:rPr>
              <w:t>B1X2</w:t>
            </w:r>
          </w:p>
        </w:tc>
        <w:tc>
          <w:tcPr>
            <w:tcW w:w="1026" w:type="dxa"/>
          </w:tcPr>
          <w:p w14:paraId="565141F2" w14:textId="79164D9C" w:rsidR="008705EE" w:rsidRPr="00172609" w:rsidRDefault="00CD5213" w:rsidP="00896357">
            <w:pPr>
              <w:cnfStyle w:val="000000000000" w:firstRow="0" w:lastRow="0" w:firstColumn="0" w:lastColumn="0" w:oddVBand="0" w:evenVBand="0" w:oddHBand="0" w:evenHBand="0" w:firstRowFirstColumn="0" w:firstRowLastColumn="0" w:lastRowFirstColumn="0" w:lastRowLastColumn="0"/>
            </w:pPr>
            <w:r>
              <w:t>320</w:t>
            </w:r>
          </w:p>
        </w:tc>
        <w:tc>
          <w:tcPr>
            <w:tcW w:w="1093" w:type="dxa"/>
          </w:tcPr>
          <w:p w14:paraId="065BC758" w14:textId="5D1FA0A8" w:rsidR="008705EE" w:rsidRPr="00172609" w:rsidRDefault="00CD5213" w:rsidP="00896357">
            <w:pPr>
              <w:cnfStyle w:val="000000000000" w:firstRow="0" w:lastRow="0" w:firstColumn="0" w:lastColumn="0" w:oddVBand="0" w:evenVBand="0" w:oddHBand="0" w:evenHBand="0" w:firstRowFirstColumn="0" w:firstRowLastColumn="0" w:lastRowFirstColumn="0" w:lastRowLastColumn="0"/>
            </w:pPr>
            <w:r>
              <w:t>127</w:t>
            </w:r>
          </w:p>
        </w:tc>
        <w:tc>
          <w:tcPr>
            <w:tcW w:w="1019" w:type="dxa"/>
          </w:tcPr>
          <w:p w14:paraId="09FB3A10" w14:textId="3CF3AC1D" w:rsidR="008705EE" w:rsidRPr="00172609" w:rsidRDefault="00CD5213" w:rsidP="00896357">
            <w:pPr>
              <w:cnfStyle w:val="000000000000" w:firstRow="0" w:lastRow="0" w:firstColumn="0" w:lastColumn="0" w:oddVBand="0" w:evenVBand="0" w:oddHBand="0" w:evenHBand="0" w:firstRowFirstColumn="0" w:firstRowLastColumn="0" w:lastRowFirstColumn="0" w:lastRowLastColumn="0"/>
            </w:pPr>
            <w:r>
              <w:t>127</w:t>
            </w:r>
          </w:p>
        </w:tc>
        <w:tc>
          <w:tcPr>
            <w:tcW w:w="1183" w:type="dxa"/>
          </w:tcPr>
          <w:p w14:paraId="05EF290B" w14:textId="32B7FEC0" w:rsidR="008705EE" w:rsidRPr="00172609" w:rsidRDefault="00CD5213" w:rsidP="00896357">
            <w:pPr>
              <w:cnfStyle w:val="000000000000" w:firstRow="0" w:lastRow="0" w:firstColumn="0" w:lastColumn="0" w:oddVBand="0" w:evenVBand="0" w:oddHBand="0" w:evenHBand="0" w:firstRowFirstColumn="0" w:firstRowLastColumn="0" w:lastRowFirstColumn="0" w:lastRowLastColumn="0"/>
            </w:pPr>
            <w:r>
              <w:t>3400</w:t>
            </w:r>
          </w:p>
        </w:tc>
        <w:tc>
          <w:tcPr>
            <w:tcW w:w="5288" w:type="dxa"/>
          </w:tcPr>
          <w:p w14:paraId="43064B6F" w14:textId="278A55AE" w:rsidR="008705EE" w:rsidRPr="00172609" w:rsidRDefault="00CD5213" w:rsidP="00896357">
            <w:pPr>
              <w:cnfStyle w:val="000000000000" w:firstRow="0" w:lastRow="0" w:firstColumn="0" w:lastColumn="0" w:oddVBand="0" w:evenVBand="0" w:oddHBand="0" w:evenHBand="0" w:firstRowFirstColumn="0" w:firstRowLastColumn="0" w:lastRowFirstColumn="0" w:lastRowLastColumn="0"/>
            </w:pPr>
            <w:r>
              <w:t>Bulk Storage 1 pallet deep by 2 high</w:t>
            </w:r>
          </w:p>
        </w:tc>
      </w:tr>
      <w:tr w:rsidR="008705EE" w:rsidRPr="00896357" w14:paraId="2F86718C" w14:textId="77777777" w:rsidTr="00A7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0B77DF7" w14:textId="640BB4A2" w:rsidR="008705EE" w:rsidRPr="00172609" w:rsidRDefault="00CD5213" w:rsidP="00896357">
            <w:pPr>
              <w:rPr>
                <w:b w:val="0"/>
              </w:rPr>
            </w:pPr>
            <w:r>
              <w:rPr>
                <w:b w:val="0"/>
              </w:rPr>
              <w:t>B1X3</w:t>
            </w:r>
          </w:p>
        </w:tc>
        <w:tc>
          <w:tcPr>
            <w:tcW w:w="1026" w:type="dxa"/>
          </w:tcPr>
          <w:p w14:paraId="6A682F0A" w14:textId="67AC644A" w:rsidR="008705EE" w:rsidRPr="00172609" w:rsidRDefault="00CD5213" w:rsidP="00896357">
            <w:pPr>
              <w:cnfStyle w:val="000000100000" w:firstRow="0" w:lastRow="0" w:firstColumn="0" w:lastColumn="0" w:oddVBand="0" w:evenVBand="0" w:oddHBand="1" w:evenHBand="0" w:firstRowFirstColumn="0" w:firstRowLastColumn="0" w:lastRowFirstColumn="0" w:lastRowLastColumn="0"/>
            </w:pPr>
            <w:r>
              <w:t>456</w:t>
            </w:r>
          </w:p>
        </w:tc>
        <w:tc>
          <w:tcPr>
            <w:tcW w:w="1093" w:type="dxa"/>
          </w:tcPr>
          <w:p w14:paraId="39E18952" w14:textId="21632EAA" w:rsidR="008705EE" w:rsidRPr="00172609" w:rsidRDefault="00CD5213" w:rsidP="00896357">
            <w:pPr>
              <w:cnfStyle w:val="000000100000" w:firstRow="0" w:lastRow="0" w:firstColumn="0" w:lastColumn="0" w:oddVBand="0" w:evenVBand="0" w:oddHBand="1" w:evenHBand="0" w:firstRowFirstColumn="0" w:firstRowLastColumn="0" w:lastRowFirstColumn="0" w:lastRowLastColumn="0"/>
            </w:pPr>
            <w:r>
              <w:t>127</w:t>
            </w:r>
          </w:p>
        </w:tc>
        <w:tc>
          <w:tcPr>
            <w:tcW w:w="1019" w:type="dxa"/>
          </w:tcPr>
          <w:p w14:paraId="1C5DDDD7" w14:textId="6B1EAA67" w:rsidR="008705EE" w:rsidRPr="00172609" w:rsidRDefault="00CD5213" w:rsidP="00896357">
            <w:pPr>
              <w:cnfStyle w:val="000000100000" w:firstRow="0" w:lastRow="0" w:firstColumn="0" w:lastColumn="0" w:oddVBand="0" w:evenVBand="0" w:oddHBand="1" w:evenHBand="0" w:firstRowFirstColumn="0" w:firstRowLastColumn="0" w:lastRowFirstColumn="0" w:lastRowLastColumn="0"/>
            </w:pPr>
            <w:r>
              <w:t>127</w:t>
            </w:r>
          </w:p>
        </w:tc>
        <w:tc>
          <w:tcPr>
            <w:tcW w:w="1183" w:type="dxa"/>
          </w:tcPr>
          <w:p w14:paraId="58144CC8" w14:textId="57B4DB19" w:rsidR="008705EE" w:rsidRPr="00172609" w:rsidRDefault="00CD5213" w:rsidP="00896357">
            <w:pPr>
              <w:cnfStyle w:val="000000100000" w:firstRow="0" w:lastRow="0" w:firstColumn="0" w:lastColumn="0" w:oddVBand="0" w:evenVBand="0" w:oddHBand="1" w:evenHBand="0" w:firstRowFirstColumn="0" w:firstRowLastColumn="0" w:lastRowFirstColumn="0" w:lastRowLastColumn="0"/>
            </w:pPr>
            <w:r>
              <w:t>5100</w:t>
            </w:r>
          </w:p>
        </w:tc>
        <w:tc>
          <w:tcPr>
            <w:tcW w:w="5288" w:type="dxa"/>
          </w:tcPr>
          <w:p w14:paraId="1DD28008" w14:textId="4C8E0A8F" w:rsidR="008705EE" w:rsidRPr="00172609" w:rsidRDefault="00CD5213" w:rsidP="00896357">
            <w:pPr>
              <w:cnfStyle w:val="000000100000" w:firstRow="0" w:lastRow="0" w:firstColumn="0" w:lastColumn="0" w:oddVBand="0" w:evenVBand="0" w:oddHBand="1" w:evenHBand="0" w:firstRowFirstColumn="0" w:firstRowLastColumn="0" w:lastRowFirstColumn="0" w:lastRowLastColumn="0"/>
            </w:pPr>
            <w:r>
              <w:t>Bulk Storage 1 pallet deep by 3 high</w:t>
            </w:r>
          </w:p>
        </w:tc>
      </w:tr>
      <w:tr w:rsidR="00CD5213" w:rsidRPr="00896357" w14:paraId="4C753FAD" w14:textId="77777777" w:rsidTr="00A73D7D">
        <w:tc>
          <w:tcPr>
            <w:cnfStyle w:val="001000000000" w:firstRow="0" w:lastRow="0" w:firstColumn="1" w:lastColumn="0" w:oddVBand="0" w:evenVBand="0" w:oddHBand="0" w:evenHBand="0" w:firstRowFirstColumn="0" w:firstRowLastColumn="0" w:lastRowFirstColumn="0" w:lastRowLastColumn="0"/>
            <w:tcW w:w="1389" w:type="dxa"/>
          </w:tcPr>
          <w:p w14:paraId="64327E23" w14:textId="4F9F810A" w:rsidR="00CD5213" w:rsidRDefault="00CD5213" w:rsidP="00896357">
            <w:pPr>
              <w:rPr>
                <w:b w:val="0"/>
              </w:rPr>
            </w:pPr>
            <w:r>
              <w:rPr>
                <w:b w:val="0"/>
              </w:rPr>
              <w:t>B2X2</w:t>
            </w:r>
          </w:p>
        </w:tc>
        <w:tc>
          <w:tcPr>
            <w:tcW w:w="1026" w:type="dxa"/>
          </w:tcPr>
          <w:p w14:paraId="001DF39D" w14:textId="35263DF7" w:rsidR="00CD5213" w:rsidRDefault="00CD5213" w:rsidP="00896357">
            <w:pPr>
              <w:cnfStyle w:val="000000000000" w:firstRow="0" w:lastRow="0" w:firstColumn="0" w:lastColumn="0" w:oddVBand="0" w:evenVBand="0" w:oddHBand="0" w:evenHBand="0" w:firstRowFirstColumn="0" w:firstRowLastColumn="0" w:lastRowFirstColumn="0" w:lastRowLastColumn="0"/>
            </w:pPr>
            <w:r>
              <w:t>320</w:t>
            </w:r>
          </w:p>
        </w:tc>
        <w:tc>
          <w:tcPr>
            <w:tcW w:w="1093" w:type="dxa"/>
          </w:tcPr>
          <w:p w14:paraId="18177AEC" w14:textId="172404B3" w:rsidR="00CD5213" w:rsidRDefault="00CD5213" w:rsidP="00896357">
            <w:pPr>
              <w:cnfStyle w:val="000000000000" w:firstRow="0" w:lastRow="0" w:firstColumn="0" w:lastColumn="0" w:oddVBand="0" w:evenVBand="0" w:oddHBand="0" w:evenHBand="0" w:firstRowFirstColumn="0" w:firstRowLastColumn="0" w:lastRowFirstColumn="0" w:lastRowLastColumn="0"/>
            </w:pPr>
            <w:r>
              <w:t>127</w:t>
            </w:r>
          </w:p>
        </w:tc>
        <w:tc>
          <w:tcPr>
            <w:tcW w:w="1019" w:type="dxa"/>
          </w:tcPr>
          <w:p w14:paraId="57D35BA5" w14:textId="5BD503F1" w:rsidR="00CD5213" w:rsidRDefault="00CD5213" w:rsidP="00896357">
            <w:pPr>
              <w:cnfStyle w:val="000000000000" w:firstRow="0" w:lastRow="0" w:firstColumn="0" w:lastColumn="0" w:oddVBand="0" w:evenVBand="0" w:oddHBand="0" w:evenHBand="0" w:firstRowFirstColumn="0" w:firstRowLastColumn="0" w:lastRowFirstColumn="0" w:lastRowLastColumn="0"/>
            </w:pPr>
            <w:r>
              <w:t>254</w:t>
            </w:r>
          </w:p>
        </w:tc>
        <w:tc>
          <w:tcPr>
            <w:tcW w:w="1183" w:type="dxa"/>
          </w:tcPr>
          <w:p w14:paraId="626F9BB7" w14:textId="1605283E" w:rsidR="00CD5213" w:rsidRDefault="00CD5213" w:rsidP="00896357">
            <w:pPr>
              <w:cnfStyle w:val="000000000000" w:firstRow="0" w:lastRow="0" w:firstColumn="0" w:lastColumn="0" w:oddVBand="0" w:evenVBand="0" w:oddHBand="0" w:evenHBand="0" w:firstRowFirstColumn="0" w:firstRowLastColumn="0" w:lastRowFirstColumn="0" w:lastRowLastColumn="0"/>
            </w:pPr>
            <w:r>
              <w:t>6800</w:t>
            </w:r>
          </w:p>
        </w:tc>
        <w:tc>
          <w:tcPr>
            <w:tcW w:w="5288" w:type="dxa"/>
          </w:tcPr>
          <w:p w14:paraId="6EB5B889" w14:textId="5EE59762" w:rsidR="00CD5213" w:rsidRDefault="00CD5213" w:rsidP="00896357">
            <w:pPr>
              <w:cnfStyle w:val="000000000000" w:firstRow="0" w:lastRow="0" w:firstColumn="0" w:lastColumn="0" w:oddVBand="0" w:evenVBand="0" w:oddHBand="0" w:evenHBand="0" w:firstRowFirstColumn="0" w:firstRowLastColumn="0" w:lastRowFirstColumn="0" w:lastRowLastColumn="0"/>
            </w:pPr>
            <w:r>
              <w:t>Bulk Storage 2 pallet deep by 2 high</w:t>
            </w:r>
          </w:p>
        </w:tc>
      </w:tr>
      <w:tr w:rsidR="00CD5213" w:rsidRPr="00896357" w14:paraId="6697B9EA" w14:textId="77777777" w:rsidTr="00A7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CAE76FD" w14:textId="301DA25D" w:rsidR="00CD5213" w:rsidRPr="00172609" w:rsidRDefault="00CD5213" w:rsidP="00896357">
            <w:pPr>
              <w:rPr>
                <w:b w:val="0"/>
              </w:rPr>
            </w:pPr>
            <w:r>
              <w:rPr>
                <w:b w:val="0"/>
              </w:rPr>
              <w:t>B2X3</w:t>
            </w:r>
          </w:p>
        </w:tc>
        <w:tc>
          <w:tcPr>
            <w:tcW w:w="1026" w:type="dxa"/>
          </w:tcPr>
          <w:p w14:paraId="5C179802" w14:textId="5B904638"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456</w:t>
            </w:r>
          </w:p>
        </w:tc>
        <w:tc>
          <w:tcPr>
            <w:tcW w:w="1093" w:type="dxa"/>
          </w:tcPr>
          <w:p w14:paraId="102F653D" w14:textId="7501FD3B"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127</w:t>
            </w:r>
          </w:p>
        </w:tc>
        <w:tc>
          <w:tcPr>
            <w:tcW w:w="1019" w:type="dxa"/>
          </w:tcPr>
          <w:p w14:paraId="054B86D7" w14:textId="127C1167"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254</w:t>
            </w:r>
          </w:p>
        </w:tc>
        <w:tc>
          <w:tcPr>
            <w:tcW w:w="1183" w:type="dxa"/>
          </w:tcPr>
          <w:p w14:paraId="3D80A9FE" w14:textId="504635A2"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10200</w:t>
            </w:r>
          </w:p>
        </w:tc>
        <w:tc>
          <w:tcPr>
            <w:tcW w:w="5288" w:type="dxa"/>
          </w:tcPr>
          <w:p w14:paraId="0C063E7B" w14:textId="59FECD92"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Bulk Storage 2 pallet deep by 3 high</w:t>
            </w:r>
          </w:p>
        </w:tc>
      </w:tr>
      <w:tr w:rsidR="00CD5213" w:rsidRPr="00896357" w14:paraId="344B967E" w14:textId="77777777" w:rsidTr="00A73D7D">
        <w:tc>
          <w:tcPr>
            <w:cnfStyle w:val="001000000000" w:firstRow="0" w:lastRow="0" w:firstColumn="1" w:lastColumn="0" w:oddVBand="0" w:evenVBand="0" w:oddHBand="0" w:evenHBand="0" w:firstRowFirstColumn="0" w:firstRowLastColumn="0" w:lastRowFirstColumn="0" w:lastRowLastColumn="0"/>
            <w:tcW w:w="1389" w:type="dxa"/>
          </w:tcPr>
          <w:p w14:paraId="65C43FEA" w14:textId="7BEA98C2" w:rsidR="00CD5213" w:rsidRPr="00172609" w:rsidRDefault="00CD5213" w:rsidP="00896357">
            <w:pPr>
              <w:rPr>
                <w:b w:val="0"/>
              </w:rPr>
            </w:pPr>
            <w:r>
              <w:rPr>
                <w:b w:val="0"/>
              </w:rPr>
              <w:t>B5X3</w:t>
            </w:r>
          </w:p>
        </w:tc>
        <w:tc>
          <w:tcPr>
            <w:tcW w:w="1026" w:type="dxa"/>
          </w:tcPr>
          <w:p w14:paraId="34D4E227" w14:textId="48E2BC4B" w:rsidR="00CD5213" w:rsidRPr="00172609" w:rsidRDefault="00CD5213" w:rsidP="00896357">
            <w:pPr>
              <w:cnfStyle w:val="000000000000" w:firstRow="0" w:lastRow="0" w:firstColumn="0" w:lastColumn="0" w:oddVBand="0" w:evenVBand="0" w:oddHBand="0" w:evenHBand="0" w:firstRowFirstColumn="0" w:firstRowLastColumn="0" w:lastRowFirstColumn="0" w:lastRowLastColumn="0"/>
            </w:pPr>
            <w:r>
              <w:t>456</w:t>
            </w:r>
          </w:p>
        </w:tc>
        <w:tc>
          <w:tcPr>
            <w:tcW w:w="1093" w:type="dxa"/>
          </w:tcPr>
          <w:p w14:paraId="65F4CC74" w14:textId="685CB997" w:rsidR="00CD5213" w:rsidRPr="00172609" w:rsidRDefault="00CD5213" w:rsidP="00896357">
            <w:pPr>
              <w:cnfStyle w:val="000000000000" w:firstRow="0" w:lastRow="0" w:firstColumn="0" w:lastColumn="0" w:oddVBand="0" w:evenVBand="0" w:oddHBand="0" w:evenHBand="0" w:firstRowFirstColumn="0" w:firstRowLastColumn="0" w:lastRowFirstColumn="0" w:lastRowLastColumn="0"/>
            </w:pPr>
            <w:r>
              <w:t>127</w:t>
            </w:r>
          </w:p>
        </w:tc>
        <w:tc>
          <w:tcPr>
            <w:tcW w:w="1019" w:type="dxa"/>
          </w:tcPr>
          <w:p w14:paraId="7B54799F" w14:textId="3CB46A1E" w:rsidR="00CD5213" w:rsidRPr="00172609" w:rsidRDefault="00CD5213" w:rsidP="00896357">
            <w:pPr>
              <w:cnfStyle w:val="000000000000" w:firstRow="0" w:lastRow="0" w:firstColumn="0" w:lastColumn="0" w:oddVBand="0" w:evenVBand="0" w:oddHBand="0" w:evenHBand="0" w:firstRowFirstColumn="0" w:firstRowLastColumn="0" w:lastRowFirstColumn="0" w:lastRowLastColumn="0"/>
            </w:pPr>
            <w:r>
              <w:t>635</w:t>
            </w:r>
          </w:p>
        </w:tc>
        <w:tc>
          <w:tcPr>
            <w:tcW w:w="1183" w:type="dxa"/>
          </w:tcPr>
          <w:p w14:paraId="72CAAFC9" w14:textId="308462BE" w:rsidR="00CD5213" w:rsidRPr="00172609" w:rsidRDefault="00CD5213" w:rsidP="00896357">
            <w:pPr>
              <w:cnfStyle w:val="000000000000" w:firstRow="0" w:lastRow="0" w:firstColumn="0" w:lastColumn="0" w:oddVBand="0" w:evenVBand="0" w:oddHBand="0" w:evenHBand="0" w:firstRowFirstColumn="0" w:firstRowLastColumn="0" w:lastRowFirstColumn="0" w:lastRowLastColumn="0"/>
            </w:pPr>
            <w:r>
              <w:t>25500</w:t>
            </w:r>
          </w:p>
        </w:tc>
        <w:tc>
          <w:tcPr>
            <w:tcW w:w="5288" w:type="dxa"/>
          </w:tcPr>
          <w:p w14:paraId="64C6A8EE" w14:textId="61ED4741" w:rsidR="00CD5213" w:rsidRPr="00172609" w:rsidRDefault="00CD5213" w:rsidP="00896357">
            <w:pPr>
              <w:cnfStyle w:val="000000000000" w:firstRow="0" w:lastRow="0" w:firstColumn="0" w:lastColumn="0" w:oddVBand="0" w:evenVBand="0" w:oddHBand="0" w:evenHBand="0" w:firstRowFirstColumn="0" w:firstRowLastColumn="0" w:lastRowFirstColumn="0" w:lastRowLastColumn="0"/>
            </w:pPr>
            <w:r>
              <w:t>Bulk Storage 5 pallet deep by 3 high</w:t>
            </w:r>
          </w:p>
        </w:tc>
      </w:tr>
      <w:tr w:rsidR="00CD5213" w:rsidRPr="00896357" w14:paraId="49E7D27C" w14:textId="77777777" w:rsidTr="00A7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C1F7A05" w14:textId="1B1F589B" w:rsidR="00CD5213" w:rsidRPr="00172609" w:rsidRDefault="00A96C77" w:rsidP="00896357">
            <w:pPr>
              <w:rPr>
                <w:b w:val="0"/>
              </w:rPr>
            </w:pPr>
            <w:r w:rsidRPr="00CE5829">
              <w:rPr>
                <w:b w:val="0"/>
              </w:rPr>
              <w:t>B6X2</w:t>
            </w:r>
          </w:p>
        </w:tc>
        <w:tc>
          <w:tcPr>
            <w:tcW w:w="1026" w:type="dxa"/>
          </w:tcPr>
          <w:p w14:paraId="5E991923" w14:textId="3D5E5CF1"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620</w:t>
            </w:r>
          </w:p>
        </w:tc>
        <w:tc>
          <w:tcPr>
            <w:tcW w:w="1093" w:type="dxa"/>
          </w:tcPr>
          <w:p w14:paraId="32662F5A" w14:textId="4848CB1E"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127</w:t>
            </w:r>
          </w:p>
        </w:tc>
        <w:tc>
          <w:tcPr>
            <w:tcW w:w="1019" w:type="dxa"/>
          </w:tcPr>
          <w:p w14:paraId="15336F28" w14:textId="7057E899"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762</w:t>
            </w:r>
          </w:p>
        </w:tc>
        <w:tc>
          <w:tcPr>
            <w:tcW w:w="1183" w:type="dxa"/>
          </w:tcPr>
          <w:p w14:paraId="713C14BD" w14:textId="2B00AB38" w:rsidR="00CD5213" w:rsidRPr="00172609" w:rsidRDefault="00CE5829" w:rsidP="00896357">
            <w:pPr>
              <w:cnfStyle w:val="000000100000" w:firstRow="0" w:lastRow="0" w:firstColumn="0" w:lastColumn="0" w:oddVBand="0" w:evenVBand="0" w:oddHBand="1" w:evenHBand="0" w:firstRowFirstColumn="0" w:firstRowLastColumn="0" w:lastRowFirstColumn="0" w:lastRowLastColumn="0"/>
            </w:pPr>
            <w:r>
              <w:t>20400</w:t>
            </w:r>
          </w:p>
        </w:tc>
        <w:tc>
          <w:tcPr>
            <w:tcW w:w="5288" w:type="dxa"/>
          </w:tcPr>
          <w:p w14:paraId="28F4943E" w14:textId="13F6DD18" w:rsidR="00CD5213" w:rsidRPr="00172609" w:rsidRDefault="00D54076" w:rsidP="00896357">
            <w:pPr>
              <w:cnfStyle w:val="000000100000" w:firstRow="0" w:lastRow="0" w:firstColumn="0" w:lastColumn="0" w:oddVBand="0" w:evenVBand="0" w:oddHBand="1" w:evenHBand="0" w:firstRowFirstColumn="0" w:firstRowLastColumn="0" w:lastRowFirstColumn="0" w:lastRowLastColumn="0"/>
            </w:pPr>
            <w:r>
              <w:t xml:space="preserve">Bulk Storage 6 pallet deep by 2 </w:t>
            </w:r>
            <w:bookmarkStart w:id="51" w:name="_GoBack"/>
            <w:bookmarkEnd w:id="51"/>
            <w:r w:rsidR="00CD5213">
              <w:t>high</w:t>
            </w:r>
          </w:p>
        </w:tc>
      </w:tr>
      <w:tr w:rsidR="00CD5213" w:rsidRPr="00896357" w14:paraId="3D274475" w14:textId="77777777" w:rsidTr="00A73D7D">
        <w:tc>
          <w:tcPr>
            <w:cnfStyle w:val="001000000000" w:firstRow="0" w:lastRow="0" w:firstColumn="1" w:lastColumn="0" w:oddVBand="0" w:evenVBand="0" w:oddHBand="0" w:evenHBand="0" w:firstRowFirstColumn="0" w:firstRowLastColumn="0" w:lastRowFirstColumn="0" w:lastRowLastColumn="0"/>
            <w:tcW w:w="1389" w:type="dxa"/>
          </w:tcPr>
          <w:p w14:paraId="6A974515" w14:textId="28ED61AC" w:rsidR="00CD5213" w:rsidRPr="00172609" w:rsidRDefault="00CD5213" w:rsidP="00896357">
            <w:pPr>
              <w:rPr>
                <w:b w:val="0"/>
              </w:rPr>
            </w:pPr>
            <w:r>
              <w:rPr>
                <w:b w:val="0"/>
              </w:rPr>
              <w:t>F49</w:t>
            </w:r>
          </w:p>
        </w:tc>
        <w:tc>
          <w:tcPr>
            <w:tcW w:w="1026" w:type="dxa"/>
          </w:tcPr>
          <w:p w14:paraId="48422F6A" w14:textId="708188A4" w:rsidR="00CD5213" w:rsidRPr="00172609" w:rsidRDefault="00CD5213" w:rsidP="005D1188">
            <w:pPr>
              <w:cnfStyle w:val="000000000000" w:firstRow="0" w:lastRow="0" w:firstColumn="0" w:lastColumn="0" w:oddVBand="0" w:evenVBand="0" w:oddHBand="0" w:evenHBand="0" w:firstRowFirstColumn="0" w:firstRowLastColumn="0" w:lastRowFirstColumn="0" w:lastRowLastColumn="0"/>
            </w:pPr>
            <w:r>
              <w:t>49</w:t>
            </w:r>
          </w:p>
        </w:tc>
        <w:tc>
          <w:tcPr>
            <w:tcW w:w="1093" w:type="dxa"/>
          </w:tcPr>
          <w:p w14:paraId="2E21C7DB" w14:textId="76EDA55F" w:rsidR="00CD5213" w:rsidRPr="00172609" w:rsidRDefault="00CD5213" w:rsidP="00896357">
            <w:pPr>
              <w:cnfStyle w:val="000000000000" w:firstRow="0" w:lastRow="0" w:firstColumn="0" w:lastColumn="0" w:oddVBand="0" w:evenVBand="0" w:oddHBand="0" w:evenHBand="0" w:firstRowFirstColumn="0" w:firstRowLastColumn="0" w:lastRowFirstColumn="0" w:lastRowLastColumn="0"/>
            </w:pPr>
            <w:r>
              <w:t>25</w:t>
            </w:r>
          </w:p>
        </w:tc>
        <w:tc>
          <w:tcPr>
            <w:tcW w:w="1019" w:type="dxa"/>
          </w:tcPr>
          <w:p w14:paraId="60FCE7EF" w14:textId="6B994B9B" w:rsidR="00CD5213" w:rsidRPr="00172609" w:rsidRDefault="00CD5213" w:rsidP="00896357">
            <w:pPr>
              <w:cnfStyle w:val="000000000000" w:firstRow="0" w:lastRow="0" w:firstColumn="0" w:lastColumn="0" w:oddVBand="0" w:evenVBand="0" w:oddHBand="0" w:evenHBand="0" w:firstRowFirstColumn="0" w:firstRowLastColumn="0" w:lastRowFirstColumn="0" w:lastRowLastColumn="0"/>
            </w:pPr>
            <w:r>
              <w:t>127</w:t>
            </w:r>
          </w:p>
        </w:tc>
        <w:tc>
          <w:tcPr>
            <w:tcW w:w="1183" w:type="dxa"/>
          </w:tcPr>
          <w:p w14:paraId="615AB1AF" w14:textId="701FBC45" w:rsidR="00CD5213" w:rsidRPr="00172609" w:rsidRDefault="00CD5213" w:rsidP="00896357">
            <w:pPr>
              <w:cnfStyle w:val="000000000000" w:firstRow="0" w:lastRow="0" w:firstColumn="0" w:lastColumn="0" w:oddVBand="0" w:evenVBand="0" w:oddHBand="0" w:evenHBand="0" w:firstRowFirstColumn="0" w:firstRowLastColumn="0" w:lastRowFirstColumn="0" w:lastRowLastColumn="0"/>
            </w:pPr>
            <w:r>
              <w:t>212</w:t>
            </w:r>
          </w:p>
        </w:tc>
        <w:tc>
          <w:tcPr>
            <w:tcW w:w="5288" w:type="dxa"/>
          </w:tcPr>
          <w:p w14:paraId="6F5F7C0F" w14:textId="694C6891" w:rsidR="00CD5213" w:rsidRPr="00CD5213" w:rsidRDefault="00CD5213" w:rsidP="00A96C77">
            <w:pPr>
              <w:cnfStyle w:val="000000000000" w:firstRow="0" w:lastRow="0" w:firstColumn="0" w:lastColumn="0" w:oddVBand="0" w:evenVBand="0" w:oddHBand="0" w:evenHBand="0" w:firstRowFirstColumn="0" w:firstRowLastColumn="0" w:lastRowFirstColumn="0" w:lastRowLastColumn="0"/>
              <w:rPr>
                <w:rFonts w:cs="Arial"/>
              </w:rPr>
            </w:pPr>
            <w:r w:rsidRPr="00CD5213">
              <w:rPr>
                <w:rFonts w:cs="Arial"/>
              </w:rPr>
              <w:t>Flow rack in SV  - 25cm wide</w:t>
            </w:r>
            <w:r w:rsidR="004A4E04">
              <w:rPr>
                <w:rFonts w:cs="Arial"/>
              </w:rPr>
              <w:t xml:space="preserve"> </w:t>
            </w:r>
          </w:p>
        </w:tc>
      </w:tr>
      <w:tr w:rsidR="00CD5213" w:rsidRPr="00896357" w14:paraId="161834D0" w14:textId="77777777" w:rsidTr="00A7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61C4B88D" w14:textId="35C8B982" w:rsidR="00CD5213" w:rsidRPr="00172609" w:rsidRDefault="00CD5213" w:rsidP="00896357">
            <w:pPr>
              <w:rPr>
                <w:b w:val="0"/>
              </w:rPr>
            </w:pPr>
            <w:r>
              <w:rPr>
                <w:b w:val="0"/>
              </w:rPr>
              <w:t>F50</w:t>
            </w:r>
          </w:p>
        </w:tc>
        <w:tc>
          <w:tcPr>
            <w:tcW w:w="1026" w:type="dxa"/>
          </w:tcPr>
          <w:p w14:paraId="74B2AFA6" w14:textId="3463E24E"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50</w:t>
            </w:r>
          </w:p>
        </w:tc>
        <w:tc>
          <w:tcPr>
            <w:tcW w:w="1093" w:type="dxa"/>
          </w:tcPr>
          <w:p w14:paraId="06095D55" w14:textId="15EE21F4"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25</w:t>
            </w:r>
          </w:p>
        </w:tc>
        <w:tc>
          <w:tcPr>
            <w:tcW w:w="1019" w:type="dxa"/>
          </w:tcPr>
          <w:p w14:paraId="304E3A41" w14:textId="72F65B76"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127</w:t>
            </w:r>
          </w:p>
        </w:tc>
        <w:tc>
          <w:tcPr>
            <w:tcW w:w="1183" w:type="dxa"/>
          </w:tcPr>
          <w:p w14:paraId="441DA82E" w14:textId="0C868D65"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212</w:t>
            </w:r>
          </w:p>
        </w:tc>
        <w:tc>
          <w:tcPr>
            <w:tcW w:w="5288" w:type="dxa"/>
          </w:tcPr>
          <w:p w14:paraId="40C9BB03" w14:textId="33546C67" w:rsidR="00CD5213" w:rsidRPr="00CD5213" w:rsidRDefault="00CD5213" w:rsidP="00A96C77">
            <w:pPr>
              <w:cnfStyle w:val="000000100000" w:firstRow="0" w:lastRow="0" w:firstColumn="0" w:lastColumn="0" w:oddVBand="0" w:evenVBand="0" w:oddHBand="1" w:evenHBand="0" w:firstRowFirstColumn="0" w:firstRowLastColumn="0" w:lastRowFirstColumn="0" w:lastRowLastColumn="0"/>
              <w:rPr>
                <w:rFonts w:cs="Arial"/>
              </w:rPr>
            </w:pPr>
            <w:r w:rsidRPr="00CD5213">
              <w:rPr>
                <w:rFonts w:cs="Arial"/>
              </w:rPr>
              <w:t>Flow rack in SV  - 25cm wide</w:t>
            </w:r>
            <w:r w:rsidR="004A4E04">
              <w:rPr>
                <w:rFonts w:cs="Arial"/>
              </w:rPr>
              <w:t xml:space="preserve"> </w:t>
            </w:r>
          </w:p>
        </w:tc>
      </w:tr>
      <w:tr w:rsidR="00CD5213" w:rsidRPr="00896357" w14:paraId="27C09C56" w14:textId="77777777" w:rsidTr="00A73D7D">
        <w:tc>
          <w:tcPr>
            <w:cnfStyle w:val="001000000000" w:firstRow="0" w:lastRow="0" w:firstColumn="1" w:lastColumn="0" w:oddVBand="0" w:evenVBand="0" w:oddHBand="0" w:evenHBand="0" w:firstRowFirstColumn="0" w:firstRowLastColumn="0" w:lastRowFirstColumn="0" w:lastRowLastColumn="0"/>
            <w:tcW w:w="1389" w:type="dxa"/>
          </w:tcPr>
          <w:p w14:paraId="46EADC71" w14:textId="1DB235C7" w:rsidR="00CD5213" w:rsidRPr="00172609" w:rsidRDefault="004A4E04" w:rsidP="00896357">
            <w:pPr>
              <w:rPr>
                <w:b w:val="0"/>
              </w:rPr>
            </w:pPr>
            <w:r>
              <w:rPr>
                <w:b w:val="0"/>
              </w:rPr>
              <w:t>P82</w:t>
            </w:r>
          </w:p>
        </w:tc>
        <w:tc>
          <w:tcPr>
            <w:tcW w:w="1026" w:type="dxa"/>
          </w:tcPr>
          <w:p w14:paraId="3B17AFF2" w14:textId="3D7642A2" w:rsidR="00CD5213" w:rsidRPr="00172609" w:rsidRDefault="00CD5213" w:rsidP="001E1FAE">
            <w:pPr>
              <w:tabs>
                <w:tab w:val="left" w:pos="639"/>
              </w:tabs>
              <w:cnfStyle w:val="000000000000" w:firstRow="0" w:lastRow="0" w:firstColumn="0" w:lastColumn="0" w:oddVBand="0" w:evenVBand="0" w:oddHBand="0" w:evenHBand="0" w:firstRowFirstColumn="0" w:firstRowLastColumn="0" w:lastRowFirstColumn="0" w:lastRowLastColumn="0"/>
            </w:pPr>
            <w:r>
              <w:t>82</w:t>
            </w:r>
          </w:p>
        </w:tc>
        <w:tc>
          <w:tcPr>
            <w:tcW w:w="1093" w:type="dxa"/>
          </w:tcPr>
          <w:p w14:paraId="16C5A90A" w14:textId="7CE7058F" w:rsidR="00CD5213" w:rsidRPr="00172609" w:rsidRDefault="00CD5213" w:rsidP="00896357">
            <w:pPr>
              <w:cnfStyle w:val="000000000000" w:firstRow="0" w:lastRow="0" w:firstColumn="0" w:lastColumn="0" w:oddVBand="0" w:evenVBand="0" w:oddHBand="0" w:evenHBand="0" w:firstRowFirstColumn="0" w:firstRowLastColumn="0" w:lastRowFirstColumn="0" w:lastRowLastColumn="0"/>
            </w:pPr>
            <w:r>
              <w:t>127</w:t>
            </w:r>
          </w:p>
        </w:tc>
        <w:tc>
          <w:tcPr>
            <w:tcW w:w="1019" w:type="dxa"/>
          </w:tcPr>
          <w:p w14:paraId="37F29B1B" w14:textId="45CD2E71" w:rsidR="00CD5213" w:rsidRPr="00172609" w:rsidRDefault="00CD5213" w:rsidP="00896357">
            <w:pPr>
              <w:cnfStyle w:val="000000000000" w:firstRow="0" w:lastRow="0" w:firstColumn="0" w:lastColumn="0" w:oddVBand="0" w:evenVBand="0" w:oddHBand="0" w:evenHBand="0" w:firstRowFirstColumn="0" w:firstRowLastColumn="0" w:lastRowFirstColumn="0" w:lastRowLastColumn="0"/>
            </w:pPr>
            <w:r>
              <w:t>127</w:t>
            </w:r>
          </w:p>
        </w:tc>
        <w:tc>
          <w:tcPr>
            <w:tcW w:w="1183" w:type="dxa"/>
          </w:tcPr>
          <w:p w14:paraId="713536AB" w14:textId="6B7B89AD" w:rsidR="00CD5213" w:rsidRPr="00172609" w:rsidRDefault="00CD5213" w:rsidP="00896357">
            <w:pPr>
              <w:cnfStyle w:val="000000000000" w:firstRow="0" w:lastRow="0" w:firstColumn="0" w:lastColumn="0" w:oddVBand="0" w:evenVBand="0" w:oddHBand="0" w:evenHBand="0" w:firstRowFirstColumn="0" w:firstRowLastColumn="0" w:lastRowFirstColumn="0" w:lastRowLastColumn="0"/>
            </w:pPr>
            <w:r>
              <w:t>1700</w:t>
            </w:r>
          </w:p>
        </w:tc>
        <w:tc>
          <w:tcPr>
            <w:tcW w:w="5288" w:type="dxa"/>
          </w:tcPr>
          <w:p w14:paraId="217F327D" w14:textId="5EF48FC8" w:rsidR="00CD5213" w:rsidRPr="00CD5213" w:rsidRDefault="00CD5213" w:rsidP="00896357">
            <w:pPr>
              <w:cnfStyle w:val="000000000000" w:firstRow="0" w:lastRow="0" w:firstColumn="0" w:lastColumn="0" w:oddVBand="0" w:evenVBand="0" w:oddHBand="0" w:evenHBand="0" w:firstRowFirstColumn="0" w:firstRowLastColumn="0" w:lastRowFirstColumn="0" w:lastRowLastColumn="0"/>
              <w:rPr>
                <w:rFonts w:cs="Arial"/>
              </w:rPr>
            </w:pPr>
            <w:r w:rsidRPr="00CD5213">
              <w:rPr>
                <w:rFonts w:cs="Arial"/>
              </w:rPr>
              <w:t>Floor reserve</w:t>
            </w:r>
            <w:r>
              <w:rPr>
                <w:rFonts w:cs="Arial"/>
              </w:rPr>
              <w:t>s SV Broadway minus 5'pallet and 3' tech (</w:t>
            </w:r>
            <w:r w:rsidRPr="00CD5213">
              <w:rPr>
                <w:rFonts w:cs="Arial"/>
              </w:rPr>
              <w:t>32.5'</w:t>
            </w:r>
            <w:r>
              <w:rPr>
                <w:rFonts w:cs="Arial"/>
              </w:rPr>
              <w:t>)</w:t>
            </w:r>
          </w:p>
        </w:tc>
      </w:tr>
      <w:tr w:rsidR="00CD5213" w:rsidRPr="00896357" w14:paraId="5FDA328A" w14:textId="77777777" w:rsidTr="00CD5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5B6BC393" w14:textId="485315D9" w:rsidR="00CD5213" w:rsidRPr="00172609" w:rsidRDefault="004A4E04" w:rsidP="00CD5213">
            <w:pPr>
              <w:rPr>
                <w:b w:val="0"/>
              </w:rPr>
            </w:pPr>
            <w:r>
              <w:rPr>
                <w:b w:val="0"/>
              </w:rPr>
              <w:t>P107</w:t>
            </w:r>
          </w:p>
        </w:tc>
        <w:tc>
          <w:tcPr>
            <w:tcW w:w="1026" w:type="dxa"/>
          </w:tcPr>
          <w:p w14:paraId="503AB671" w14:textId="1ADF7AD9"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107</w:t>
            </w:r>
          </w:p>
        </w:tc>
        <w:tc>
          <w:tcPr>
            <w:tcW w:w="1093" w:type="dxa"/>
          </w:tcPr>
          <w:p w14:paraId="7775F74C" w14:textId="7D5DAFE0"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127</w:t>
            </w:r>
          </w:p>
        </w:tc>
        <w:tc>
          <w:tcPr>
            <w:tcW w:w="1019" w:type="dxa"/>
          </w:tcPr>
          <w:p w14:paraId="039D0E2E" w14:textId="0E31124C"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127</w:t>
            </w:r>
          </w:p>
        </w:tc>
        <w:tc>
          <w:tcPr>
            <w:tcW w:w="1183" w:type="dxa"/>
          </w:tcPr>
          <w:p w14:paraId="3B35C005" w14:textId="0B97B312" w:rsidR="00CD5213" w:rsidRPr="00172609" w:rsidRDefault="00CD5213" w:rsidP="00896357">
            <w:pPr>
              <w:cnfStyle w:val="000000100000" w:firstRow="0" w:lastRow="0" w:firstColumn="0" w:lastColumn="0" w:oddVBand="0" w:evenVBand="0" w:oddHBand="1" w:evenHBand="0" w:firstRowFirstColumn="0" w:firstRowLastColumn="0" w:lastRowFirstColumn="0" w:lastRowLastColumn="0"/>
            </w:pPr>
            <w:r>
              <w:t>1700</w:t>
            </w:r>
          </w:p>
        </w:tc>
        <w:tc>
          <w:tcPr>
            <w:tcW w:w="5288" w:type="dxa"/>
          </w:tcPr>
          <w:p w14:paraId="18145A55" w14:textId="2C8C3BD1" w:rsidR="00CD5213" w:rsidRPr="00CD5213" w:rsidRDefault="00CD5213" w:rsidP="00CD5213">
            <w:pPr>
              <w:cnfStyle w:val="000000100000" w:firstRow="0" w:lastRow="0" w:firstColumn="0" w:lastColumn="0" w:oddVBand="0" w:evenVBand="0" w:oddHBand="1" w:evenHBand="0" w:firstRowFirstColumn="0" w:firstRowLastColumn="0" w:lastRowFirstColumn="0" w:lastRowLastColumn="0"/>
              <w:rPr>
                <w:rFonts w:cs="Arial"/>
              </w:rPr>
            </w:pPr>
            <w:r w:rsidRPr="00CD5213">
              <w:rPr>
                <w:rFonts w:cs="Arial"/>
              </w:rPr>
              <w:t>Floor reserve</w:t>
            </w:r>
            <w:r>
              <w:rPr>
                <w:rFonts w:cs="Arial"/>
              </w:rPr>
              <w:t xml:space="preserve">s SV Broadway </w:t>
            </w:r>
            <w:r w:rsidRPr="00CD5213">
              <w:rPr>
                <w:rFonts w:cs="Arial"/>
              </w:rPr>
              <w:t xml:space="preserve">minus 5'pallet and 3' tech </w:t>
            </w:r>
            <w:r>
              <w:rPr>
                <w:rFonts w:cs="Arial"/>
              </w:rPr>
              <w:t>(</w:t>
            </w:r>
            <w:r w:rsidRPr="00CD5213">
              <w:rPr>
                <w:rFonts w:cs="Arial"/>
              </w:rPr>
              <w:t>42.25'</w:t>
            </w:r>
            <w:r>
              <w:rPr>
                <w:rFonts w:cs="Arial"/>
              </w:rPr>
              <w:t>)</w:t>
            </w:r>
          </w:p>
        </w:tc>
      </w:tr>
      <w:tr w:rsidR="00CD5213" w:rsidRPr="00896357" w14:paraId="01D2F959" w14:textId="77777777" w:rsidTr="00A73D7D">
        <w:tc>
          <w:tcPr>
            <w:cnfStyle w:val="001000000000" w:firstRow="0" w:lastRow="0" w:firstColumn="1" w:lastColumn="0" w:oddVBand="0" w:evenVBand="0" w:oddHBand="0" w:evenHBand="0" w:firstRowFirstColumn="0" w:firstRowLastColumn="0" w:lastRowFirstColumn="0" w:lastRowLastColumn="0"/>
            <w:tcW w:w="1389" w:type="dxa"/>
          </w:tcPr>
          <w:p w14:paraId="4BB47BFE" w14:textId="61C40EEF" w:rsidR="00CD5213" w:rsidRPr="00172609" w:rsidRDefault="00CD5213" w:rsidP="00896357">
            <w:pPr>
              <w:rPr>
                <w:b w:val="0"/>
              </w:rPr>
            </w:pPr>
            <w:r w:rsidRPr="00172609">
              <w:rPr>
                <w:b w:val="0"/>
              </w:rPr>
              <w:t>DOCK</w:t>
            </w:r>
          </w:p>
        </w:tc>
        <w:tc>
          <w:tcPr>
            <w:tcW w:w="1026" w:type="dxa"/>
          </w:tcPr>
          <w:p w14:paraId="66059CDB" w14:textId="163715F4" w:rsidR="00CD5213" w:rsidRPr="00172609" w:rsidRDefault="004A4E04" w:rsidP="00896357">
            <w:pPr>
              <w:cnfStyle w:val="000000000000" w:firstRow="0" w:lastRow="0" w:firstColumn="0" w:lastColumn="0" w:oddVBand="0" w:evenVBand="0" w:oddHBand="0" w:evenHBand="0" w:firstRowFirstColumn="0" w:firstRowLastColumn="0" w:lastRowFirstColumn="0" w:lastRowLastColumn="0"/>
            </w:pPr>
            <w:r>
              <w:t>200</w:t>
            </w:r>
          </w:p>
        </w:tc>
        <w:tc>
          <w:tcPr>
            <w:tcW w:w="1093" w:type="dxa"/>
          </w:tcPr>
          <w:p w14:paraId="005F78BF" w14:textId="5A51EE08" w:rsidR="00CD5213" w:rsidRPr="00172609" w:rsidRDefault="004A4E04" w:rsidP="00896357">
            <w:pPr>
              <w:cnfStyle w:val="000000000000" w:firstRow="0" w:lastRow="0" w:firstColumn="0" w:lastColumn="0" w:oddVBand="0" w:evenVBand="0" w:oddHBand="0" w:evenHBand="0" w:firstRowFirstColumn="0" w:firstRowLastColumn="0" w:lastRowFirstColumn="0" w:lastRowLastColumn="0"/>
            </w:pPr>
            <w:r>
              <w:t>200</w:t>
            </w:r>
          </w:p>
        </w:tc>
        <w:tc>
          <w:tcPr>
            <w:tcW w:w="1019" w:type="dxa"/>
          </w:tcPr>
          <w:p w14:paraId="69A7DC2D" w14:textId="1425922F" w:rsidR="00CD5213" w:rsidRPr="00172609" w:rsidRDefault="004A4E04" w:rsidP="00896357">
            <w:pPr>
              <w:cnfStyle w:val="000000000000" w:firstRow="0" w:lastRow="0" w:firstColumn="0" w:lastColumn="0" w:oddVBand="0" w:evenVBand="0" w:oddHBand="0" w:evenHBand="0" w:firstRowFirstColumn="0" w:firstRowLastColumn="0" w:lastRowFirstColumn="0" w:lastRowLastColumn="0"/>
            </w:pPr>
            <w:r>
              <w:t>2500</w:t>
            </w:r>
          </w:p>
        </w:tc>
        <w:tc>
          <w:tcPr>
            <w:tcW w:w="1183" w:type="dxa"/>
          </w:tcPr>
          <w:p w14:paraId="67B68B4E" w14:textId="0065D06C" w:rsidR="00CD5213" w:rsidRPr="00172609" w:rsidRDefault="004A4E04" w:rsidP="00896357">
            <w:pPr>
              <w:cnfStyle w:val="000000000000" w:firstRow="0" w:lastRow="0" w:firstColumn="0" w:lastColumn="0" w:oddVBand="0" w:evenVBand="0" w:oddHBand="0" w:evenHBand="0" w:firstRowFirstColumn="0" w:firstRowLastColumn="0" w:lastRowFirstColumn="0" w:lastRowLastColumn="0"/>
            </w:pPr>
            <w:r>
              <w:t>20000</w:t>
            </w:r>
          </w:p>
        </w:tc>
        <w:tc>
          <w:tcPr>
            <w:tcW w:w="5288" w:type="dxa"/>
          </w:tcPr>
          <w:p w14:paraId="610B1935" w14:textId="1D19CE45" w:rsidR="00CD5213" w:rsidRPr="00172609" w:rsidRDefault="00CD5213" w:rsidP="00553926">
            <w:pPr>
              <w:cnfStyle w:val="000000000000" w:firstRow="0" w:lastRow="0" w:firstColumn="0" w:lastColumn="0" w:oddVBand="0" w:evenVBand="0" w:oddHBand="0" w:evenHBand="0" w:firstRowFirstColumn="0" w:firstRowLastColumn="0" w:lastRowFirstColumn="0" w:lastRowLastColumn="0"/>
            </w:pPr>
            <w:r w:rsidRPr="00172609">
              <w:t>Locations for receiving, staging, doors, customer pick up</w:t>
            </w:r>
          </w:p>
        </w:tc>
      </w:tr>
      <w:tr w:rsidR="004A4E04" w:rsidRPr="00896357" w14:paraId="58AE701A" w14:textId="77777777" w:rsidTr="00A7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E4DF2A0" w14:textId="035B464F" w:rsidR="004A4E04" w:rsidRPr="00172609" w:rsidRDefault="004A4E04" w:rsidP="00896357">
            <w:pPr>
              <w:rPr>
                <w:b w:val="0"/>
              </w:rPr>
            </w:pPr>
            <w:r w:rsidRPr="00172609">
              <w:rPr>
                <w:rFonts w:ascii="Calibri" w:eastAsia="Times New Roman" w:hAnsi="Calibri" w:cs="Times New Roman"/>
                <w:b w:val="0"/>
                <w:color w:val="000000"/>
                <w:sz w:val="22"/>
                <w:szCs w:val="22"/>
                <w:lang w:eastAsia="en-CA"/>
              </w:rPr>
              <w:t>RECV</w:t>
            </w:r>
          </w:p>
        </w:tc>
        <w:tc>
          <w:tcPr>
            <w:tcW w:w="1026" w:type="dxa"/>
          </w:tcPr>
          <w:p w14:paraId="1F61D33F" w14:textId="496318F7" w:rsidR="004A4E04" w:rsidRPr="00172609" w:rsidRDefault="004A4E04" w:rsidP="00896357">
            <w:pPr>
              <w:cnfStyle w:val="000000100000" w:firstRow="0" w:lastRow="0" w:firstColumn="0" w:lastColumn="0" w:oddVBand="0" w:evenVBand="0" w:oddHBand="1" w:evenHBand="0" w:firstRowFirstColumn="0" w:firstRowLastColumn="0" w:lastRowFirstColumn="0" w:lastRowLastColumn="0"/>
            </w:pPr>
            <w:r>
              <w:t>200</w:t>
            </w:r>
          </w:p>
        </w:tc>
        <w:tc>
          <w:tcPr>
            <w:tcW w:w="1093" w:type="dxa"/>
          </w:tcPr>
          <w:p w14:paraId="06F1D9AD" w14:textId="79C18BE7" w:rsidR="004A4E04" w:rsidRPr="00172609" w:rsidRDefault="004A4E04" w:rsidP="00896357">
            <w:pPr>
              <w:cnfStyle w:val="000000100000" w:firstRow="0" w:lastRow="0" w:firstColumn="0" w:lastColumn="0" w:oddVBand="0" w:evenVBand="0" w:oddHBand="1" w:evenHBand="0" w:firstRowFirstColumn="0" w:firstRowLastColumn="0" w:lastRowFirstColumn="0" w:lastRowLastColumn="0"/>
            </w:pPr>
            <w:r>
              <w:t>200</w:t>
            </w:r>
          </w:p>
        </w:tc>
        <w:tc>
          <w:tcPr>
            <w:tcW w:w="1019" w:type="dxa"/>
          </w:tcPr>
          <w:p w14:paraId="073887C2" w14:textId="11210466" w:rsidR="004A4E04" w:rsidRPr="00172609" w:rsidRDefault="004A4E04" w:rsidP="00896357">
            <w:pPr>
              <w:cnfStyle w:val="000000100000" w:firstRow="0" w:lastRow="0" w:firstColumn="0" w:lastColumn="0" w:oddVBand="0" w:evenVBand="0" w:oddHBand="1" w:evenHBand="0" w:firstRowFirstColumn="0" w:firstRowLastColumn="0" w:lastRowFirstColumn="0" w:lastRowLastColumn="0"/>
            </w:pPr>
            <w:r>
              <w:t>2500</w:t>
            </w:r>
          </w:p>
        </w:tc>
        <w:tc>
          <w:tcPr>
            <w:tcW w:w="1183" w:type="dxa"/>
          </w:tcPr>
          <w:p w14:paraId="1EBCE303" w14:textId="3AB26AB0" w:rsidR="004A4E04" w:rsidRPr="00172609" w:rsidRDefault="004A4E04" w:rsidP="00896357">
            <w:pPr>
              <w:cnfStyle w:val="000000100000" w:firstRow="0" w:lastRow="0" w:firstColumn="0" w:lastColumn="0" w:oddVBand="0" w:evenVBand="0" w:oddHBand="1" w:evenHBand="0" w:firstRowFirstColumn="0" w:firstRowLastColumn="0" w:lastRowFirstColumn="0" w:lastRowLastColumn="0"/>
            </w:pPr>
            <w:r>
              <w:t>20000</w:t>
            </w:r>
          </w:p>
        </w:tc>
        <w:tc>
          <w:tcPr>
            <w:tcW w:w="5288" w:type="dxa"/>
          </w:tcPr>
          <w:p w14:paraId="4F5DB325" w14:textId="2DE9A2DC" w:rsidR="004A4E04" w:rsidRPr="00172609" w:rsidRDefault="004A4E04" w:rsidP="00553926">
            <w:pPr>
              <w:cnfStyle w:val="000000100000" w:firstRow="0" w:lastRow="0" w:firstColumn="0" w:lastColumn="0" w:oddVBand="0" w:evenVBand="0" w:oddHBand="1" w:evenHBand="0" w:firstRowFirstColumn="0" w:firstRowLastColumn="0" w:lastRowFirstColumn="0" w:lastRowLastColumn="0"/>
            </w:pPr>
            <w:r w:rsidRPr="00172609">
              <w:t>Receiving lanes</w:t>
            </w:r>
          </w:p>
        </w:tc>
      </w:tr>
      <w:tr w:rsidR="004A4E04" w:rsidRPr="00896357" w14:paraId="798EDACE" w14:textId="77777777" w:rsidTr="00A73D7D">
        <w:tc>
          <w:tcPr>
            <w:cnfStyle w:val="001000000000" w:firstRow="0" w:lastRow="0" w:firstColumn="1" w:lastColumn="0" w:oddVBand="0" w:evenVBand="0" w:oddHBand="0" w:evenHBand="0" w:firstRowFirstColumn="0" w:firstRowLastColumn="0" w:lastRowFirstColumn="0" w:lastRowLastColumn="0"/>
            <w:tcW w:w="1389" w:type="dxa"/>
          </w:tcPr>
          <w:p w14:paraId="532518CF" w14:textId="31CF02C9" w:rsidR="004A4E04" w:rsidRPr="00172609" w:rsidRDefault="004A4E04" w:rsidP="00896357">
            <w:pPr>
              <w:rPr>
                <w:rFonts w:ascii="Calibri" w:eastAsia="Times New Roman" w:hAnsi="Calibri" w:cs="Times New Roman"/>
                <w:b w:val="0"/>
                <w:color w:val="000000"/>
                <w:sz w:val="22"/>
                <w:szCs w:val="22"/>
                <w:lang w:eastAsia="en-CA"/>
              </w:rPr>
            </w:pPr>
            <w:r w:rsidRPr="00172609">
              <w:rPr>
                <w:rFonts w:ascii="Calibri" w:eastAsia="Times New Roman" w:hAnsi="Calibri" w:cs="Times New Roman"/>
                <w:b w:val="0"/>
                <w:color w:val="000000"/>
                <w:sz w:val="22"/>
                <w:szCs w:val="22"/>
                <w:lang w:eastAsia="en-CA"/>
              </w:rPr>
              <w:t>SHIP</w:t>
            </w:r>
          </w:p>
        </w:tc>
        <w:tc>
          <w:tcPr>
            <w:tcW w:w="1026" w:type="dxa"/>
          </w:tcPr>
          <w:p w14:paraId="5135A905" w14:textId="3479A036" w:rsidR="004A4E04" w:rsidRPr="00172609" w:rsidRDefault="004A4E04" w:rsidP="00896357">
            <w:pPr>
              <w:cnfStyle w:val="000000000000" w:firstRow="0" w:lastRow="0" w:firstColumn="0" w:lastColumn="0" w:oddVBand="0" w:evenVBand="0" w:oddHBand="0" w:evenHBand="0" w:firstRowFirstColumn="0" w:firstRowLastColumn="0" w:lastRowFirstColumn="0" w:lastRowLastColumn="0"/>
            </w:pPr>
            <w:r>
              <w:t>200</w:t>
            </w:r>
          </w:p>
        </w:tc>
        <w:tc>
          <w:tcPr>
            <w:tcW w:w="1093" w:type="dxa"/>
          </w:tcPr>
          <w:p w14:paraId="12A20D45" w14:textId="3904107C" w:rsidR="004A4E04" w:rsidRPr="00172609" w:rsidRDefault="004A4E04" w:rsidP="00896357">
            <w:pPr>
              <w:cnfStyle w:val="000000000000" w:firstRow="0" w:lastRow="0" w:firstColumn="0" w:lastColumn="0" w:oddVBand="0" w:evenVBand="0" w:oddHBand="0" w:evenHBand="0" w:firstRowFirstColumn="0" w:firstRowLastColumn="0" w:lastRowFirstColumn="0" w:lastRowLastColumn="0"/>
            </w:pPr>
            <w:r>
              <w:t>200</w:t>
            </w:r>
          </w:p>
        </w:tc>
        <w:tc>
          <w:tcPr>
            <w:tcW w:w="1019" w:type="dxa"/>
          </w:tcPr>
          <w:p w14:paraId="6DE3CB7B" w14:textId="6BF928DB" w:rsidR="004A4E04" w:rsidRPr="00172609" w:rsidRDefault="004A4E04" w:rsidP="00896357">
            <w:pPr>
              <w:cnfStyle w:val="000000000000" w:firstRow="0" w:lastRow="0" w:firstColumn="0" w:lastColumn="0" w:oddVBand="0" w:evenVBand="0" w:oddHBand="0" w:evenHBand="0" w:firstRowFirstColumn="0" w:firstRowLastColumn="0" w:lastRowFirstColumn="0" w:lastRowLastColumn="0"/>
            </w:pPr>
            <w:r>
              <w:t>2500</w:t>
            </w:r>
          </w:p>
        </w:tc>
        <w:tc>
          <w:tcPr>
            <w:tcW w:w="1183" w:type="dxa"/>
          </w:tcPr>
          <w:p w14:paraId="57022F75" w14:textId="50A14228" w:rsidR="004A4E04" w:rsidRPr="00172609" w:rsidRDefault="004A4E04" w:rsidP="00896357">
            <w:pPr>
              <w:cnfStyle w:val="000000000000" w:firstRow="0" w:lastRow="0" w:firstColumn="0" w:lastColumn="0" w:oddVBand="0" w:evenVBand="0" w:oddHBand="0" w:evenHBand="0" w:firstRowFirstColumn="0" w:firstRowLastColumn="0" w:lastRowFirstColumn="0" w:lastRowLastColumn="0"/>
            </w:pPr>
            <w:r>
              <w:t>20000</w:t>
            </w:r>
          </w:p>
        </w:tc>
        <w:tc>
          <w:tcPr>
            <w:tcW w:w="5288" w:type="dxa"/>
          </w:tcPr>
          <w:p w14:paraId="09E38C6D" w14:textId="44ACA2AD" w:rsidR="004A4E04" w:rsidRPr="00172609" w:rsidRDefault="004A4E04" w:rsidP="00553926">
            <w:pPr>
              <w:cnfStyle w:val="000000000000" w:firstRow="0" w:lastRow="0" w:firstColumn="0" w:lastColumn="0" w:oddVBand="0" w:evenVBand="0" w:oddHBand="0" w:evenHBand="0" w:firstRowFirstColumn="0" w:firstRowLastColumn="0" w:lastRowFirstColumn="0" w:lastRowLastColumn="0"/>
            </w:pPr>
            <w:r w:rsidRPr="00172609">
              <w:t>Shipping lanes and consolidation area</w:t>
            </w:r>
          </w:p>
        </w:tc>
      </w:tr>
      <w:tr w:rsidR="004A4E04" w:rsidRPr="00896357" w14:paraId="2FCF674E" w14:textId="77777777" w:rsidTr="00A7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C3BFD2B" w14:textId="47029B3D" w:rsidR="004A4E04" w:rsidRPr="00172609" w:rsidRDefault="004A4E04" w:rsidP="00896357">
            <w:pPr>
              <w:rPr>
                <w:b w:val="0"/>
              </w:rPr>
            </w:pPr>
            <w:r w:rsidRPr="00172609">
              <w:rPr>
                <w:b w:val="0"/>
              </w:rPr>
              <w:t>RECP</w:t>
            </w:r>
          </w:p>
        </w:tc>
        <w:tc>
          <w:tcPr>
            <w:tcW w:w="1026" w:type="dxa"/>
          </w:tcPr>
          <w:p w14:paraId="246C5B46" w14:textId="35553987" w:rsidR="004A4E04" w:rsidRPr="00172609" w:rsidRDefault="004A4E04" w:rsidP="00896357">
            <w:pPr>
              <w:cnfStyle w:val="000000100000" w:firstRow="0" w:lastRow="0" w:firstColumn="0" w:lastColumn="0" w:oddVBand="0" w:evenVBand="0" w:oddHBand="1" w:evenHBand="0" w:firstRowFirstColumn="0" w:firstRowLastColumn="0" w:lastRowFirstColumn="0" w:lastRowLastColumn="0"/>
            </w:pPr>
            <w:r>
              <w:t>200</w:t>
            </w:r>
          </w:p>
        </w:tc>
        <w:tc>
          <w:tcPr>
            <w:tcW w:w="1093" w:type="dxa"/>
          </w:tcPr>
          <w:p w14:paraId="6BF6619F" w14:textId="218CC696" w:rsidR="004A4E04" w:rsidRPr="00172609" w:rsidRDefault="004A4E04" w:rsidP="00896357">
            <w:pPr>
              <w:cnfStyle w:val="000000100000" w:firstRow="0" w:lastRow="0" w:firstColumn="0" w:lastColumn="0" w:oddVBand="0" w:evenVBand="0" w:oddHBand="1" w:evenHBand="0" w:firstRowFirstColumn="0" w:firstRowLastColumn="0" w:lastRowFirstColumn="0" w:lastRowLastColumn="0"/>
            </w:pPr>
            <w:r>
              <w:t>200</w:t>
            </w:r>
          </w:p>
        </w:tc>
        <w:tc>
          <w:tcPr>
            <w:tcW w:w="1019" w:type="dxa"/>
          </w:tcPr>
          <w:p w14:paraId="660BFEC1" w14:textId="30AB3A77" w:rsidR="004A4E04" w:rsidRPr="00172609" w:rsidRDefault="004A4E04" w:rsidP="00896357">
            <w:pPr>
              <w:cnfStyle w:val="000000100000" w:firstRow="0" w:lastRow="0" w:firstColumn="0" w:lastColumn="0" w:oddVBand="0" w:evenVBand="0" w:oddHBand="1" w:evenHBand="0" w:firstRowFirstColumn="0" w:firstRowLastColumn="0" w:lastRowFirstColumn="0" w:lastRowLastColumn="0"/>
            </w:pPr>
            <w:r>
              <w:t>2500</w:t>
            </w:r>
          </w:p>
        </w:tc>
        <w:tc>
          <w:tcPr>
            <w:tcW w:w="1183" w:type="dxa"/>
          </w:tcPr>
          <w:p w14:paraId="753924D3" w14:textId="33EEB622" w:rsidR="004A4E04" w:rsidRPr="00172609" w:rsidRDefault="004A4E04" w:rsidP="00896357">
            <w:pPr>
              <w:cnfStyle w:val="000000100000" w:firstRow="0" w:lastRow="0" w:firstColumn="0" w:lastColumn="0" w:oddVBand="0" w:evenVBand="0" w:oddHBand="1" w:evenHBand="0" w:firstRowFirstColumn="0" w:firstRowLastColumn="0" w:lastRowFirstColumn="0" w:lastRowLastColumn="0"/>
            </w:pPr>
            <w:r>
              <w:t>20000</w:t>
            </w:r>
          </w:p>
        </w:tc>
        <w:tc>
          <w:tcPr>
            <w:tcW w:w="5288" w:type="dxa"/>
          </w:tcPr>
          <w:p w14:paraId="2C46B661" w14:textId="020AEF3B" w:rsidR="004A4E04" w:rsidRPr="00172609" w:rsidRDefault="004A4E04" w:rsidP="00896357">
            <w:pPr>
              <w:cnfStyle w:val="000000100000" w:firstRow="0" w:lastRow="0" w:firstColumn="0" w:lastColumn="0" w:oddVBand="0" w:evenVBand="0" w:oddHBand="1" w:evenHBand="0" w:firstRowFirstColumn="0" w:firstRowLastColumn="0" w:lastRowFirstColumn="0" w:lastRowLastColumn="0"/>
            </w:pPr>
            <w:r w:rsidRPr="00172609">
              <w:t>Recoup location</w:t>
            </w:r>
          </w:p>
        </w:tc>
      </w:tr>
      <w:tr w:rsidR="004A4E04" w:rsidRPr="00896357" w14:paraId="1A007241" w14:textId="77777777" w:rsidTr="00A73D7D">
        <w:tc>
          <w:tcPr>
            <w:cnfStyle w:val="001000000000" w:firstRow="0" w:lastRow="0" w:firstColumn="1" w:lastColumn="0" w:oddVBand="0" w:evenVBand="0" w:oddHBand="0" w:evenHBand="0" w:firstRowFirstColumn="0" w:firstRowLastColumn="0" w:lastRowFirstColumn="0" w:lastRowLastColumn="0"/>
            <w:tcW w:w="1389" w:type="dxa"/>
          </w:tcPr>
          <w:p w14:paraId="33259DEE" w14:textId="4A80A88D" w:rsidR="004A4E04" w:rsidRPr="00172609" w:rsidRDefault="004A4E04" w:rsidP="00896357">
            <w:pPr>
              <w:rPr>
                <w:b w:val="0"/>
              </w:rPr>
            </w:pPr>
            <w:r w:rsidRPr="00172609">
              <w:rPr>
                <w:b w:val="0"/>
              </w:rPr>
              <w:t>OTHR</w:t>
            </w:r>
          </w:p>
        </w:tc>
        <w:tc>
          <w:tcPr>
            <w:tcW w:w="1026" w:type="dxa"/>
          </w:tcPr>
          <w:p w14:paraId="4528721A" w14:textId="705CEF00" w:rsidR="004A4E04" w:rsidRPr="00172609" w:rsidRDefault="004A4E04" w:rsidP="00896357">
            <w:pPr>
              <w:cnfStyle w:val="000000000000" w:firstRow="0" w:lastRow="0" w:firstColumn="0" w:lastColumn="0" w:oddVBand="0" w:evenVBand="0" w:oddHBand="0" w:evenHBand="0" w:firstRowFirstColumn="0" w:firstRowLastColumn="0" w:lastRowFirstColumn="0" w:lastRowLastColumn="0"/>
            </w:pPr>
            <w:r>
              <w:t>200</w:t>
            </w:r>
          </w:p>
        </w:tc>
        <w:tc>
          <w:tcPr>
            <w:tcW w:w="1093" w:type="dxa"/>
          </w:tcPr>
          <w:p w14:paraId="3BAE2397" w14:textId="3849CBA3" w:rsidR="004A4E04" w:rsidRPr="00172609" w:rsidRDefault="004A4E04" w:rsidP="00896357">
            <w:pPr>
              <w:cnfStyle w:val="000000000000" w:firstRow="0" w:lastRow="0" w:firstColumn="0" w:lastColumn="0" w:oddVBand="0" w:evenVBand="0" w:oddHBand="0" w:evenHBand="0" w:firstRowFirstColumn="0" w:firstRowLastColumn="0" w:lastRowFirstColumn="0" w:lastRowLastColumn="0"/>
            </w:pPr>
            <w:r>
              <w:t>200</w:t>
            </w:r>
          </w:p>
        </w:tc>
        <w:tc>
          <w:tcPr>
            <w:tcW w:w="1019" w:type="dxa"/>
          </w:tcPr>
          <w:p w14:paraId="22983106" w14:textId="0215F0C7" w:rsidR="004A4E04" w:rsidRPr="00172609" w:rsidRDefault="004A4E04" w:rsidP="00896357">
            <w:pPr>
              <w:cnfStyle w:val="000000000000" w:firstRow="0" w:lastRow="0" w:firstColumn="0" w:lastColumn="0" w:oddVBand="0" w:evenVBand="0" w:oddHBand="0" w:evenHBand="0" w:firstRowFirstColumn="0" w:firstRowLastColumn="0" w:lastRowFirstColumn="0" w:lastRowLastColumn="0"/>
            </w:pPr>
            <w:r>
              <w:t>2500</w:t>
            </w:r>
          </w:p>
        </w:tc>
        <w:tc>
          <w:tcPr>
            <w:tcW w:w="1183" w:type="dxa"/>
          </w:tcPr>
          <w:p w14:paraId="439D6C80" w14:textId="1EC2BD7D" w:rsidR="004A4E04" w:rsidRPr="00172609" w:rsidRDefault="004A4E04" w:rsidP="00896357">
            <w:pPr>
              <w:cnfStyle w:val="000000000000" w:firstRow="0" w:lastRow="0" w:firstColumn="0" w:lastColumn="0" w:oddVBand="0" w:evenVBand="0" w:oddHBand="0" w:evenHBand="0" w:firstRowFirstColumn="0" w:firstRowLastColumn="0" w:lastRowFirstColumn="0" w:lastRowLastColumn="0"/>
            </w:pPr>
            <w:r>
              <w:t>20000</w:t>
            </w:r>
          </w:p>
        </w:tc>
        <w:tc>
          <w:tcPr>
            <w:tcW w:w="5288" w:type="dxa"/>
          </w:tcPr>
          <w:p w14:paraId="0958429F" w14:textId="24EC6536" w:rsidR="004A4E04" w:rsidRPr="00172609" w:rsidRDefault="008505FE" w:rsidP="008505FE">
            <w:pPr>
              <w:textAlignment w:val="center"/>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proofErr w:type="spellStart"/>
            <w:r>
              <w:rPr>
                <w:rFonts w:ascii="Calibri" w:hAnsi="Calibri"/>
                <w:sz w:val="22"/>
                <w:szCs w:val="22"/>
              </w:rPr>
              <w:t>I.e</w:t>
            </w:r>
            <w:proofErr w:type="spellEnd"/>
            <w:r>
              <w:rPr>
                <w:rFonts w:ascii="Calibri" w:hAnsi="Calibri"/>
                <w:sz w:val="22"/>
                <w:szCs w:val="22"/>
              </w:rPr>
              <w:t xml:space="preserve">: </w:t>
            </w:r>
            <w:r w:rsidR="004A4E04" w:rsidRPr="00172609">
              <w:rPr>
                <w:rFonts w:ascii="Calibri" w:hAnsi="Calibri"/>
                <w:sz w:val="22"/>
                <w:szCs w:val="22"/>
              </w:rPr>
              <w:t xml:space="preserve">NOLOCATION, DELIST, LISTCHANGE, </w:t>
            </w:r>
            <w:proofErr w:type="spellStart"/>
            <w:r>
              <w:rPr>
                <w:rFonts w:ascii="Calibri" w:hAnsi="Calibri"/>
                <w:sz w:val="22"/>
                <w:szCs w:val="22"/>
              </w:rPr>
              <w:t>etc</w:t>
            </w:r>
            <w:proofErr w:type="spellEnd"/>
            <w:r>
              <w:rPr>
                <w:rFonts w:ascii="Calibri" w:hAnsi="Calibri"/>
                <w:sz w:val="22"/>
                <w:szCs w:val="22"/>
              </w:rPr>
              <w:t xml:space="preserve"> </w:t>
            </w:r>
            <w:r w:rsidR="004A4E04" w:rsidRPr="00172609">
              <w:rPr>
                <w:rFonts w:ascii="Calibri" w:hAnsi="Calibri"/>
                <w:sz w:val="22"/>
                <w:szCs w:val="22"/>
              </w:rPr>
              <w:t>locations</w:t>
            </w:r>
          </w:p>
        </w:tc>
      </w:tr>
    </w:tbl>
    <w:p w14:paraId="069AC925" w14:textId="77777777" w:rsidR="00CE3D23" w:rsidRDefault="00CE3D23" w:rsidP="00896357"/>
    <w:tbl>
      <w:tblPr>
        <w:tblStyle w:val="LightList"/>
        <w:tblW w:w="10998" w:type="dxa"/>
        <w:tblInd w:w="18" w:type="dxa"/>
        <w:tblLayout w:type="fixed"/>
        <w:tblLook w:val="04A0" w:firstRow="1" w:lastRow="0" w:firstColumn="1" w:lastColumn="0" w:noHBand="0" w:noVBand="1"/>
      </w:tblPr>
      <w:tblGrid>
        <w:gridCol w:w="1800"/>
        <w:gridCol w:w="1890"/>
        <w:gridCol w:w="7308"/>
      </w:tblGrid>
      <w:tr w:rsidR="00603D7E" w14:paraId="0417CB60" w14:textId="77777777" w:rsidTr="00603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5CF58DA5" w14:textId="77777777" w:rsidR="00603D7E" w:rsidRDefault="00603D7E" w:rsidP="00C700B3">
            <w:r>
              <w:t>Rack Type</w:t>
            </w:r>
          </w:p>
        </w:tc>
        <w:tc>
          <w:tcPr>
            <w:tcW w:w="1890" w:type="dxa"/>
          </w:tcPr>
          <w:p w14:paraId="72F0C4D9" w14:textId="60FC2EEC" w:rsidR="00603D7E" w:rsidRDefault="00603D7E" w:rsidP="00C700B3">
            <w:pPr>
              <w:cnfStyle w:val="100000000000" w:firstRow="1" w:lastRow="0" w:firstColumn="0" w:lastColumn="0" w:oddVBand="0" w:evenVBand="0" w:oddHBand="0" w:evenHBand="0" w:firstRowFirstColumn="0" w:firstRowLastColumn="0" w:lastRowFirstColumn="0" w:lastRowLastColumn="0"/>
            </w:pPr>
            <w:proofErr w:type="spellStart"/>
            <w:r>
              <w:t>Loc</w:t>
            </w:r>
            <w:proofErr w:type="spellEnd"/>
            <w:r>
              <w:t xml:space="preserve"> Class</w:t>
            </w:r>
          </w:p>
        </w:tc>
        <w:tc>
          <w:tcPr>
            <w:tcW w:w="7308" w:type="dxa"/>
          </w:tcPr>
          <w:p w14:paraId="5347C9DB" w14:textId="5646BDEB" w:rsidR="00603D7E" w:rsidRDefault="00603D7E" w:rsidP="00C700B3">
            <w:pPr>
              <w:cnfStyle w:val="100000000000" w:firstRow="1" w:lastRow="0" w:firstColumn="0" w:lastColumn="0" w:oddVBand="0" w:evenVBand="0" w:oddHBand="0" w:evenHBand="0" w:firstRowFirstColumn="0" w:firstRowLastColumn="0" w:lastRowFirstColumn="0" w:lastRowLastColumn="0"/>
            </w:pPr>
            <w:r>
              <w:t>Explanation</w:t>
            </w:r>
          </w:p>
        </w:tc>
      </w:tr>
      <w:tr w:rsidR="00603D7E" w:rsidRPr="004F061F" w14:paraId="3BD62697" w14:textId="77777777" w:rsidTr="00603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1FE1DC2C" w14:textId="77777777" w:rsidR="00603D7E" w:rsidRPr="00863868" w:rsidRDefault="00603D7E" w:rsidP="00C700B3">
            <w:pPr>
              <w:jc w:val="center"/>
              <w:rPr>
                <w:b w:val="0"/>
              </w:rPr>
            </w:pPr>
            <w:r>
              <w:rPr>
                <w:b w:val="0"/>
              </w:rPr>
              <w:t>A</w:t>
            </w:r>
          </w:p>
        </w:tc>
        <w:tc>
          <w:tcPr>
            <w:tcW w:w="1890" w:type="dxa"/>
          </w:tcPr>
          <w:p w14:paraId="75A95BBE" w14:textId="0A5CAB87" w:rsidR="00603D7E" w:rsidRDefault="00F01A13" w:rsidP="00F01A13">
            <w:pPr>
              <w:cnfStyle w:val="000000100000" w:firstRow="0" w:lastRow="0" w:firstColumn="0" w:lastColumn="0" w:oddVBand="0" w:evenVBand="0" w:oddHBand="1" w:evenHBand="0" w:firstRowFirstColumn="0" w:firstRowLastColumn="0" w:lastRowFirstColumn="0" w:lastRowLastColumn="0"/>
              <w:rPr>
                <w:bCs/>
              </w:rPr>
            </w:pPr>
            <w:r w:rsidRPr="00F01A13">
              <w:rPr>
                <w:bCs/>
              </w:rPr>
              <w:t>P152</w:t>
            </w:r>
            <w:r>
              <w:rPr>
                <w:bCs/>
              </w:rPr>
              <w:t xml:space="preserve">, </w:t>
            </w:r>
            <w:r w:rsidR="008505FE">
              <w:rPr>
                <w:bCs/>
              </w:rPr>
              <w:t>P183</w:t>
            </w:r>
          </w:p>
        </w:tc>
        <w:tc>
          <w:tcPr>
            <w:tcW w:w="7308" w:type="dxa"/>
          </w:tcPr>
          <w:p w14:paraId="36C84399" w14:textId="7E6CEA33" w:rsidR="00603D7E" w:rsidRPr="004F061F" w:rsidRDefault="008705EE" w:rsidP="00C700B3">
            <w:pPr>
              <w:cnfStyle w:val="000000100000" w:firstRow="0" w:lastRow="0" w:firstColumn="0" w:lastColumn="0" w:oddVBand="0" w:evenVBand="0" w:oddHBand="1" w:evenHBand="0" w:firstRowFirstColumn="0" w:firstRowLastColumn="0" w:lastRowFirstColumn="0" w:lastRowLastColumn="0"/>
              <w:rPr>
                <w:bCs/>
              </w:rPr>
            </w:pPr>
            <w:r>
              <w:rPr>
                <w:bCs/>
              </w:rPr>
              <w:t>Single deep rack with 3</w:t>
            </w:r>
            <w:r w:rsidR="00603D7E">
              <w:rPr>
                <w:bCs/>
              </w:rPr>
              <w:t xml:space="preserve"> pallet reserve levels and 1 full pallet pick location</w:t>
            </w:r>
          </w:p>
        </w:tc>
      </w:tr>
      <w:tr w:rsidR="00603D7E" w:rsidRPr="004F061F" w14:paraId="53A259CF" w14:textId="77777777" w:rsidTr="00603D7E">
        <w:tc>
          <w:tcPr>
            <w:cnfStyle w:val="001000000000" w:firstRow="0" w:lastRow="0" w:firstColumn="1" w:lastColumn="0" w:oddVBand="0" w:evenVBand="0" w:oddHBand="0" w:evenHBand="0" w:firstRowFirstColumn="0" w:firstRowLastColumn="0" w:lastRowFirstColumn="0" w:lastRowLastColumn="0"/>
            <w:tcW w:w="1800" w:type="dxa"/>
          </w:tcPr>
          <w:p w14:paraId="219338D0" w14:textId="77777777" w:rsidR="00603D7E" w:rsidRPr="00990995" w:rsidRDefault="00603D7E" w:rsidP="00C700B3">
            <w:pPr>
              <w:jc w:val="center"/>
              <w:rPr>
                <w:b w:val="0"/>
              </w:rPr>
            </w:pPr>
            <w:r>
              <w:rPr>
                <w:b w:val="0"/>
              </w:rPr>
              <w:t>B</w:t>
            </w:r>
          </w:p>
        </w:tc>
        <w:tc>
          <w:tcPr>
            <w:tcW w:w="1890" w:type="dxa"/>
          </w:tcPr>
          <w:p w14:paraId="70BF852E" w14:textId="7BE1A8CD" w:rsidR="00603D7E" w:rsidRDefault="008505FE" w:rsidP="008505FE">
            <w:pPr>
              <w:cnfStyle w:val="000000000000" w:firstRow="0" w:lastRow="0" w:firstColumn="0" w:lastColumn="0" w:oddVBand="0" w:evenVBand="0" w:oddHBand="0" w:evenHBand="0" w:firstRowFirstColumn="0" w:firstRowLastColumn="0" w:lastRowFirstColumn="0" w:lastRowLastColumn="0"/>
              <w:rPr>
                <w:bCs/>
              </w:rPr>
            </w:pPr>
            <w:r>
              <w:rPr>
                <w:bCs/>
              </w:rPr>
              <w:t xml:space="preserve">P96, </w:t>
            </w:r>
            <w:r w:rsidR="00F01A13">
              <w:rPr>
                <w:bCs/>
              </w:rPr>
              <w:t xml:space="preserve">P152, </w:t>
            </w:r>
            <w:r>
              <w:rPr>
                <w:bCs/>
              </w:rPr>
              <w:t>P183</w:t>
            </w:r>
          </w:p>
        </w:tc>
        <w:tc>
          <w:tcPr>
            <w:tcW w:w="7308" w:type="dxa"/>
          </w:tcPr>
          <w:p w14:paraId="27F741C1" w14:textId="2E9CE583" w:rsidR="00603D7E" w:rsidRPr="004F061F" w:rsidRDefault="00603D7E" w:rsidP="008505FE">
            <w:pPr>
              <w:cnfStyle w:val="000000000000" w:firstRow="0" w:lastRow="0" w:firstColumn="0" w:lastColumn="0" w:oddVBand="0" w:evenVBand="0" w:oddHBand="0" w:evenHBand="0" w:firstRowFirstColumn="0" w:firstRowLastColumn="0" w:lastRowFirstColumn="0" w:lastRowLastColumn="0"/>
              <w:rPr>
                <w:bCs/>
              </w:rPr>
            </w:pPr>
            <w:r>
              <w:rPr>
                <w:bCs/>
              </w:rPr>
              <w:t xml:space="preserve">Single deep rack with </w:t>
            </w:r>
            <w:r w:rsidR="008505FE">
              <w:rPr>
                <w:bCs/>
              </w:rPr>
              <w:t>2 pallet reserve levels, 1</w:t>
            </w:r>
            <w:r>
              <w:rPr>
                <w:bCs/>
              </w:rPr>
              <w:t xml:space="preserve"> half pallet </w:t>
            </w:r>
            <w:r w:rsidR="008505FE">
              <w:rPr>
                <w:bCs/>
              </w:rPr>
              <w:t>reserve</w:t>
            </w:r>
            <w:r>
              <w:rPr>
                <w:bCs/>
              </w:rPr>
              <w:t xml:space="preserve"> </w:t>
            </w:r>
            <w:r w:rsidR="008505FE">
              <w:rPr>
                <w:bCs/>
              </w:rPr>
              <w:t>level and 1 full pallet pick location</w:t>
            </w:r>
            <w:r>
              <w:rPr>
                <w:bCs/>
              </w:rPr>
              <w:t xml:space="preserve"> </w:t>
            </w:r>
          </w:p>
        </w:tc>
      </w:tr>
      <w:tr w:rsidR="008505FE" w:rsidRPr="004F061F" w14:paraId="0E407CC9" w14:textId="77777777" w:rsidTr="00603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042FC0D5" w14:textId="5AFFD25B" w:rsidR="008505FE" w:rsidRDefault="008505FE" w:rsidP="00C700B3">
            <w:pPr>
              <w:jc w:val="center"/>
              <w:rPr>
                <w:b w:val="0"/>
              </w:rPr>
            </w:pPr>
            <w:r>
              <w:rPr>
                <w:b w:val="0"/>
              </w:rPr>
              <w:lastRenderedPageBreak/>
              <w:t>C</w:t>
            </w:r>
          </w:p>
        </w:tc>
        <w:tc>
          <w:tcPr>
            <w:tcW w:w="1890" w:type="dxa"/>
          </w:tcPr>
          <w:p w14:paraId="3705666C" w14:textId="2335D4C3" w:rsidR="008505FE" w:rsidRDefault="008505FE" w:rsidP="008505FE">
            <w:pPr>
              <w:cnfStyle w:val="000000100000" w:firstRow="0" w:lastRow="0" w:firstColumn="0" w:lastColumn="0" w:oddVBand="0" w:evenVBand="0" w:oddHBand="1" w:evenHBand="0" w:firstRowFirstColumn="0" w:firstRowLastColumn="0" w:lastRowFirstColumn="0" w:lastRowLastColumn="0"/>
              <w:rPr>
                <w:bCs/>
              </w:rPr>
            </w:pPr>
            <w:r>
              <w:rPr>
                <w:bCs/>
              </w:rPr>
              <w:t>N152, N183</w:t>
            </w:r>
          </w:p>
        </w:tc>
        <w:tc>
          <w:tcPr>
            <w:tcW w:w="7308" w:type="dxa"/>
          </w:tcPr>
          <w:p w14:paraId="65371C2B" w14:textId="5AB16308" w:rsidR="008505FE" w:rsidRDefault="008505FE" w:rsidP="008505FE">
            <w:pPr>
              <w:cnfStyle w:val="000000100000" w:firstRow="0" w:lastRow="0" w:firstColumn="0" w:lastColumn="0" w:oddVBand="0" w:evenVBand="0" w:oddHBand="1" w:evenHBand="0" w:firstRowFirstColumn="0" w:firstRowLastColumn="0" w:lastRowFirstColumn="0" w:lastRowLastColumn="0"/>
              <w:rPr>
                <w:bCs/>
              </w:rPr>
            </w:pPr>
            <w:r>
              <w:rPr>
                <w:bCs/>
              </w:rPr>
              <w:t xml:space="preserve">Narrow aisle single deep rack with 3 pallet reserve levels and 1 full pallet pick </w:t>
            </w:r>
            <w:proofErr w:type="spellStart"/>
            <w:r>
              <w:rPr>
                <w:bCs/>
              </w:rPr>
              <w:t>loc</w:t>
            </w:r>
            <w:proofErr w:type="spellEnd"/>
          </w:p>
        </w:tc>
      </w:tr>
      <w:tr w:rsidR="00603D7E" w:rsidRPr="004F061F" w14:paraId="23E613D2" w14:textId="77777777" w:rsidTr="00603D7E">
        <w:tc>
          <w:tcPr>
            <w:cnfStyle w:val="001000000000" w:firstRow="0" w:lastRow="0" w:firstColumn="1" w:lastColumn="0" w:oddVBand="0" w:evenVBand="0" w:oddHBand="0" w:evenHBand="0" w:firstRowFirstColumn="0" w:firstRowLastColumn="0" w:lastRowFirstColumn="0" w:lastRowLastColumn="0"/>
            <w:tcW w:w="1800" w:type="dxa"/>
          </w:tcPr>
          <w:p w14:paraId="1B532ECE" w14:textId="77777777" w:rsidR="00603D7E" w:rsidRPr="00990995" w:rsidRDefault="00603D7E" w:rsidP="00C700B3">
            <w:pPr>
              <w:jc w:val="center"/>
              <w:rPr>
                <w:b w:val="0"/>
              </w:rPr>
            </w:pPr>
            <w:r>
              <w:rPr>
                <w:b w:val="0"/>
              </w:rPr>
              <w:t>E</w:t>
            </w:r>
          </w:p>
        </w:tc>
        <w:tc>
          <w:tcPr>
            <w:tcW w:w="1890" w:type="dxa"/>
          </w:tcPr>
          <w:p w14:paraId="3CFFB656" w14:textId="1D860024" w:rsidR="00603D7E" w:rsidRDefault="00F01A13" w:rsidP="008505FE">
            <w:pPr>
              <w:cnfStyle w:val="000000000000" w:firstRow="0" w:lastRow="0" w:firstColumn="0" w:lastColumn="0" w:oddVBand="0" w:evenVBand="0" w:oddHBand="0" w:evenHBand="0" w:firstRowFirstColumn="0" w:firstRowLastColumn="0" w:lastRowFirstColumn="0" w:lastRowLastColumn="0"/>
              <w:rPr>
                <w:bCs/>
              </w:rPr>
            </w:pPr>
            <w:r>
              <w:rPr>
                <w:bCs/>
              </w:rPr>
              <w:t>P152,</w:t>
            </w:r>
            <w:r>
              <w:t xml:space="preserve"> </w:t>
            </w:r>
            <w:r w:rsidR="008505FE">
              <w:t>B1X2</w:t>
            </w:r>
          </w:p>
        </w:tc>
        <w:tc>
          <w:tcPr>
            <w:tcW w:w="7308" w:type="dxa"/>
          </w:tcPr>
          <w:p w14:paraId="61375C8A" w14:textId="5C970433" w:rsidR="00603D7E" w:rsidRPr="004F061F" w:rsidRDefault="008505FE" w:rsidP="008505FE">
            <w:pPr>
              <w:cnfStyle w:val="000000000000" w:firstRow="0" w:lastRow="0" w:firstColumn="0" w:lastColumn="0" w:oddVBand="0" w:evenVBand="0" w:oddHBand="0" w:evenHBand="0" w:firstRowFirstColumn="0" w:firstRowLastColumn="0" w:lastRowFirstColumn="0" w:lastRowLastColumn="0"/>
              <w:rPr>
                <w:bCs/>
              </w:rPr>
            </w:pPr>
            <w:r>
              <w:rPr>
                <w:bCs/>
              </w:rPr>
              <w:t>Single deep tunnel rack with 2 reserve locations; 2</w:t>
            </w:r>
            <w:r w:rsidR="00603D7E">
              <w:rPr>
                <w:bCs/>
              </w:rPr>
              <w:t xml:space="preserve"> full pallet location</w:t>
            </w:r>
          </w:p>
        </w:tc>
      </w:tr>
      <w:tr w:rsidR="008505FE" w:rsidRPr="004F061F" w14:paraId="604F1230" w14:textId="77777777" w:rsidTr="00603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2F4AE5D1" w14:textId="33B2CDA0" w:rsidR="008505FE" w:rsidRDefault="008505FE" w:rsidP="00C700B3">
            <w:pPr>
              <w:jc w:val="center"/>
              <w:rPr>
                <w:b w:val="0"/>
              </w:rPr>
            </w:pPr>
            <w:r>
              <w:rPr>
                <w:b w:val="0"/>
              </w:rPr>
              <w:t>F</w:t>
            </w:r>
          </w:p>
        </w:tc>
        <w:tc>
          <w:tcPr>
            <w:tcW w:w="1890" w:type="dxa"/>
          </w:tcPr>
          <w:p w14:paraId="675F447C" w14:textId="38C03840" w:rsidR="008505FE" w:rsidRDefault="008505FE" w:rsidP="008505FE">
            <w:pPr>
              <w:cnfStyle w:val="000000100000" w:firstRow="0" w:lastRow="0" w:firstColumn="0" w:lastColumn="0" w:oddVBand="0" w:evenVBand="0" w:oddHBand="1" w:evenHBand="0" w:firstRowFirstColumn="0" w:firstRowLastColumn="0" w:lastRowFirstColumn="0" w:lastRowLastColumn="0"/>
              <w:rPr>
                <w:bCs/>
              </w:rPr>
            </w:pPr>
            <w:r>
              <w:rPr>
                <w:bCs/>
              </w:rPr>
              <w:t>P152,</w:t>
            </w:r>
            <w:r>
              <w:t xml:space="preserve"> P96, </w:t>
            </w:r>
            <w:r>
              <w:rPr>
                <w:bCs/>
              </w:rPr>
              <w:t>B1X2</w:t>
            </w:r>
          </w:p>
        </w:tc>
        <w:tc>
          <w:tcPr>
            <w:tcW w:w="7308" w:type="dxa"/>
          </w:tcPr>
          <w:p w14:paraId="4CD346C7" w14:textId="53B4A39F" w:rsidR="008505FE" w:rsidRDefault="008505FE" w:rsidP="008505FE">
            <w:pPr>
              <w:cnfStyle w:val="000000100000" w:firstRow="0" w:lastRow="0" w:firstColumn="0" w:lastColumn="0" w:oddVBand="0" w:evenVBand="0" w:oddHBand="1" w:evenHBand="0" w:firstRowFirstColumn="0" w:firstRowLastColumn="0" w:lastRowFirstColumn="0" w:lastRowLastColumn="0"/>
              <w:rPr>
                <w:bCs/>
              </w:rPr>
            </w:pPr>
            <w:r>
              <w:rPr>
                <w:bCs/>
              </w:rPr>
              <w:t xml:space="preserve">Single deep tunnel rack with 2 reserve locations; 1 ½ pallet and 1 full pallet loc. </w:t>
            </w:r>
          </w:p>
        </w:tc>
      </w:tr>
      <w:tr w:rsidR="008505FE" w:rsidRPr="004F061F" w14:paraId="05522D36" w14:textId="77777777" w:rsidTr="00603D7E">
        <w:tc>
          <w:tcPr>
            <w:cnfStyle w:val="001000000000" w:firstRow="0" w:lastRow="0" w:firstColumn="1" w:lastColumn="0" w:oddVBand="0" w:evenVBand="0" w:oddHBand="0" w:evenHBand="0" w:firstRowFirstColumn="0" w:firstRowLastColumn="0" w:lastRowFirstColumn="0" w:lastRowLastColumn="0"/>
            <w:tcW w:w="1800" w:type="dxa"/>
          </w:tcPr>
          <w:p w14:paraId="48DF37CE" w14:textId="77777777" w:rsidR="008505FE" w:rsidRPr="00990995" w:rsidRDefault="008505FE" w:rsidP="00C700B3">
            <w:pPr>
              <w:jc w:val="center"/>
              <w:rPr>
                <w:b w:val="0"/>
              </w:rPr>
            </w:pPr>
            <w:r>
              <w:rPr>
                <w:b w:val="0"/>
              </w:rPr>
              <w:t>G</w:t>
            </w:r>
          </w:p>
        </w:tc>
        <w:tc>
          <w:tcPr>
            <w:tcW w:w="1890" w:type="dxa"/>
          </w:tcPr>
          <w:p w14:paraId="210FF993" w14:textId="4AAC8082" w:rsidR="008505FE" w:rsidRDefault="008505FE" w:rsidP="008505FE">
            <w:pPr>
              <w:cnfStyle w:val="000000000000" w:firstRow="0" w:lastRow="0" w:firstColumn="0" w:lastColumn="0" w:oddVBand="0" w:evenVBand="0" w:oddHBand="0" w:evenHBand="0" w:firstRowFirstColumn="0" w:firstRowLastColumn="0" w:lastRowFirstColumn="0" w:lastRowLastColumn="0"/>
              <w:rPr>
                <w:bCs/>
              </w:rPr>
            </w:pPr>
            <w:r>
              <w:rPr>
                <w:bCs/>
              </w:rPr>
              <w:t>P152, F49, P107</w:t>
            </w:r>
          </w:p>
        </w:tc>
        <w:tc>
          <w:tcPr>
            <w:tcW w:w="7308" w:type="dxa"/>
          </w:tcPr>
          <w:p w14:paraId="366CC1C3" w14:textId="0DD44DC5" w:rsidR="008505FE" w:rsidRPr="004F061F" w:rsidRDefault="008505FE" w:rsidP="008505FE">
            <w:pPr>
              <w:cnfStyle w:val="000000000000" w:firstRow="0" w:lastRow="0" w:firstColumn="0" w:lastColumn="0" w:oddVBand="0" w:evenVBand="0" w:oddHBand="0" w:evenHBand="0" w:firstRowFirstColumn="0" w:firstRowLastColumn="0" w:lastRowFirstColumn="0" w:lastRowLastColumn="0"/>
              <w:rPr>
                <w:bCs/>
              </w:rPr>
            </w:pPr>
            <w:r>
              <w:rPr>
                <w:bCs/>
              </w:rPr>
              <w:t xml:space="preserve">Single deep rack with 5 reserve levels including: 1 ½ pallet, flow racks (either 7, 8), 3 level case reserve </w:t>
            </w:r>
          </w:p>
        </w:tc>
      </w:tr>
      <w:tr w:rsidR="008505FE" w:rsidRPr="004F061F" w14:paraId="74BD41CC" w14:textId="77777777" w:rsidTr="00603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4AB66431" w14:textId="490E658C" w:rsidR="008505FE" w:rsidRDefault="008505FE" w:rsidP="00C700B3">
            <w:pPr>
              <w:jc w:val="center"/>
              <w:rPr>
                <w:b w:val="0"/>
              </w:rPr>
            </w:pPr>
            <w:r>
              <w:rPr>
                <w:b w:val="0"/>
              </w:rPr>
              <w:t>H</w:t>
            </w:r>
          </w:p>
        </w:tc>
        <w:tc>
          <w:tcPr>
            <w:tcW w:w="1890" w:type="dxa"/>
          </w:tcPr>
          <w:p w14:paraId="522E912E" w14:textId="12CEF473" w:rsidR="008505FE" w:rsidRDefault="008505FE" w:rsidP="008505FE">
            <w:pPr>
              <w:cnfStyle w:val="000000100000" w:firstRow="0" w:lastRow="0" w:firstColumn="0" w:lastColumn="0" w:oddVBand="0" w:evenVBand="0" w:oddHBand="1" w:evenHBand="0" w:firstRowFirstColumn="0" w:firstRowLastColumn="0" w:lastRowFirstColumn="0" w:lastRowLastColumn="0"/>
              <w:rPr>
                <w:bCs/>
              </w:rPr>
            </w:pPr>
            <w:r>
              <w:rPr>
                <w:bCs/>
              </w:rPr>
              <w:t>P152, F50, P82</w:t>
            </w:r>
          </w:p>
        </w:tc>
        <w:tc>
          <w:tcPr>
            <w:tcW w:w="7308" w:type="dxa"/>
          </w:tcPr>
          <w:p w14:paraId="5F846255" w14:textId="7909F3A1" w:rsidR="008505FE" w:rsidRDefault="008505FE" w:rsidP="008505FE">
            <w:pPr>
              <w:cnfStyle w:val="000000100000" w:firstRow="0" w:lastRow="0" w:firstColumn="0" w:lastColumn="0" w:oddVBand="0" w:evenVBand="0" w:oddHBand="1" w:evenHBand="0" w:firstRowFirstColumn="0" w:firstRowLastColumn="0" w:lastRowFirstColumn="0" w:lastRowLastColumn="0"/>
              <w:rPr>
                <w:bCs/>
              </w:rPr>
            </w:pPr>
            <w:r>
              <w:rPr>
                <w:bCs/>
              </w:rPr>
              <w:t xml:space="preserve">Single deep rack with 5 reserve levels including: 1 ½ pallet, flow racks (either 10, 12), 3 level case reserve </w:t>
            </w:r>
          </w:p>
        </w:tc>
      </w:tr>
    </w:tbl>
    <w:p w14:paraId="3048C18E" w14:textId="2288A2EC" w:rsidR="00896357" w:rsidRDefault="00896357" w:rsidP="00896357">
      <w:r>
        <w:t xml:space="preserve">  </w:t>
      </w:r>
    </w:p>
    <w:p w14:paraId="6471741C" w14:textId="077568F9" w:rsidR="00504536" w:rsidRDefault="00B200F9" w:rsidP="00896357">
      <w:r>
        <w:t xml:space="preserve">Naming convention for locations </w:t>
      </w:r>
      <w:r w:rsidR="00504536">
        <w:t>class</w:t>
      </w:r>
    </w:p>
    <w:p w14:paraId="7FC576B7" w14:textId="44E58C36" w:rsidR="00522F64" w:rsidRDefault="008423B3" w:rsidP="00785A03">
      <w:pPr>
        <w:pStyle w:val="ListParagraph"/>
        <w:numPr>
          <w:ilvl w:val="0"/>
          <w:numId w:val="28"/>
        </w:numPr>
        <w:spacing w:after="200" w:line="276" w:lineRule="auto"/>
      </w:pPr>
      <w:r>
        <w:t xml:space="preserve">Pallet </w:t>
      </w:r>
      <w:r w:rsidR="00522F64">
        <w:t>Rack Locations</w:t>
      </w:r>
    </w:p>
    <w:p w14:paraId="484B7C3C" w14:textId="55683CAC" w:rsidR="00504536" w:rsidRDefault="00504536" w:rsidP="00785A03">
      <w:pPr>
        <w:pStyle w:val="ListParagraph"/>
        <w:numPr>
          <w:ilvl w:val="1"/>
          <w:numId w:val="28"/>
        </w:numPr>
        <w:spacing w:after="200" w:line="276" w:lineRule="auto"/>
      </w:pPr>
      <w:r>
        <w:t xml:space="preserve">T + </w:t>
      </w:r>
      <w:r w:rsidR="005D5312">
        <w:t>H</w:t>
      </w:r>
    </w:p>
    <w:p w14:paraId="122F4D06" w14:textId="77777777" w:rsidR="00504536" w:rsidRPr="004B0A98" w:rsidRDefault="00504536" w:rsidP="00785A03">
      <w:pPr>
        <w:pStyle w:val="ListParagraph"/>
        <w:numPr>
          <w:ilvl w:val="1"/>
          <w:numId w:val="28"/>
        </w:numPr>
        <w:spacing w:after="200" w:line="276" w:lineRule="auto"/>
      </w:pPr>
      <w:r w:rsidRPr="004B0A98">
        <w:t xml:space="preserve">T – identifies the type of storage unit </w:t>
      </w:r>
    </w:p>
    <w:p w14:paraId="3FE65D4C" w14:textId="77777777" w:rsidR="005D5312" w:rsidRDefault="005D5312" w:rsidP="00785A03">
      <w:pPr>
        <w:pStyle w:val="ListParagraph"/>
        <w:numPr>
          <w:ilvl w:val="2"/>
          <w:numId w:val="28"/>
        </w:numPr>
        <w:spacing w:after="200" w:line="276" w:lineRule="auto"/>
      </w:pPr>
      <w:r w:rsidRPr="004B0A98">
        <w:t xml:space="preserve">Single Deep pallet rack </w:t>
      </w:r>
      <w:r w:rsidRPr="004B0A98">
        <w:sym w:font="Wingdings" w:char="F0E8"/>
      </w:r>
      <w:r w:rsidRPr="004B0A98">
        <w:t xml:space="preserve"> “P”</w:t>
      </w:r>
    </w:p>
    <w:p w14:paraId="215BA473" w14:textId="3C1DED0D" w:rsidR="000B2E2A" w:rsidRDefault="000B2E2A" w:rsidP="000B2E2A">
      <w:pPr>
        <w:pStyle w:val="ListParagraph"/>
        <w:numPr>
          <w:ilvl w:val="2"/>
          <w:numId w:val="28"/>
        </w:numPr>
        <w:spacing w:after="200" w:line="276" w:lineRule="auto"/>
      </w:pPr>
      <w:r w:rsidRPr="004B0A98">
        <w:t>Single Deep pallet rack</w:t>
      </w:r>
      <w:r>
        <w:t xml:space="preserve"> in narrow aisle</w:t>
      </w:r>
      <w:r w:rsidRPr="004B0A98">
        <w:t xml:space="preserve"> </w:t>
      </w:r>
      <w:r w:rsidRPr="004B0A98">
        <w:sym w:font="Wingdings" w:char="F0E8"/>
      </w:r>
      <w:r>
        <w:t xml:space="preserve"> “N</w:t>
      </w:r>
      <w:r w:rsidRPr="004B0A98">
        <w:t>”</w:t>
      </w:r>
    </w:p>
    <w:p w14:paraId="5EB58431" w14:textId="77777777" w:rsidR="00B679D4" w:rsidRDefault="00B679D4" w:rsidP="00B679D4">
      <w:pPr>
        <w:pStyle w:val="ListParagraph"/>
        <w:numPr>
          <w:ilvl w:val="2"/>
          <w:numId w:val="28"/>
        </w:numPr>
        <w:spacing w:after="200" w:line="276" w:lineRule="auto"/>
      </w:pPr>
      <w:r>
        <w:t>Flow case rack</w:t>
      </w:r>
      <w:r w:rsidRPr="004B0A98">
        <w:t xml:space="preserve"> </w:t>
      </w:r>
      <w:r w:rsidRPr="004B0A98">
        <w:sym w:font="Wingdings" w:char="F0E8"/>
      </w:r>
      <w:r>
        <w:t xml:space="preserve"> “F</w:t>
      </w:r>
      <w:r w:rsidRPr="004B0A98">
        <w:t>”</w:t>
      </w:r>
    </w:p>
    <w:p w14:paraId="53CC7ADA" w14:textId="77777777" w:rsidR="003D5446" w:rsidRDefault="003D5446" w:rsidP="00785A03">
      <w:pPr>
        <w:pStyle w:val="ListParagraph"/>
        <w:numPr>
          <w:ilvl w:val="1"/>
          <w:numId w:val="28"/>
        </w:numPr>
        <w:spacing w:after="200" w:line="276" w:lineRule="auto"/>
      </w:pPr>
      <w:r w:rsidRPr="004B0A98">
        <w:t>H – Height of location</w:t>
      </w:r>
    </w:p>
    <w:p w14:paraId="255307F3" w14:textId="61366A97" w:rsidR="002B466D" w:rsidRDefault="000B2E2A" w:rsidP="000B2E2A">
      <w:pPr>
        <w:pStyle w:val="ListParagraph"/>
        <w:numPr>
          <w:ilvl w:val="2"/>
          <w:numId w:val="28"/>
        </w:numPr>
        <w:spacing w:after="200" w:line="276" w:lineRule="auto"/>
      </w:pPr>
      <w:r>
        <w:t>H</w:t>
      </w:r>
      <w:r w:rsidR="002B466D">
        <w:t>eight in the system is defined s</w:t>
      </w:r>
      <w:r>
        <w:t xml:space="preserve">maller than the physical height, </w:t>
      </w:r>
      <w:r w:rsidR="002B466D">
        <w:t>minus</w:t>
      </w:r>
      <w:r>
        <w:t xml:space="preserve"> clearance (3</w:t>
      </w:r>
      <w:r w:rsidR="002B466D">
        <w:t xml:space="preserve"> inches)</w:t>
      </w:r>
      <w:r>
        <w:t xml:space="preserve"> </w:t>
      </w:r>
      <w:r w:rsidR="002B466D">
        <w:t>+</w:t>
      </w:r>
      <w:r>
        <w:t xml:space="preserve"> </w:t>
      </w:r>
      <w:r w:rsidR="002B466D">
        <w:t>pallet height</w:t>
      </w:r>
      <w:r>
        <w:t xml:space="preserve"> </w:t>
      </w:r>
      <w:r w:rsidR="002B466D">
        <w:t>(5 inches)</w:t>
      </w:r>
    </w:p>
    <w:p w14:paraId="2903DA0F" w14:textId="6F585889" w:rsidR="00522F64" w:rsidRDefault="00522F64" w:rsidP="00785A03">
      <w:pPr>
        <w:pStyle w:val="ListParagraph"/>
        <w:numPr>
          <w:ilvl w:val="0"/>
          <w:numId w:val="28"/>
        </w:numPr>
        <w:spacing w:after="200" w:line="276" w:lineRule="auto"/>
      </w:pPr>
      <w:r>
        <w:t>Bulk  Locations</w:t>
      </w:r>
    </w:p>
    <w:p w14:paraId="13D13FFA" w14:textId="2E6DAA82" w:rsidR="00522F64" w:rsidRDefault="000B2E2A" w:rsidP="00785A03">
      <w:pPr>
        <w:pStyle w:val="ListParagraph"/>
        <w:numPr>
          <w:ilvl w:val="1"/>
          <w:numId w:val="28"/>
        </w:numPr>
        <w:spacing w:after="200" w:line="276" w:lineRule="auto"/>
      </w:pPr>
      <w:r>
        <w:t>T + H</w:t>
      </w:r>
      <w:r w:rsidR="00522F64">
        <w:t xml:space="preserve"> + </w:t>
      </w:r>
      <w:r>
        <w:t>“X” + S</w:t>
      </w:r>
    </w:p>
    <w:p w14:paraId="5D901B15" w14:textId="77777777" w:rsidR="00522F64" w:rsidRPr="004B0A98" w:rsidRDefault="00522F64" w:rsidP="00785A03">
      <w:pPr>
        <w:pStyle w:val="ListParagraph"/>
        <w:numPr>
          <w:ilvl w:val="1"/>
          <w:numId w:val="28"/>
        </w:numPr>
        <w:spacing w:after="200" w:line="276" w:lineRule="auto"/>
      </w:pPr>
      <w:r w:rsidRPr="004B0A98">
        <w:t xml:space="preserve">T – identifies the type of storage unit </w:t>
      </w:r>
    </w:p>
    <w:p w14:paraId="609C74B6" w14:textId="631BDBD2" w:rsidR="00522F64" w:rsidRPr="004B0A98" w:rsidRDefault="005614EB" w:rsidP="00785A03">
      <w:pPr>
        <w:pStyle w:val="ListParagraph"/>
        <w:numPr>
          <w:ilvl w:val="2"/>
          <w:numId w:val="28"/>
        </w:numPr>
        <w:spacing w:after="200" w:line="276" w:lineRule="auto"/>
      </w:pPr>
      <w:r>
        <w:t>Bulk</w:t>
      </w:r>
      <w:r w:rsidR="00522F64" w:rsidRPr="004B0A98">
        <w:t xml:space="preserve"> </w:t>
      </w:r>
      <w:r w:rsidR="00522F64" w:rsidRPr="004B0A98">
        <w:sym w:font="Wingdings" w:char="F0E8"/>
      </w:r>
      <w:r>
        <w:t xml:space="preserve"> “B”</w:t>
      </w:r>
    </w:p>
    <w:p w14:paraId="7C3E59BE" w14:textId="77777777" w:rsidR="000B2E2A" w:rsidRDefault="000B2E2A" w:rsidP="00785A03">
      <w:pPr>
        <w:pStyle w:val="ListParagraph"/>
        <w:numPr>
          <w:ilvl w:val="1"/>
          <w:numId w:val="28"/>
        </w:numPr>
        <w:spacing w:after="200" w:line="276" w:lineRule="auto"/>
      </w:pPr>
      <w:r w:rsidRPr="004B0A98">
        <w:t xml:space="preserve">H – Number of pallets stored horizontally </w:t>
      </w:r>
    </w:p>
    <w:p w14:paraId="1D8843AF" w14:textId="7F05D9C3" w:rsidR="00522F64" w:rsidRDefault="00522F64" w:rsidP="00785A03">
      <w:pPr>
        <w:pStyle w:val="ListParagraph"/>
        <w:numPr>
          <w:ilvl w:val="1"/>
          <w:numId w:val="28"/>
        </w:numPr>
        <w:spacing w:after="200" w:line="276" w:lineRule="auto"/>
      </w:pPr>
      <w:r w:rsidRPr="004B0A98">
        <w:t>S – Number of pallets stacked</w:t>
      </w:r>
    </w:p>
    <w:p w14:paraId="511BA24A" w14:textId="00C4B6A7" w:rsidR="000B2E2A" w:rsidRPr="004B0A98" w:rsidRDefault="000B2E2A" w:rsidP="00785A03">
      <w:pPr>
        <w:pStyle w:val="ListParagraph"/>
        <w:numPr>
          <w:ilvl w:val="1"/>
          <w:numId w:val="28"/>
        </w:numPr>
        <w:spacing w:after="200" w:line="276" w:lineRule="auto"/>
      </w:pPr>
      <w:r>
        <w:t>“X” – Separator between horizontal and vertical numbers</w:t>
      </w:r>
    </w:p>
    <w:p w14:paraId="2BCF1037" w14:textId="3CC19911" w:rsidR="00433AA6" w:rsidRDefault="00320E79" w:rsidP="00785A03">
      <w:pPr>
        <w:pStyle w:val="ListParagraph"/>
        <w:numPr>
          <w:ilvl w:val="0"/>
          <w:numId w:val="28"/>
        </w:numPr>
        <w:spacing w:after="200" w:line="276" w:lineRule="auto"/>
      </w:pPr>
      <w:r>
        <w:t>Special</w:t>
      </w:r>
      <w:r w:rsidR="00433AA6">
        <w:t xml:space="preserve"> locations</w:t>
      </w:r>
    </w:p>
    <w:p w14:paraId="6A1A05BA" w14:textId="035AA7A3" w:rsidR="00320E79" w:rsidRDefault="00320E79" w:rsidP="00785A03">
      <w:pPr>
        <w:pStyle w:val="ListParagraph"/>
        <w:numPr>
          <w:ilvl w:val="1"/>
          <w:numId w:val="28"/>
        </w:numPr>
        <w:spacing w:after="200" w:line="276" w:lineRule="auto"/>
      </w:pPr>
      <w:r>
        <w:t>Alpha up to 4 digits</w:t>
      </w:r>
    </w:p>
    <w:p w14:paraId="29BCB176" w14:textId="77777777" w:rsidR="00D2093A" w:rsidRDefault="00D2093A" w:rsidP="00D2093A">
      <w:pPr>
        <w:pStyle w:val="Heading1"/>
      </w:pPr>
      <w:bookmarkStart w:id="52" w:name="_Location_Storage_Sequence"/>
      <w:bookmarkEnd w:id="52"/>
      <w:r>
        <w:t>Location Storage Sequence</w:t>
      </w:r>
    </w:p>
    <w:p w14:paraId="1916E037" w14:textId="1D3BBE13" w:rsidR="00AA33E6" w:rsidRDefault="00AA33E6" w:rsidP="00AA33E6">
      <w:r>
        <w:t>Storage sequence is used to order put away tasks for an operator.</w:t>
      </w:r>
    </w:p>
    <w:p w14:paraId="36EB27FD" w14:textId="433D5E3A" w:rsidR="00841FB3" w:rsidRDefault="00AA33E6" w:rsidP="00841FB3">
      <w:r>
        <w:t>This uses the exact same order as the Command Sequence field. It is not very relevant for the implementation because all put a</w:t>
      </w:r>
      <w:r w:rsidR="00FE0FE2">
        <w:t>l</w:t>
      </w:r>
      <w:r>
        <w:t>ways are usually one product at a time with no scheduled route stops so there is always only one task for the operator.</w:t>
      </w:r>
    </w:p>
    <w:p w14:paraId="46F0D6E8" w14:textId="77777777" w:rsidR="00D2093A" w:rsidRDefault="00D2093A" w:rsidP="00D2093A">
      <w:pPr>
        <w:pStyle w:val="Heading1"/>
      </w:pPr>
      <w:bookmarkStart w:id="53" w:name="_Location_Command_Sequence"/>
      <w:bookmarkEnd w:id="53"/>
      <w:r>
        <w:t>Location Command Sequence</w:t>
      </w:r>
    </w:p>
    <w:p w14:paraId="32179F66" w14:textId="5712FE9F" w:rsidR="00841FB3" w:rsidRDefault="00DD0407" w:rsidP="00841FB3">
      <w:r>
        <w:t xml:space="preserve">Command sequence </w:t>
      </w:r>
      <w:r w:rsidR="00AA33E6">
        <w:t>is used to o</w:t>
      </w:r>
      <w:r w:rsidR="00FE0FE2">
        <w:t>rder pick tasks for an operator</w:t>
      </w:r>
      <w:r>
        <w:t>.</w:t>
      </w:r>
    </w:p>
    <w:p w14:paraId="68DE7C6D" w14:textId="5F8C9265" w:rsidR="00AA33E6" w:rsidRDefault="00AA33E6" w:rsidP="00841FB3">
      <w:r>
        <w:t>In even aisles it uses the location ID to create the path. In Odd Aisles the order in reversed so that the users ha</w:t>
      </w:r>
      <w:r w:rsidR="00FE0FE2">
        <w:t>ve</w:t>
      </w:r>
      <w:r>
        <w:t xml:space="preserve"> a seamless flow of going down and then up and aisle while picking.  </w:t>
      </w:r>
    </w:p>
    <w:p w14:paraId="28AAA81E" w14:textId="05498184" w:rsidR="005614EB" w:rsidRPr="00841FB3" w:rsidRDefault="00EA3DDC" w:rsidP="00841FB3">
      <w:r>
        <w:t xml:space="preserve"> </w:t>
      </w:r>
    </w:p>
    <w:p w14:paraId="2071505C" w14:textId="77777777" w:rsidR="00D2093A" w:rsidRDefault="00D2093A" w:rsidP="00D2093A">
      <w:pPr>
        <w:pStyle w:val="Heading1"/>
      </w:pPr>
      <w:bookmarkStart w:id="54" w:name="_Check_Digit"/>
      <w:bookmarkEnd w:id="54"/>
      <w:r>
        <w:t>Check Digit</w:t>
      </w:r>
    </w:p>
    <w:p w14:paraId="499CB602" w14:textId="1C6367AA" w:rsidR="00841FB3" w:rsidRDefault="00F75718" w:rsidP="00841FB3">
      <w:r>
        <w:t xml:space="preserve">Random 3-digit number created on upload and assigned to a location. This is a valid task confirmation for a location </w:t>
      </w:r>
      <w:r w:rsidR="005614EB">
        <w:t>in different tasks.</w:t>
      </w:r>
    </w:p>
    <w:p w14:paraId="3E22250C" w14:textId="184B869A" w:rsidR="00DD0407" w:rsidRDefault="00AA33E6" w:rsidP="00841FB3">
      <w:r>
        <w:lastRenderedPageBreak/>
        <w:t xml:space="preserve">To confirm the tasks </w:t>
      </w:r>
      <w:r w:rsidR="00DD0407">
        <w:t>where check digit is a vali</w:t>
      </w:r>
      <w:r w:rsidR="006B50FF">
        <w:t xml:space="preserve">d confirmation check settings for the relevant Area under </w:t>
      </w:r>
      <w:hyperlink w:anchor="_Confirmations_for_Tasks" w:history="1">
        <w:r w:rsidR="006B50FF" w:rsidRPr="00CB31DC">
          <w:rPr>
            <w:rStyle w:val="Hyperlink"/>
          </w:rPr>
          <w:t>Area Confirmations</w:t>
        </w:r>
      </w:hyperlink>
      <w:r w:rsidR="00DD0407">
        <w:t>.</w:t>
      </w:r>
    </w:p>
    <w:p w14:paraId="2C8C97DC" w14:textId="77777777" w:rsidR="005614EB" w:rsidRPr="00841FB3" w:rsidRDefault="005614EB" w:rsidP="00841FB3"/>
    <w:p w14:paraId="3624973D" w14:textId="77777777" w:rsidR="00D2093A" w:rsidRPr="00567BC3" w:rsidRDefault="00D2093A" w:rsidP="00D2093A">
      <w:pPr>
        <w:pStyle w:val="Heading1"/>
      </w:pPr>
      <w:bookmarkStart w:id="55" w:name="_Routing_Logic"/>
      <w:bookmarkEnd w:id="55"/>
      <w:r>
        <w:t>Routing Logic</w:t>
      </w:r>
    </w:p>
    <w:p w14:paraId="640257A3" w14:textId="57CC5F5E" w:rsidR="003D5446" w:rsidRDefault="0097149B" w:rsidP="00CB31DC">
      <w:r>
        <w:t xml:space="preserve">Certain activities will require a forced routing in the warehouse. </w:t>
      </w:r>
      <w:r w:rsidR="004A1BBF">
        <w:t xml:space="preserve">A forced routing is a path that the tasks must follow to complete the activity, it may or not be completed by the same operator. </w:t>
      </w:r>
      <w:r>
        <w:t xml:space="preserve">Warehouse </w:t>
      </w:r>
      <w:r w:rsidR="005E613F">
        <w:t>route points and routes ha</w:t>
      </w:r>
      <w:r>
        <w:t>ve been created to support these processes.</w:t>
      </w:r>
      <w:r w:rsidR="005E613F">
        <w:t xml:space="preserve"> </w:t>
      </w:r>
    </w:p>
    <w:p w14:paraId="4BFDD6CC" w14:textId="77777777" w:rsidR="005A0036" w:rsidRDefault="005A0036" w:rsidP="005A0036">
      <w:pPr>
        <w:pStyle w:val="Heading2"/>
      </w:pPr>
      <w:bookmarkStart w:id="56" w:name="_Route_Points"/>
      <w:bookmarkEnd w:id="56"/>
      <w:r>
        <w:t>Route Points</w:t>
      </w:r>
    </w:p>
    <w:p w14:paraId="6D28E946" w14:textId="77777777" w:rsidR="004A1BBF" w:rsidRDefault="005A0036" w:rsidP="005A0036">
      <w:r>
        <w:t xml:space="preserve">Route points have been created for in the warehouse to represent a logical group of locations or a physical place in the warehouse that needs to be identified. </w:t>
      </w:r>
    </w:p>
    <w:p w14:paraId="64262EF7" w14:textId="558A07A8" w:rsidR="005A0036" w:rsidRDefault="005A0036" w:rsidP="00785A03">
      <w:pPr>
        <w:pStyle w:val="ListParagraph"/>
        <w:numPr>
          <w:ilvl w:val="0"/>
          <w:numId w:val="36"/>
        </w:numPr>
      </w:pPr>
      <w:r>
        <w:t>A route point is different from a location as it has no size or attachment to section/zone/area.</w:t>
      </w:r>
    </w:p>
    <w:p w14:paraId="68E49D02" w14:textId="29461BBA" w:rsidR="004A1BBF" w:rsidRDefault="004A1BBF" w:rsidP="00785A03">
      <w:pPr>
        <w:pStyle w:val="ListParagraph"/>
        <w:numPr>
          <w:ilvl w:val="0"/>
          <w:numId w:val="35"/>
        </w:numPr>
      </w:pPr>
      <w:r>
        <w:t>Every location has a route point identified that it belongs to.</w:t>
      </w:r>
    </w:p>
    <w:p w14:paraId="27E4B849" w14:textId="5E2C588F" w:rsidR="005A0036" w:rsidRDefault="008C6AB1" w:rsidP="00785A03">
      <w:pPr>
        <w:pStyle w:val="ListParagraph"/>
        <w:numPr>
          <w:ilvl w:val="0"/>
          <w:numId w:val="35"/>
        </w:numPr>
      </w:pPr>
      <w:r>
        <w:t>R</w:t>
      </w:r>
      <w:r w:rsidR="005A0036">
        <w:t>oute point</w:t>
      </w:r>
      <w:r>
        <w:t>s</w:t>
      </w:r>
      <w:r w:rsidR="005A0036">
        <w:t>:</w:t>
      </w:r>
    </w:p>
    <w:p w14:paraId="05B67651" w14:textId="39B18A21" w:rsidR="005A0036" w:rsidRDefault="004A1BBF" w:rsidP="00785A03">
      <w:pPr>
        <w:pStyle w:val="ListParagraph"/>
        <w:numPr>
          <w:ilvl w:val="1"/>
          <w:numId w:val="35"/>
        </w:numPr>
      </w:pPr>
      <w:r>
        <w:t>RP-RES = Route Point Case Reserve</w:t>
      </w:r>
    </w:p>
    <w:p w14:paraId="2B1F996D" w14:textId="764DBC31" w:rsidR="004A1BBF" w:rsidRDefault="004A1BBF" w:rsidP="00785A03">
      <w:pPr>
        <w:pStyle w:val="ListParagraph"/>
        <w:numPr>
          <w:ilvl w:val="2"/>
          <w:numId w:val="35"/>
        </w:numPr>
      </w:pPr>
      <w:r>
        <w:t>Attached to all locations that hold reserve stock</w:t>
      </w:r>
    </w:p>
    <w:p w14:paraId="41D23E6C" w14:textId="2A84A913" w:rsidR="004A1BBF" w:rsidRDefault="00B200F9" w:rsidP="00785A03">
      <w:pPr>
        <w:pStyle w:val="ListParagraph"/>
        <w:numPr>
          <w:ilvl w:val="1"/>
          <w:numId w:val="35"/>
        </w:numPr>
      </w:pPr>
      <w:r>
        <w:t xml:space="preserve">RP-PICK = Route Point Pick </w:t>
      </w:r>
    </w:p>
    <w:p w14:paraId="1F399C96" w14:textId="29851BC1" w:rsidR="004A1BBF" w:rsidRDefault="004A1BBF" w:rsidP="00785A03">
      <w:pPr>
        <w:pStyle w:val="ListParagraph"/>
        <w:numPr>
          <w:ilvl w:val="2"/>
          <w:numId w:val="35"/>
        </w:numPr>
      </w:pPr>
      <w:r>
        <w:t xml:space="preserve">Attached to all forward pick locations </w:t>
      </w:r>
    </w:p>
    <w:p w14:paraId="728690C1" w14:textId="7B96D484" w:rsidR="00B200F9" w:rsidRDefault="00B200F9" w:rsidP="00B200F9">
      <w:pPr>
        <w:pStyle w:val="ListParagraph"/>
        <w:numPr>
          <w:ilvl w:val="1"/>
          <w:numId w:val="35"/>
        </w:numPr>
      </w:pPr>
      <w:r>
        <w:t>RP-DOCK</w:t>
      </w:r>
      <w:r w:rsidR="006F4024">
        <w:t xml:space="preserve"> = Route Point Dock Doors</w:t>
      </w:r>
    </w:p>
    <w:p w14:paraId="47F776D6" w14:textId="10F0511E" w:rsidR="006F4024" w:rsidRDefault="006F4024" w:rsidP="006F4024">
      <w:pPr>
        <w:pStyle w:val="ListParagraph"/>
        <w:numPr>
          <w:ilvl w:val="2"/>
          <w:numId w:val="35"/>
        </w:numPr>
      </w:pPr>
      <w:r>
        <w:t>Attached to all dock doors</w:t>
      </w:r>
    </w:p>
    <w:p w14:paraId="2F6C2D8E" w14:textId="6EC23165" w:rsidR="00B200F9" w:rsidRDefault="00B200F9" w:rsidP="00B200F9">
      <w:pPr>
        <w:pStyle w:val="ListParagraph"/>
        <w:numPr>
          <w:ilvl w:val="1"/>
          <w:numId w:val="35"/>
        </w:numPr>
      </w:pPr>
      <w:r>
        <w:t xml:space="preserve">RP-QA </w:t>
      </w:r>
      <w:r w:rsidR="006F4024">
        <w:t>= Route Point QA</w:t>
      </w:r>
    </w:p>
    <w:p w14:paraId="6E64A837" w14:textId="0DB1875D" w:rsidR="006F4024" w:rsidRDefault="006F4024" w:rsidP="006F4024">
      <w:pPr>
        <w:pStyle w:val="ListParagraph"/>
        <w:numPr>
          <w:ilvl w:val="2"/>
          <w:numId w:val="35"/>
        </w:numPr>
      </w:pPr>
      <w:r>
        <w:t>Attached to QA location</w:t>
      </w:r>
    </w:p>
    <w:p w14:paraId="0762A78B" w14:textId="4616DA20" w:rsidR="006F4024" w:rsidRDefault="006F4024" w:rsidP="006F4024">
      <w:pPr>
        <w:pStyle w:val="ListParagraph"/>
        <w:numPr>
          <w:ilvl w:val="1"/>
          <w:numId w:val="35"/>
        </w:numPr>
      </w:pPr>
      <w:r>
        <w:t>RP-QC = Route Point QC</w:t>
      </w:r>
    </w:p>
    <w:p w14:paraId="6EA2A27F" w14:textId="2C55EEE0" w:rsidR="006F4024" w:rsidRDefault="006F4024" w:rsidP="006F4024">
      <w:pPr>
        <w:pStyle w:val="ListParagraph"/>
        <w:numPr>
          <w:ilvl w:val="2"/>
          <w:numId w:val="35"/>
        </w:numPr>
      </w:pPr>
      <w:r>
        <w:t>Attached to QC locations</w:t>
      </w:r>
    </w:p>
    <w:p w14:paraId="7A50638A" w14:textId="75BAD4B0" w:rsidR="00B200F9" w:rsidRDefault="00B200F9" w:rsidP="00B200F9">
      <w:pPr>
        <w:pStyle w:val="ListParagraph"/>
        <w:numPr>
          <w:ilvl w:val="1"/>
          <w:numId w:val="35"/>
        </w:numPr>
      </w:pPr>
      <w:r>
        <w:t>RP-RECOUP</w:t>
      </w:r>
      <w:r w:rsidR="006F4024">
        <w:t xml:space="preserve"> = Route Point Recoup</w:t>
      </w:r>
    </w:p>
    <w:p w14:paraId="77B9DD2A" w14:textId="6A3AA5F6" w:rsidR="006F4024" w:rsidRDefault="006F4024" w:rsidP="006F4024">
      <w:pPr>
        <w:pStyle w:val="ListParagraph"/>
        <w:numPr>
          <w:ilvl w:val="2"/>
          <w:numId w:val="35"/>
        </w:numPr>
      </w:pPr>
      <w:r>
        <w:t>Attached to all recoup locations</w:t>
      </w:r>
    </w:p>
    <w:p w14:paraId="31CC8F1E" w14:textId="1B7E66B1" w:rsidR="00B200F9" w:rsidRDefault="00B200F9" w:rsidP="00B200F9">
      <w:pPr>
        <w:pStyle w:val="ListParagraph"/>
        <w:numPr>
          <w:ilvl w:val="1"/>
          <w:numId w:val="35"/>
        </w:numPr>
      </w:pPr>
      <w:r>
        <w:t>RP-SHIP</w:t>
      </w:r>
      <w:r w:rsidR="006F4024">
        <w:t xml:space="preserve"> = Route Point Shipping Dock</w:t>
      </w:r>
    </w:p>
    <w:p w14:paraId="66FDAEB9" w14:textId="7AA5BBF9" w:rsidR="006F4024" w:rsidRDefault="006F4024" w:rsidP="006F4024">
      <w:pPr>
        <w:pStyle w:val="ListParagraph"/>
        <w:numPr>
          <w:ilvl w:val="2"/>
          <w:numId w:val="35"/>
        </w:numPr>
      </w:pPr>
      <w:r>
        <w:t>Attached to all shipping dock locations</w:t>
      </w:r>
    </w:p>
    <w:p w14:paraId="4FDE4F90" w14:textId="5B36466D" w:rsidR="00B200F9" w:rsidRDefault="00B200F9" w:rsidP="00B200F9">
      <w:pPr>
        <w:pStyle w:val="ListParagraph"/>
        <w:numPr>
          <w:ilvl w:val="1"/>
          <w:numId w:val="35"/>
        </w:numPr>
      </w:pPr>
      <w:r>
        <w:t>RP-RECV</w:t>
      </w:r>
      <w:r w:rsidR="006F4024">
        <w:t xml:space="preserve"> = Route Point Receiving Dock</w:t>
      </w:r>
    </w:p>
    <w:p w14:paraId="35203CC0" w14:textId="6D1E3589" w:rsidR="006F4024" w:rsidRDefault="006F4024" w:rsidP="006F4024">
      <w:pPr>
        <w:pStyle w:val="ListParagraph"/>
        <w:numPr>
          <w:ilvl w:val="2"/>
          <w:numId w:val="35"/>
        </w:numPr>
      </w:pPr>
      <w:r>
        <w:t>Attached to all receiving dock locations</w:t>
      </w:r>
    </w:p>
    <w:p w14:paraId="0CD676CE" w14:textId="4C38B14B" w:rsidR="00B200F9" w:rsidRDefault="00B200F9" w:rsidP="00B200F9">
      <w:pPr>
        <w:pStyle w:val="ListParagraph"/>
        <w:numPr>
          <w:ilvl w:val="1"/>
          <w:numId w:val="35"/>
        </w:numPr>
      </w:pPr>
      <w:r>
        <w:t>RP-STGASLE</w:t>
      </w:r>
      <w:r w:rsidR="006F4024">
        <w:t xml:space="preserve"> = Route Point Staging Aisle </w:t>
      </w:r>
    </w:p>
    <w:p w14:paraId="71579769" w14:textId="4F45555A" w:rsidR="006F4024" w:rsidRDefault="006F4024" w:rsidP="006F4024">
      <w:pPr>
        <w:pStyle w:val="ListParagraph"/>
        <w:numPr>
          <w:ilvl w:val="2"/>
          <w:numId w:val="35"/>
        </w:numPr>
      </w:pPr>
      <w:r>
        <w:t>Attached to all staging aisle locations</w:t>
      </w:r>
    </w:p>
    <w:p w14:paraId="1A987CFA" w14:textId="35F66117" w:rsidR="00B200F9" w:rsidRDefault="00B200F9" w:rsidP="00B200F9">
      <w:pPr>
        <w:pStyle w:val="ListParagraph"/>
        <w:numPr>
          <w:ilvl w:val="1"/>
          <w:numId w:val="35"/>
        </w:numPr>
      </w:pPr>
      <w:r>
        <w:t>RP-WRAPPER</w:t>
      </w:r>
      <w:r w:rsidR="006F4024">
        <w:t xml:space="preserve"> = Route Point Wrapper</w:t>
      </w:r>
    </w:p>
    <w:p w14:paraId="31E82BB2" w14:textId="3850E36F" w:rsidR="006F4024" w:rsidRDefault="006F4024" w:rsidP="006F4024">
      <w:pPr>
        <w:pStyle w:val="ListParagraph"/>
        <w:numPr>
          <w:ilvl w:val="2"/>
          <w:numId w:val="35"/>
        </w:numPr>
      </w:pPr>
      <w:r>
        <w:t>Attached to all wrappers locations</w:t>
      </w:r>
    </w:p>
    <w:p w14:paraId="5228887F" w14:textId="664E5D75" w:rsidR="005A0036" w:rsidRDefault="005A0036" w:rsidP="005A0036">
      <w:pPr>
        <w:pStyle w:val="Heading2"/>
      </w:pPr>
      <w:bookmarkStart w:id="57" w:name="_Drop_Points"/>
      <w:bookmarkStart w:id="58" w:name="_Routes"/>
      <w:bookmarkEnd w:id="57"/>
      <w:bookmarkEnd w:id="58"/>
      <w:r>
        <w:t>Routes</w:t>
      </w:r>
      <w:r w:rsidR="008C6AB1">
        <w:t xml:space="preserve"> TBD</w:t>
      </w:r>
    </w:p>
    <w:p w14:paraId="685E4440" w14:textId="7DBCDEDF" w:rsidR="00EF495C" w:rsidRDefault="0097149B" w:rsidP="008C6AB1">
      <w:pPr>
        <w:ind w:left="720" w:hanging="720"/>
      </w:pPr>
      <w:r>
        <w:t xml:space="preserve">The warehouse </w:t>
      </w:r>
      <w:r w:rsidR="008C6AB1">
        <w:t>processes that have routes are: TBD</w:t>
      </w:r>
    </w:p>
    <w:p w14:paraId="67106B09" w14:textId="77777777" w:rsidR="005A0036" w:rsidRDefault="005A0036" w:rsidP="005A0036">
      <w:r>
        <w:t>System sample of route:</w:t>
      </w:r>
    </w:p>
    <w:p w14:paraId="46FB064E" w14:textId="7BE71DF2" w:rsidR="005A0036" w:rsidRDefault="005A0036" w:rsidP="00785A03">
      <w:pPr>
        <w:pStyle w:val="ListParagraph"/>
        <w:numPr>
          <w:ilvl w:val="0"/>
          <w:numId w:val="34"/>
        </w:numPr>
      </w:pPr>
      <w:r>
        <w:t xml:space="preserve">RP-PICK </w:t>
      </w:r>
      <w:r w:rsidRPr="00CB31DC">
        <w:sym w:font="Wingdings" w:char="F0E8"/>
      </w:r>
      <w:r w:rsidRPr="00D06A4D">
        <w:t xml:space="preserve"> </w:t>
      </w:r>
      <w:r>
        <w:t xml:space="preserve">DROP-BTL2 </w:t>
      </w:r>
      <w:r w:rsidRPr="00CB31DC">
        <w:sym w:font="Wingdings" w:char="F0E8"/>
      </w:r>
      <w:r>
        <w:t xml:space="preserve">PICK-BTL2 </w:t>
      </w:r>
      <w:r w:rsidRPr="00CB31DC">
        <w:sym w:font="Wingdings" w:char="F0E8"/>
      </w:r>
      <w:r>
        <w:t>RP-BTL2</w:t>
      </w:r>
    </w:p>
    <w:p w14:paraId="7A588D00" w14:textId="297D9777" w:rsidR="005A0036" w:rsidRDefault="005A0036" w:rsidP="00785A03">
      <w:pPr>
        <w:pStyle w:val="ListParagraph"/>
        <w:numPr>
          <w:ilvl w:val="0"/>
          <w:numId w:val="34"/>
        </w:numPr>
      </w:pPr>
      <w:r>
        <w:t>Pause field determines if there can be an operator change at the route point. If set to “Yes” it allow for a different operator to scan the tag and continue the task.</w:t>
      </w:r>
    </w:p>
    <w:p w14:paraId="457952FF" w14:textId="4BFFFE09" w:rsidR="005A0036" w:rsidRDefault="005A0036" w:rsidP="00757DEC">
      <w:pPr>
        <w:ind w:left="720"/>
      </w:pPr>
      <w:r>
        <w:rPr>
          <w:noProof/>
          <w:lang w:val="en-US"/>
        </w:rPr>
        <w:lastRenderedPageBreak/>
        <w:drawing>
          <wp:inline distT="0" distB="0" distL="0" distR="0" wp14:anchorId="36C17596" wp14:editId="73089AA4">
            <wp:extent cx="3292984" cy="2450592"/>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03776" cy="2458624"/>
                    </a:xfrm>
                    <a:prstGeom prst="rect">
                      <a:avLst/>
                    </a:prstGeom>
                  </pic:spPr>
                </pic:pic>
              </a:graphicData>
            </a:graphic>
          </wp:inline>
        </w:drawing>
      </w:r>
    </w:p>
    <w:p w14:paraId="46EF8DE7" w14:textId="5641C00C" w:rsidR="003B3635" w:rsidRPr="00567BC3" w:rsidRDefault="00D1292E" w:rsidP="003B3635">
      <w:pPr>
        <w:pStyle w:val="Heading1"/>
      </w:pPr>
      <w:bookmarkStart w:id="59" w:name="_Forward_Pick_Replenishment"/>
      <w:bookmarkEnd w:id="59"/>
      <w:r>
        <w:t xml:space="preserve">Replenishment </w:t>
      </w:r>
      <w:r w:rsidR="00717C82">
        <w:t>and Slotting</w:t>
      </w:r>
      <w:r w:rsidR="0007319B">
        <w:t xml:space="preserve"> TBD</w:t>
      </w:r>
    </w:p>
    <w:p w14:paraId="6F23C1FD" w14:textId="041357BE" w:rsidR="003B3635" w:rsidRDefault="003B3635" w:rsidP="003B3635">
      <w:r>
        <w:t xml:space="preserve">Most </w:t>
      </w:r>
      <w:r w:rsidR="00FE0FE2">
        <w:t>products</w:t>
      </w:r>
      <w:r>
        <w:t xml:space="preserve"> in the warehouse 95% will have one or more location assigned as a forward pick for the product. The type of location the product is assigned to is dependent on the product velocity. </w:t>
      </w:r>
    </w:p>
    <w:p w14:paraId="58F618F9" w14:textId="77777777" w:rsidR="00D1292E" w:rsidRDefault="00D1292E" w:rsidP="00D1292E">
      <w:r>
        <w:t>Some important functionality that is defined at the forward pick configuration:</w:t>
      </w:r>
    </w:p>
    <w:p w14:paraId="7428E1B2" w14:textId="77777777" w:rsidR="00D1292E" w:rsidRDefault="00D1292E" w:rsidP="00785A03">
      <w:pPr>
        <w:pStyle w:val="ListParagraph"/>
        <w:numPr>
          <w:ilvl w:val="0"/>
          <w:numId w:val="37"/>
        </w:numPr>
      </w:pPr>
      <w:r>
        <w:t xml:space="preserve">When a product is assigned to a forward pick, the UOM trigger quantity field is what defines the PICK UOM at the location. </w:t>
      </w:r>
    </w:p>
    <w:p w14:paraId="5F675050" w14:textId="77777777" w:rsidR="00D1292E" w:rsidRDefault="00D1292E" w:rsidP="00785A03">
      <w:pPr>
        <w:pStyle w:val="ListParagraph"/>
        <w:numPr>
          <w:ilvl w:val="1"/>
          <w:numId w:val="37"/>
        </w:numPr>
      </w:pPr>
      <w:r>
        <w:t>For bottle pick forward pick locations the UOM trigger must be set to “bottle”</w:t>
      </w:r>
    </w:p>
    <w:p w14:paraId="19810793" w14:textId="65B52784" w:rsidR="00D1292E" w:rsidRDefault="00D1292E" w:rsidP="00785A03">
      <w:pPr>
        <w:pStyle w:val="ListParagraph"/>
        <w:numPr>
          <w:ilvl w:val="1"/>
          <w:numId w:val="37"/>
        </w:numPr>
      </w:pPr>
      <w:r>
        <w:t xml:space="preserve">For case pick forward pick locations the trigger UOM should be set to “case” </w:t>
      </w:r>
    </w:p>
    <w:p w14:paraId="39A4B94B" w14:textId="7ED0CA1C" w:rsidR="00D1292E" w:rsidRDefault="00D1292E" w:rsidP="00D1292E">
      <w:r>
        <w:t xml:space="preserve">The replenishment </w:t>
      </w:r>
      <w:r w:rsidR="00583876">
        <w:t xml:space="preserve">and slotting </w:t>
      </w:r>
      <w:r>
        <w:t>rules for products will follow mostly the rack type it has been assigned to initially. Business users may customize specific items as required.</w:t>
      </w:r>
    </w:p>
    <w:p w14:paraId="49D5F667" w14:textId="36CE88BF" w:rsidR="003B3635" w:rsidRDefault="003B3635" w:rsidP="003B3635">
      <w:pPr>
        <w:pStyle w:val="Heading2"/>
      </w:pPr>
      <w:bookmarkStart w:id="60" w:name="_Double_Deep_Rack"/>
      <w:bookmarkStart w:id="61" w:name="_A_Racks"/>
      <w:bookmarkEnd w:id="60"/>
      <w:bookmarkEnd w:id="61"/>
      <w:r>
        <w:t>A Racks</w:t>
      </w:r>
    </w:p>
    <w:p w14:paraId="6CF2F01F" w14:textId="5A68265A" w:rsidR="004A1BBF" w:rsidRDefault="00FA5375" w:rsidP="00FA5375">
      <w:pPr>
        <w:spacing w:after="0" w:line="240" w:lineRule="auto"/>
      </w:pPr>
      <w:r>
        <w:t>All A Racks will have initial replenishment rules set to 5 cases for all pick locations.</w:t>
      </w:r>
    </w:p>
    <w:p w14:paraId="038F91BD" w14:textId="77777777" w:rsidR="00FA5375" w:rsidRDefault="00FA5375" w:rsidP="00FA5375">
      <w:pPr>
        <w:spacing w:after="0" w:line="240" w:lineRule="auto"/>
      </w:pPr>
      <w:r>
        <w:tab/>
        <w:t>• Most high volume product is being placed in double deep and being replenished at full pallet load</w:t>
      </w:r>
    </w:p>
    <w:p w14:paraId="35D6C113" w14:textId="77777777" w:rsidR="00FA5375" w:rsidRDefault="00FA5375" w:rsidP="00FA5375">
      <w:pPr>
        <w:spacing w:after="0" w:line="240" w:lineRule="auto"/>
      </w:pPr>
    </w:p>
    <w:p w14:paraId="17F68A21" w14:textId="268E6F5F" w:rsidR="00FA5375" w:rsidRDefault="00FA5375" w:rsidP="00FA5375">
      <w:pPr>
        <w:spacing w:after="0" w:line="240" w:lineRule="auto"/>
      </w:pPr>
      <w:r>
        <w:t>Secondary rule – deferred</w:t>
      </w:r>
    </w:p>
    <w:p w14:paraId="0AB9BF56" w14:textId="4153533F" w:rsidR="00FA5375" w:rsidRDefault="00FA5375" w:rsidP="00FA5375">
      <w:pPr>
        <w:spacing w:after="0" w:line="240" w:lineRule="auto"/>
      </w:pPr>
      <w:r>
        <w:t>1 full layer replenishment</w:t>
      </w:r>
    </w:p>
    <w:p w14:paraId="125B0C62" w14:textId="49609758" w:rsidR="00FA5375" w:rsidRDefault="00FA5375" w:rsidP="00FA5375">
      <w:pPr>
        <w:spacing w:after="0" w:line="240" w:lineRule="auto"/>
      </w:pPr>
      <w:r>
        <w:t>May apply to specific SKUs by velocity or specific aisles to be supplied by Business after go-live</w:t>
      </w:r>
    </w:p>
    <w:p w14:paraId="4E17C541" w14:textId="77777777" w:rsidR="003B3635" w:rsidRDefault="003B3635" w:rsidP="003B3635"/>
    <w:p w14:paraId="51948D85" w14:textId="17C6FE66" w:rsidR="003B3635" w:rsidRDefault="003B3635" w:rsidP="003B3635">
      <w:pPr>
        <w:pStyle w:val="Heading2"/>
      </w:pPr>
      <w:bookmarkStart w:id="62" w:name="_B_Racks"/>
      <w:bookmarkEnd w:id="62"/>
      <w:r>
        <w:t>B Racks</w:t>
      </w:r>
    </w:p>
    <w:p w14:paraId="5A0C8598" w14:textId="77777777" w:rsidR="00FA5375" w:rsidRDefault="00FA5375" w:rsidP="00FA5375">
      <w:pPr>
        <w:spacing w:after="0" w:line="240" w:lineRule="auto"/>
      </w:pPr>
      <w:r>
        <w:t>Set replenishment level to 0 for all picks</w:t>
      </w:r>
    </w:p>
    <w:p w14:paraId="2D6DEF5D" w14:textId="77777777" w:rsidR="00FA5375" w:rsidRDefault="00FA5375" w:rsidP="003221F6">
      <w:pPr>
        <w:pStyle w:val="ListParagraph"/>
        <w:numPr>
          <w:ilvl w:val="0"/>
          <w:numId w:val="79"/>
        </w:numPr>
        <w:spacing w:after="0" w:line="240" w:lineRule="auto"/>
      </w:pPr>
      <w:r>
        <w:t>Because of the height an extra box cannot be added to the top in most cases</w:t>
      </w:r>
    </w:p>
    <w:p w14:paraId="2C60E7D2" w14:textId="6D847FC6" w:rsidR="003B3635" w:rsidRDefault="00FA5375" w:rsidP="003221F6">
      <w:pPr>
        <w:pStyle w:val="ListParagraph"/>
        <w:numPr>
          <w:ilvl w:val="0"/>
          <w:numId w:val="79"/>
        </w:numPr>
        <w:spacing w:after="0" w:line="240" w:lineRule="auto"/>
      </w:pPr>
      <w:r>
        <w:t>Product is slow moving</w:t>
      </w:r>
    </w:p>
    <w:p w14:paraId="63E23359" w14:textId="77777777" w:rsidR="00FA5375" w:rsidRDefault="00FA5375" w:rsidP="00FA5375">
      <w:pPr>
        <w:spacing w:after="0" w:line="240" w:lineRule="auto"/>
      </w:pPr>
    </w:p>
    <w:p w14:paraId="336C9BE5" w14:textId="7AE3A237" w:rsidR="00ED74EE" w:rsidRDefault="00ED74EE" w:rsidP="00ED74EE">
      <w:pPr>
        <w:pStyle w:val="Heading1"/>
      </w:pPr>
      <w:bookmarkStart w:id="63" w:name="_Bottle_Pick_Rack"/>
      <w:bookmarkStart w:id="64" w:name="_Pick_Consolidation"/>
      <w:bookmarkStart w:id="65" w:name="_Item"/>
      <w:bookmarkEnd w:id="63"/>
      <w:bookmarkEnd w:id="64"/>
      <w:bookmarkEnd w:id="65"/>
      <w:r>
        <w:t>Item</w:t>
      </w:r>
    </w:p>
    <w:p w14:paraId="6FA2EFE3" w14:textId="77777777" w:rsidR="00ED74EE" w:rsidRDefault="00ED74EE" w:rsidP="00ED74EE">
      <w:pPr>
        <w:pStyle w:val="Heading2"/>
      </w:pPr>
      <w:bookmarkStart w:id="66" w:name="_Definition"/>
      <w:bookmarkEnd w:id="66"/>
      <w:r>
        <w:t>Definition</w:t>
      </w:r>
    </w:p>
    <w:p w14:paraId="14AAF8C4" w14:textId="0815C4D2" w:rsidR="0047454C" w:rsidRDefault="0047454C" w:rsidP="0047454C">
      <w:r>
        <w:t xml:space="preserve">Please link to spreadsheet </w:t>
      </w:r>
      <w:r w:rsidR="007870D0">
        <w:t>below with</w:t>
      </w:r>
      <w:r>
        <w:t xml:space="preserve"> field based </w:t>
      </w:r>
      <w:r w:rsidR="007870D0">
        <w:t xml:space="preserve">mapping </w:t>
      </w:r>
      <w:r>
        <w:t xml:space="preserve">definition for item data. Sample items have been set up in </w:t>
      </w:r>
      <w:r w:rsidR="007870D0">
        <w:t xml:space="preserve">configuration </w:t>
      </w:r>
      <w:r>
        <w:t>system</w:t>
      </w:r>
      <w:r w:rsidR="007870D0">
        <w:t xml:space="preserve"> as samples</w:t>
      </w:r>
      <w:r>
        <w:t>.</w:t>
      </w:r>
    </w:p>
    <w:p w14:paraId="6B311CAE" w14:textId="77777777" w:rsidR="007870D0" w:rsidRDefault="00A96C77" w:rsidP="007870D0">
      <w:hyperlink r:id="rId45" w:history="1">
        <w:r w:rsidR="007870D0">
          <w:rPr>
            <w:rStyle w:val="Hyperlink"/>
            <w:rFonts w:ascii="Segoe UI" w:hAnsi="Segoe UI" w:cs="Segoe UI"/>
            <w:sz w:val="20"/>
            <w:szCs w:val="20"/>
          </w:rPr>
          <w:t>WMS Item Master and Item Alias</w:t>
        </w:r>
      </w:hyperlink>
    </w:p>
    <w:p w14:paraId="62DFDCAE" w14:textId="4121F3E0" w:rsidR="00543454" w:rsidRDefault="00ED74EE" w:rsidP="00543454">
      <w:pPr>
        <w:pStyle w:val="Heading2"/>
      </w:pPr>
      <w:bookmarkStart w:id="67" w:name="_Alias"/>
      <w:bookmarkEnd w:id="67"/>
      <w:r>
        <w:lastRenderedPageBreak/>
        <w:t>Alias</w:t>
      </w:r>
    </w:p>
    <w:p w14:paraId="676E16E5" w14:textId="2B51DB3C" w:rsidR="0047454C" w:rsidRDefault="0047454C" w:rsidP="0047454C">
      <w:r>
        <w:t>This table will store all the SSC and UPC associated to a SKU, it will be loaded by the interface from host. Allows for the association between SSC and SKU and UPC and SKU without creating extra product lines.</w:t>
      </w:r>
    </w:p>
    <w:p w14:paraId="0A13CBCF" w14:textId="77777777" w:rsidR="0047454C" w:rsidRDefault="0047454C" w:rsidP="0047454C">
      <w:pPr>
        <w:pStyle w:val="Heading2"/>
      </w:pPr>
      <w:bookmarkStart w:id="68" w:name="_TI-High"/>
      <w:bookmarkEnd w:id="68"/>
      <w:r>
        <w:t>TI-High</w:t>
      </w:r>
    </w:p>
    <w:p w14:paraId="347E884F" w14:textId="77777777" w:rsidR="0047454C" w:rsidRDefault="0047454C" w:rsidP="0047454C">
      <w:r>
        <w:t>2 custom numeric fields added to Item definition for Ti and High.</w:t>
      </w:r>
    </w:p>
    <w:p w14:paraId="75401CCE" w14:textId="77777777" w:rsidR="0047454C" w:rsidRDefault="0047454C" w:rsidP="0047454C">
      <w:pPr>
        <w:pStyle w:val="Heading2"/>
      </w:pPr>
      <w:bookmarkStart w:id="69" w:name="_Cage"/>
      <w:bookmarkEnd w:id="69"/>
      <w:r>
        <w:t>Cage</w:t>
      </w:r>
    </w:p>
    <w:p w14:paraId="379E106F" w14:textId="77777777" w:rsidR="0047454C" w:rsidRDefault="0047454C" w:rsidP="0047454C">
      <w:r>
        <w:t>1 custom alpha fields added to Item definition with Yes/No.</w:t>
      </w:r>
    </w:p>
    <w:p w14:paraId="45E94711" w14:textId="77777777" w:rsidR="0047454C" w:rsidRDefault="0047454C" w:rsidP="0047454C">
      <w:pPr>
        <w:pStyle w:val="Heading2"/>
        <w:rPr>
          <w:rFonts w:eastAsia="Times New Roman"/>
        </w:rPr>
      </w:pPr>
      <w:bookmarkStart w:id="70" w:name="_&quot;On_pack&quot;_Promotional"/>
      <w:bookmarkEnd w:id="70"/>
      <w:r>
        <w:rPr>
          <w:rFonts w:eastAsia="Times New Roman"/>
        </w:rPr>
        <w:t>"On pack" Promotional Product</w:t>
      </w:r>
    </w:p>
    <w:p w14:paraId="17FEA5F9" w14:textId="5FE88758" w:rsidR="004C39BC" w:rsidRDefault="004C39BC" w:rsidP="0047454C">
      <w:r>
        <w:t>On Packs at KDC will be treated as regular product, they will not be marked or handled separately.</w:t>
      </w:r>
    </w:p>
    <w:p w14:paraId="5C37B35B" w14:textId="12DFC056" w:rsidR="004C39BC" w:rsidRDefault="004C39BC" w:rsidP="0047454C">
      <w:r>
        <w:t xml:space="preserve">TBD: Discuss with KDC impacts of using scales and having unmarked </w:t>
      </w:r>
      <w:proofErr w:type="spellStart"/>
      <w:r>
        <w:t>onpacks</w:t>
      </w:r>
      <w:proofErr w:type="spellEnd"/>
      <w:r>
        <w:t>.</w:t>
      </w:r>
    </w:p>
    <w:p w14:paraId="1F320006" w14:textId="2CE26B2D" w:rsidR="004C39BC" w:rsidRDefault="004C39BC" w:rsidP="0047454C">
      <w:r>
        <w:t xml:space="preserve">DDC process for </w:t>
      </w:r>
      <w:proofErr w:type="spellStart"/>
      <w:r>
        <w:t>onpacks</w:t>
      </w:r>
      <w:proofErr w:type="spellEnd"/>
      <w:r>
        <w:t xml:space="preserve"> ______</w:t>
      </w:r>
    </w:p>
    <w:p w14:paraId="36FFFAA2" w14:textId="1A1D626F" w:rsidR="00ED74EE" w:rsidRDefault="0047454C" w:rsidP="0047454C">
      <w:r>
        <w:t xml:space="preserve">At receiving, if on-packs are detected the receiver will mark that instance of inventory as having on-packs via </w:t>
      </w:r>
      <w:r w:rsidRPr="00167D8C">
        <w:t>a custom field “On-packs” Yes/ No. The on-pack flag is associated to the instance of inventory for the S</w:t>
      </w:r>
      <w:r>
        <w:t>KU.</w:t>
      </w:r>
    </w:p>
    <w:p w14:paraId="1F170612" w14:textId="19512580" w:rsidR="003221F6" w:rsidRDefault="003221F6" w:rsidP="003221F6">
      <w:r>
        <w:t xml:space="preserve">Below are the high level steps in creating an On Pack ware house section. This is all done on the </w:t>
      </w:r>
      <w:r w:rsidRPr="000A6A4C">
        <w:rPr>
          <w:b/>
        </w:rPr>
        <w:t>GOLD Environment</w:t>
      </w:r>
      <w:r>
        <w:t>.</w:t>
      </w:r>
    </w:p>
    <w:p w14:paraId="5150A373" w14:textId="77777777" w:rsidR="003221F6" w:rsidRDefault="003221F6" w:rsidP="003221F6">
      <w:pPr>
        <w:pStyle w:val="ListParagraph"/>
        <w:numPr>
          <w:ilvl w:val="0"/>
          <w:numId w:val="106"/>
        </w:numPr>
        <w:spacing w:after="200" w:line="276" w:lineRule="auto"/>
      </w:pPr>
      <w:r w:rsidRPr="003E2B3D">
        <w:t>Update sections to On Pack</w:t>
      </w:r>
    </w:p>
    <w:p w14:paraId="1D9B547C" w14:textId="77777777" w:rsidR="003221F6" w:rsidRPr="00EA2B11" w:rsidRDefault="003221F6" w:rsidP="003221F6">
      <w:pPr>
        <w:pStyle w:val="ListParagraph"/>
        <w:numPr>
          <w:ilvl w:val="1"/>
          <w:numId w:val="106"/>
        </w:numPr>
        <w:spacing w:after="200" w:line="276" w:lineRule="auto"/>
      </w:pPr>
      <w:r w:rsidRPr="00EA2B11">
        <w:t>Create the On-Pack section: S-ONPACK</w:t>
      </w:r>
    </w:p>
    <w:p w14:paraId="6B04ED7D" w14:textId="77777777" w:rsidR="003221F6" w:rsidRDefault="003221F6" w:rsidP="003221F6">
      <w:pPr>
        <w:pStyle w:val="ListParagraph"/>
        <w:numPr>
          <w:ilvl w:val="1"/>
          <w:numId w:val="106"/>
        </w:numPr>
        <w:spacing w:after="200" w:line="276" w:lineRule="auto"/>
      </w:pPr>
      <w:r w:rsidRPr="00EA2B11">
        <w:t>Update section on locations in the range of 40-2XX-XX and 41-2XX-XX using the excel file below (where XX is any symbol)</w:t>
      </w:r>
    </w:p>
    <w:p w14:paraId="3717C973" w14:textId="77777777" w:rsidR="003221F6" w:rsidRDefault="00A96C77" w:rsidP="003221F6">
      <w:pPr>
        <w:pStyle w:val="ListParagraph"/>
        <w:numPr>
          <w:ilvl w:val="2"/>
          <w:numId w:val="106"/>
        </w:numPr>
        <w:spacing w:after="200" w:line="276" w:lineRule="auto"/>
      </w:pPr>
      <w:hyperlink r:id="rId46" w:history="1">
        <w:r w:rsidR="003221F6" w:rsidRPr="00EA2B11">
          <w:rPr>
            <w:rStyle w:val="Hyperlink"/>
          </w:rPr>
          <w:t>Location</w:t>
        </w:r>
      </w:hyperlink>
      <w:r w:rsidR="003221F6">
        <w:t xml:space="preserve"> (link)</w:t>
      </w:r>
    </w:p>
    <w:p w14:paraId="26980FFA" w14:textId="77777777" w:rsidR="003221F6" w:rsidRPr="00EA2B11" w:rsidRDefault="003221F6" w:rsidP="003221F6">
      <w:pPr>
        <w:pStyle w:val="ListParagraph"/>
        <w:numPr>
          <w:ilvl w:val="2"/>
          <w:numId w:val="106"/>
        </w:numPr>
        <w:spacing w:after="200" w:line="276" w:lineRule="auto"/>
      </w:pPr>
      <w:r w:rsidRPr="00EA2B11">
        <w:t>File name: BC LS - WMS Location Master Andrei All Feb 2018</w:t>
      </w:r>
    </w:p>
    <w:p w14:paraId="32A9C370" w14:textId="77777777" w:rsidR="003221F6" w:rsidRDefault="003221F6" w:rsidP="003221F6">
      <w:pPr>
        <w:pStyle w:val="ListParagraph"/>
        <w:numPr>
          <w:ilvl w:val="2"/>
          <w:numId w:val="106"/>
        </w:numPr>
        <w:spacing w:after="200" w:line="276" w:lineRule="auto"/>
      </w:pPr>
      <w:r w:rsidRPr="00EA2B11">
        <w:t xml:space="preserve">Import the above file saved in the tab-delimited text format using the Tecsys view named </w:t>
      </w:r>
      <w:proofErr w:type="spellStart"/>
      <w:r w:rsidRPr="00EA2B11">
        <w:t>wms_lc_f.load</w:t>
      </w:r>
      <w:proofErr w:type="spellEnd"/>
    </w:p>
    <w:p w14:paraId="35BB5C75" w14:textId="77777777" w:rsidR="003221F6" w:rsidRPr="00D30544" w:rsidRDefault="00A96C77" w:rsidP="003221F6">
      <w:pPr>
        <w:pStyle w:val="ListParagraph"/>
        <w:numPr>
          <w:ilvl w:val="0"/>
          <w:numId w:val="106"/>
        </w:numPr>
        <w:spacing w:after="200" w:line="276" w:lineRule="auto"/>
      </w:pPr>
      <w:hyperlink w:anchor="_2._Remove_storage" w:history="1">
        <w:r w:rsidR="003221F6" w:rsidRPr="00D30544">
          <w:rPr>
            <w:rStyle w:val="Hyperlink"/>
          </w:rPr>
          <w:t>Remove storage rules</w:t>
        </w:r>
      </w:hyperlink>
    </w:p>
    <w:p w14:paraId="6FD6B3E4" w14:textId="77777777" w:rsidR="003221F6" w:rsidRDefault="003221F6" w:rsidP="003221F6">
      <w:pPr>
        <w:pStyle w:val="ListParagraph"/>
        <w:numPr>
          <w:ilvl w:val="1"/>
          <w:numId w:val="106"/>
        </w:numPr>
        <w:spacing w:after="200" w:line="276" w:lineRule="auto"/>
      </w:pPr>
      <w:r>
        <w:t xml:space="preserve">Update excel files with storage rules </w:t>
      </w:r>
      <w:r w:rsidRPr="00EA2B11">
        <w:t>(where XX is any symbol)</w:t>
      </w:r>
    </w:p>
    <w:p w14:paraId="1AC0254C" w14:textId="77777777" w:rsidR="003221F6" w:rsidRDefault="00A96C77" w:rsidP="003221F6">
      <w:pPr>
        <w:pStyle w:val="ListParagraph"/>
        <w:numPr>
          <w:ilvl w:val="2"/>
          <w:numId w:val="106"/>
        </w:numPr>
        <w:spacing w:after="200" w:line="276" w:lineRule="auto"/>
      </w:pPr>
      <w:hyperlink r:id="rId47" w:history="1">
        <w:r w:rsidR="003221F6" w:rsidRPr="00EA2B11">
          <w:rPr>
            <w:rStyle w:val="Hyperlink"/>
          </w:rPr>
          <w:t>Location</w:t>
        </w:r>
      </w:hyperlink>
      <w:r w:rsidR="003221F6">
        <w:t xml:space="preserve"> (Link)</w:t>
      </w:r>
    </w:p>
    <w:p w14:paraId="586384A3" w14:textId="77777777" w:rsidR="003221F6" w:rsidRDefault="003221F6" w:rsidP="003221F6">
      <w:pPr>
        <w:pStyle w:val="ListParagraph"/>
        <w:numPr>
          <w:ilvl w:val="2"/>
          <w:numId w:val="106"/>
        </w:numPr>
        <w:spacing w:after="200" w:line="276" w:lineRule="auto"/>
      </w:pPr>
      <w:r>
        <w:t xml:space="preserve">Name:  </w:t>
      </w:r>
      <w:proofErr w:type="spellStart"/>
      <w:r w:rsidRPr="006A0B88">
        <w:t>wms_rl_f.load</w:t>
      </w:r>
      <w:proofErr w:type="spellEnd"/>
      <w:r w:rsidRPr="006A0B88">
        <w:t xml:space="preserve"> SR Details -- Aisle [XX]</w:t>
      </w:r>
    </w:p>
    <w:p w14:paraId="7CE44B9C" w14:textId="77777777" w:rsidR="003221F6" w:rsidRDefault="003221F6" w:rsidP="003221F6">
      <w:pPr>
        <w:pStyle w:val="ListParagraph"/>
        <w:numPr>
          <w:ilvl w:val="1"/>
          <w:numId w:val="106"/>
        </w:numPr>
        <w:spacing w:after="200" w:line="276" w:lineRule="auto"/>
      </w:pPr>
      <w:r>
        <w:t xml:space="preserve">Update system </w:t>
      </w:r>
    </w:p>
    <w:p w14:paraId="5D359D2D" w14:textId="77777777" w:rsidR="003221F6" w:rsidRPr="003E2B3D" w:rsidRDefault="003221F6" w:rsidP="003221F6">
      <w:pPr>
        <w:pStyle w:val="ListParagraph"/>
        <w:numPr>
          <w:ilvl w:val="2"/>
          <w:numId w:val="106"/>
        </w:numPr>
        <w:spacing w:after="200" w:line="276" w:lineRule="auto"/>
      </w:pPr>
      <w:r>
        <w:t xml:space="preserve">Screen:  </w:t>
      </w:r>
      <w:r w:rsidRPr="00EA2B11">
        <w:t>Storage Rule Details (</w:t>
      </w:r>
      <w:proofErr w:type="spellStart"/>
      <w:r w:rsidRPr="00EA2B11">
        <w:t>wms_rl_f</w:t>
      </w:r>
      <w:proofErr w:type="spellEnd"/>
      <w:r w:rsidRPr="00EA2B11">
        <w:t>)</w:t>
      </w:r>
    </w:p>
    <w:p w14:paraId="6CDBAAC6" w14:textId="77777777" w:rsidR="003221F6" w:rsidRPr="00EA2B11" w:rsidRDefault="003221F6" w:rsidP="003221F6">
      <w:pPr>
        <w:pStyle w:val="ListParagraph"/>
        <w:numPr>
          <w:ilvl w:val="2"/>
          <w:numId w:val="106"/>
        </w:numPr>
        <w:spacing w:after="200" w:line="276" w:lineRule="auto"/>
      </w:pPr>
      <w:r w:rsidRPr="00EA2B11">
        <w:t>Delete storage rule details for storage rules that storing items in zones belong to 40-2XX-XX and 41-2XX-XX locations range</w:t>
      </w:r>
    </w:p>
    <w:p w14:paraId="42336F8E" w14:textId="77777777" w:rsidR="003221F6" w:rsidRPr="00EA2B11" w:rsidRDefault="003221F6" w:rsidP="003221F6">
      <w:pPr>
        <w:pStyle w:val="ListParagraph"/>
        <w:numPr>
          <w:ilvl w:val="2"/>
          <w:numId w:val="106"/>
        </w:numPr>
        <w:spacing w:after="200" w:line="276" w:lineRule="auto"/>
      </w:pPr>
      <w:r w:rsidRPr="00EA2B11">
        <w:t xml:space="preserve">Reload storage rule details from the section 2.a. spreadsheets using an update with excel function on </w:t>
      </w:r>
      <w:proofErr w:type="spellStart"/>
      <w:r w:rsidRPr="00EA2B11">
        <w:t>wms_rl_f</w:t>
      </w:r>
      <w:proofErr w:type="spellEnd"/>
      <w:r w:rsidRPr="00EA2B11">
        <w:t xml:space="preserve"> view</w:t>
      </w:r>
    </w:p>
    <w:p w14:paraId="4A4B7D91" w14:textId="77777777" w:rsidR="003221F6" w:rsidRDefault="00A96C77" w:rsidP="003221F6">
      <w:pPr>
        <w:pStyle w:val="ListParagraph"/>
        <w:numPr>
          <w:ilvl w:val="0"/>
          <w:numId w:val="106"/>
        </w:numPr>
        <w:spacing w:after="200" w:line="276" w:lineRule="auto"/>
      </w:pPr>
      <w:hyperlink w:anchor="_Update_pick_rules" w:history="1">
        <w:r w:rsidR="003221F6" w:rsidRPr="000A6A4C">
          <w:rPr>
            <w:rStyle w:val="Hyperlink"/>
          </w:rPr>
          <w:t xml:space="preserve">Update </w:t>
        </w:r>
        <w:r w:rsidR="003221F6">
          <w:rPr>
            <w:rStyle w:val="Hyperlink"/>
          </w:rPr>
          <w:t>warehouse search</w:t>
        </w:r>
        <w:r w:rsidR="003221F6" w:rsidRPr="000A6A4C">
          <w:rPr>
            <w:rStyle w:val="Hyperlink"/>
          </w:rPr>
          <w:t xml:space="preserve"> rules to add new On Pack section</w:t>
        </w:r>
      </w:hyperlink>
    </w:p>
    <w:p w14:paraId="4D1CFB7E" w14:textId="77777777" w:rsidR="003221F6" w:rsidRDefault="003221F6" w:rsidP="003221F6">
      <w:pPr>
        <w:pStyle w:val="ListParagraph"/>
        <w:numPr>
          <w:ilvl w:val="1"/>
          <w:numId w:val="106"/>
        </w:numPr>
        <w:spacing w:after="200" w:line="276" w:lineRule="auto"/>
      </w:pPr>
      <w:r>
        <w:rPr>
          <w:lang w:val="en"/>
        </w:rPr>
        <w:t>Screen: Warehouse Searches (</w:t>
      </w:r>
      <w:proofErr w:type="spellStart"/>
      <w:r>
        <w:rPr>
          <w:lang w:val="en"/>
        </w:rPr>
        <w:t>wms_wsm_f</w:t>
      </w:r>
      <w:proofErr w:type="spellEnd"/>
      <w:r>
        <w:rPr>
          <w:lang w:val="en"/>
        </w:rPr>
        <w:t>)</w:t>
      </w:r>
    </w:p>
    <w:p w14:paraId="60D0E277" w14:textId="59186003" w:rsidR="003221F6" w:rsidRDefault="003221F6" w:rsidP="003221F6">
      <w:pPr>
        <w:pStyle w:val="ListParagraph"/>
        <w:numPr>
          <w:ilvl w:val="0"/>
          <w:numId w:val="106"/>
        </w:numPr>
      </w:pPr>
      <w:bookmarkStart w:id="71" w:name="_1._Update_sections"/>
      <w:bookmarkStart w:id="72" w:name="_2._Remove_storage"/>
      <w:bookmarkEnd w:id="71"/>
      <w:bookmarkEnd w:id="72"/>
      <w:r>
        <w:t>Remove storage rules</w:t>
      </w:r>
    </w:p>
    <w:p w14:paraId="488CD9B4" w14:textId="77777777" w:rsidR="003221F6" w:rsidRDefault="003221F6" w:rsidP="003221F6">
      <w:pPr>
        <w:pStyle w:val="ListParagraph"/>
        <w:numPr>
          <w:ilvl w:val="0"/>
          <w:numId w:val="108"/>
        </w:numPr>
        <w:spacing w:after="200" w:line="276" w:lineRule="auto"/>
      </w:pPr>
      <w:r>
        <w:t xml:space="preserve">I would suggest making a backup before modifying any files </w:t>
      </w:r>
      <w:proofErr w:type="spellStart"/>
      <w:r>
        <w:t>incase</w:t>
      </w:r>
      <w:proofErr w:type="spellEnd"/>
      <w:r>
        <w:t xml:space="preserve"> of a roll back situation.</w:t>
      </w:r>
    </w:p>
    <w:p w14:paraId="5E88AC80" w14:textId="77777777" w:rsidR="003221F6" w:rsidRDefault="003221F6" w:rsidP="003221F6">
      <w:pPr>
        <w:pStyle w:val="ListParagraph"/>
        <w:numPr>
          <w:ilvl w:val="0"/>
          <w:numId w:val="108"/>
        </w:numPr>
        <w:spacing w:after="200" w:line="276" w:lineRule="auto"/>
      </w:pPr>
      <w:r>
        <w:t>Go through each file (on SharePoint) and remove any storage rules for On Pack Sections</w:t>
      </w:r>
    </w:p>
    <w:p w14:paraId="3C4E89BC" w14:textId="77777777" w:rsidR="003221F6" w:rsidRDefault="003221F6" w:rsidP="003221F6">
      <w:pPr>
        <w:pStyle w:val="ListParagraph"/>
        <w:numPr>
          <w:ilvl w:val="1"/>
          <w:numId w:val="108"/>
        </w:numPr>
        <w:spacing w:after="200" w:line="276" w:lineRule="auto"/>
      </w:pPr>
      <w:r>
        <w:t>I would suggest using the advanced filter to filter the On Pack sections</w:t>
      </w:r>
    </w:p>
    <w:p w14:paraId="2C06C5F8" w14:textId="77777777" w:rsidR="003221F6" w:rsidRDefault="003221F6" w:rsidP="003221F6">
      <w:pPr>
        <w:pStyle w:val="ListParagraph"/>
        <w:numPr>
          <w:ilvl w:val="2"/>
          <w:numId w:val="108"/>
        </w:numPr>
        <w:spacing w:after="200" w:line="276" w:lineRule="auto"/>
      </w:pPr>
      <w:r>
        <w:t>The sections removed in our case were: Z40H, Z40P,</w:t>
      </w:r>
      <w:r w:rsidRPr="00CA3D2E">
        <w:t xml:space="preserve"> </w:t>
      </w:r>
      <w:r>
        <w:t xml:space="preserve"> Z40Q,</w:t>
      </w:r>
      <w:r w:rsidRPr="00CA3D2E">
        <w:t xml:space="preserve"> </w:t>
      </w:r>
      <w:r>
        <w:t>Z40J, Z41H, Z41P,</w:t>
      </w:r>
      <w:r w:rsidRPr="00CA3D2E">
        <w:t xml:space="preserve"> </w:t>
      </w:r>
      <w:r>
        <w:t xml:space="preserve"> Z41Q,</w:t>
      </w:r>
      <w:r w:rsidRPr="00CA3D2E">
        <w:t xml:space="preserve"> </w:t>
      </w:r>
      <w:r>
        <w:t>Z41J</w:t>
      </w:r>
    </w:p>
    <w:p w14:paraId="1AE57850" w14:textId="77777777" w:rsidR="003221F6" w:rsidRDefault="003221F6" w:rsidP="003221F6">
      <w:pPr>
        <w:pStyle w:val="ListParagraph"/>
        <w:numPr>
          <w:ilvl w:val="0"/>
          <w:numId w:val="108"/>
        </w:numPr>
        <w:spacing w:after="200" w:line="276" w:lineRule="auto"/>
      </w:pPr>
      <w:r>
        <w:t>Update the system</w:t>
      </w:r>
    </w:p>
    <w:p w14:paraId="704557E5" w14:textId="77777777" w:rsidR="003221F6" w:rsidRPr="00EA2B11" w:rsidRDefault="003221F6" w:rsidP="003221F6">
      <w:pPr>
        <w:pStyle w:val="ListParagraph"/>
        <w:numPr>
          <w:ilvl w:val="1"/>
          <w:numId w:val="108"/>
        </w:numPr>
        <w:spacing w:after="200" w:line="276" w:lineRule="auto"/>
      </w:pPr>
      <w:r>
        <w:t xml:space="preserve">Go to screen </w:t>
      </w:r>
      <w:r>
        <w:rPr>
          <w:lang w:val="en"/>
        </w:rPr>
        <w:t>Storage Rule Details (</w:t>
      </w:r>
      <w:proofErr w:type="spellStart"/>
      <w:r>
        <w:rPr>
          <w:lang w:val="en"/>
        </w:rPr>
        <w:t>wms_rl_f</w:t>
      </w:r>
      <w:proofErr w:type="spellEnd"/>
      <w:r>
        <w:rPr>
          <w:lang w:val="en"/>
        </w:rPr>
        <w:t>)</w:t>
      </w:r>
    </w:p>
    <w:p w14:paraId="2F49ED4B" w14:textId="77777777" w:rsidR="003221F6" w:rsidRPr="00EA2B11" w:rsidRDefault="003221F6" w:rsidP="003221F6">
      <w:pPr>
        <w:pStyle w:val="ListParagraph"/>
        <w:numPr>
          <w:ilvl w:val="1"/>
          <w:numId w:val="108"/>
        </w:numPr>
        <w:spacing w:after="200" w:line="276" w:lineRule="auto"/>
      </w:pPr>
      <w:r>
        <w:rPr>
          <w:lang w:val="en"/>
        </w:rPr>
        <w:t xml:space="preserve">Enter the On Pack zones in the Zone field (semicolon delimited) </w:t>
      </w:r>
    </w:p>
    <w:p w14:paraId="42212EE3" w14:textId="77777777" w:rsidR="003221F6" w:rsidRDefault="003221F6" w:rsidP="003221F6">
      <w:pPr>
        <w:pStyle w:val="ListParagraph"/>
        <w:numPr>
          <w:ilvl w:val="2"/>
          <w:numId w:val="108"/>
        </w:numPr>
        <w:spacing w:after="200" w:line="276" w:lineRule="auto"/>
      </w:pPr>
      <w:r>
        <w:t>Example: Z40</w:t>
      </w:r>
      <w:r w:rsidRPr="00EA2B11">
        <w:t>H;Z40P;Z40Q;Z40J;Z41H;Z41P;Z41Q;Z41J</w:t>
      </w:r>
    </w:p>
    <w:p w14:paraId="0E108FBD" w14:textId="77777777" w:rsidR="003221F6" w:rsidRDefault="003221F6" w:rsidP="003221F6">
      <w:pPr>
        <w:pStyle w:val="ListParagraph"/>
        <w:numPr>
          <w:ilvl w:val="1"/>
          <w:numId w:val="108"/>
        </w:numPr>
        <w:spacing w:after="200" w:line="276" w:lineRule="auto"/>
      </w:pPr>
      <w:r>
        <w:lastRenderedPageBreak/>
        <w:t>Select all records (top check box)</w:t>
      </w:r>
    </w:p>
    <w:p w14:paraId="2C66EDE6" w14:textId="77777777" w:rsidR="003221F6" w:rsidRDefault="003221F6" w:rsidP="003221F6">
      <w:pPr>
        <w:pStyle w:val="ListParagraph"/>
        <w:numPr>
          <w:ilvl w:val="1"/>
          <w:numId w:val="108"/>
        </w:numPr>
        <w:spacing w:after="200" w:line="276" w:lineRule="auto"/>
      </w:pPr>
      <w:r>
        <w:t>Click hamburger</w:t>
      </w:r>
    </w:p>
    <w:p w14:paraId="03C158CA" w14:textId="77777777" w:rsidR="003221F6" w:rsidRDefault="003221F6" w:rsidP="003221F6">
      <w:pPr>
        <w:pStyle w:val="ListParagraph"/>
        <w:numPr>
          <w:ilvl w:val="2"/>
          <w:numId w:val="108"/>
        </w:numPr>
        <w:spacing w:after="200" w:line="276" w:lineRule="auto"/>
      </w:pPr>
      <w:r>
        <w:t>Click Delete from menu.</w:t>
      </w:r>
    </w:p>
    <w:p w14:paraId="2B77F4C2" w14:textId="77777777" w:rsidR="003221F6" w:rsidRDefault="003221F6" w:rsidP="003221F6">
      <w:r>
        <w:rPr>
          <w:noProof/>
          <w:lang w:val="en-US"/>
        </w:rPr>
        <w:drawing>
          <wp:inline distT="0" distB="0" distL="0" distR="0" wp14:anchorId="51EC0942" wp14:editId="7DE3BF0A">
            <wp:extent cx="5166640" cy="25982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64762" cy="2597279"/>
                    </a:xfrm>
                    <a:prstGeom prst="rect">
                      <a:avLst/>
                    </a:prstGeom>
                  </pic:spPr>
                </pic:pic>
              </a:graphicData>
            </a:graphic>
          </wp:inline>
        </w:drawing>
      </w:r>
    </w:p>
    <w:p w14:paraId="6A4497EC" w14:textId="58DF87D3" w:rsidR="003221F6" w:rsidRDefault="003221F6" w:rsidP="003221F6">
      <w:pPr>
        <w:pStyle w:val="ListParagraph"/>
        <w:numPr>
          <w:ilvl w:val="0"/>
          <w:numId w:val="109"/>
        </w:numPr>
      </w:pPr>
      <w:bookmarkStart w:id="73" w:name="_Update_pick_rules"/>
      <w:bookmarkEnd w:id="73"/>
      <w:r>
        <w:t>Update warehouse search rules to add new On Pack section</w:t>
      </w:r>
    </w:p>
    <w:p w14:paraId="64851A70" w14:textId="77777777" w:rsidR="003221F6" w:rsidRPr="006477EE" w:rsidRDefault="003221F6" w:rsidP="003221F6">
      <w:pPr>
        <w:pStyle w:val="ListParagraph"/>
        <w:numPr>
          <w:ilvl w:val="0"/>
          <w:numId w:val="107"/>
        </w:numPr>
        <w:spacing w:after="200" w:line="276" w:lineRule="auto"/>
      </w:pPr>
      <w:r>
        <w:t>Once in the correct screen (</w:t>
      </w:r>
      <w:r w:rsidRPr="009E7935">
        <w:rPr>
          <w:lang w:val="en"/>
        </w:rPr>
        <w:t>Warehouse Searches) click on the arrow of the rule you want to modify.</w:t>
      </w:r>
    </w:p>
    <w:p w14:paraId="6154357E" w14:textId="77777777" w:rsidR="003221F6" w:rsidRPr="006477EE" w:rsidRDefault="003221F6" w:rsidP="003221F6">
      <w:pPr>
        <w:keepNext/>
        <w:ind w:left="360"/>
      </w:pPr>
      <w:r>
        <w:rPr>
          <w:noProof/>
          <w:lang w:val="en-US"/>
        </w:rPr>
        <w:drawing>
          <wp:inline distT="0" distB="0" distL="0" distR="0" wp14:anchorId="1F329510" wp14:editId="2DE4184C">
            <wp:extent cx="4942429" cy="3590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40098" cy="3588433"/>
                    </a:xfrm>
                    <a:prstGeom prst="rect">
                      <a:avLst/>
                    </a:prstGeom>
                  </pic:spPr>
                </pic:pic>
              </a:graphicData>
            </a:graphic>
          </wp:inline>
        </w:drawing>
      </w:r>
    </w:p>
    <w:p w14:paraId="769517CF" w14:textId="77777777" w:rsidR="003221F6" w:rsidRDefault="003221F6" w:rsidP="003221F6">
      <w:pPr>
        <w:pStyle w:val="ListParagraph"/>
        <w:numPr>
          <w:ilvl w:val="0"/>
          <w:numId w:val="107"/>
        </w:numPr>
        <w:spacing w:after="200" w:line="276" w:lineRule="auto"/>
      </w:pPr>
      <w:r>
        <w:t>In the detail screen, add a new search records</w:t>
      </w:r>
    </w:p>
    <w:p w14:paraId="50BF55C3" w14:textId="77777777" w:rsidR="003221F6" w:rsidRDefault="003221F6" w:rsidP="003221F6">
      <w:pPr>
        <w:pStyle w:val="ListParagraph"/>
        <w:numPr>
          <w:ilvl w:val="1"/>
          <w:numId w:val="107"/>
        </w:numPr>
        <w:spacing w:after="200" w:line="276" w:lineRule="auto"/>
      </w:pPr>
      <w:r>
        <w:t>Populate fields</w:t>
      </w:r>
    </w:p>
    <w:p w14:paraId="5749F387" w14:textId="77777777" w:rsidR="003221F6" w:rsidRDefault="003221F6" w:rsidP="003221F6">
      <w:pPr>
        <w:pStyle w:val="ListParagraph"/>
        <w:numPr>
          <w:ilvl w:val="2"/>
          <w:numId w:val="107"/>
        </w:numPr>
        <w:spacing w:after="200" w:line="276" w:lineRule="auto"/>
      </w:pPr>
      <w:r>
        <w:t>Section: the new On Pack section you made earlier (ex: S-ONPACK)</w:t>
      </w:r>
    </w:p>
    <w:p w14:paraId="4B106C24" w14:textId="77777777" w:rsidR="003221F6" w:rsidRDefault="003221F6" w:rsidP="003221F6">
      <w:pPr>
        <w:pStyle w:val="ListParagraph"/>
        <w:numPr>
          <w:ilvl w:val="2"/>
          <w:numId w:val="107"/>
        </w:numPr>
        <w:spacing w:after="200" w:line="276" w:lineRule="auto"/>
      </w:pPr>
      <w:r>
        <w:t>Priority and Search Method:  check example, this decision is out of scope of this document.</w:t>
      </w:r>
    </w:p>
    <w:p w14:paraId="501182B6" w14:textId="77777777" w:rsidR="003221F6" w:rsidRDefault="003221F6" w:rsidP="003221F6">
      <w:pPr>
        <w:pStyle w:val="ListParagraph"/>
        <w:numPr>
          <w:ilvl w:val="2"/>
          <w:numId w:val="107"/>
        </w:numPr>
        <w:spacing w:after="200" w:line="276" w:lineRule="auto"/>
      </w:pPr>
      <w:r>
        <w:t>Click Add</w:t>
      </w:r>
    </w:p>
    <w:p w14:paraId="4AD04D98" w14:textId="77777777" w:rsidR="003221F6" w:rsidRDefault="003221F6" w:rsidP="003221F6">
      <w:pPr>
        <w:pStyle w:val="ListParagraph"/>
        <w:numPr>
          <w:ilvl w:val="1"/>
          <w:numId w:val="107"/>
        </w:numPr>
        <w:spacing w:after="200" w:line="276" w:lineRule="auto"/>
      </w:pPr>
      <w:r>
        <w:t>Do step a. for as many records as you have to add.</w:t>
      </w:r>
    </w:p>
    <w:p w14:paraId="343D9304" w14:textId="77777777" w:rsidR="003221F6" w:rsidRDefault="003221F6" w:rsidP="003221F6">
      <w:pPr>
        <w:pStyle w:val="ListParagraph"/>
        <w:numPr>
          <w:ilvl w:val="0"/>
          <w:numId w:val="107"/>
        </w:numPr>
        <w:spacing w:after="200" w:line="276" w:lineRule="auto"/>
      </w:pPr>
      <w:r>
        <w:lastRenderedPageBreak/>
        <w:t>Once you have added all the records needed, click Submit on the bottom left of page to save your changes.</w:t>
      </w:r>
    </w:p>
    <w:p w14:paraId="1345B3EF" w14:textId="77777777" w:rsidR="003221F6" w:rsidRDefault="003221F6" w:rsidP="003221F6">
      <w:r>
        <w:rPr>
          <w:noProof/>
          <w:lang w:val="en-US"/>
        </w:rPr>
        <w:drawing>
          <wp:inline distT="0" distB="0" distL="0" distR="0" wp14:anchorId="342C3F11" wp14:editId="207C38AF">
            <wp:extent cx="5943600" cy="29864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986405"/>
                    </a:xfrm>
                    <a:prstGeom prst="rect">
                      <a:avLst/>
                    </a:prstGeom>
                  </pic:spPr>
                </pic:pic>
              </a:graphicData>
            </a:graphic>
          </wp:inline>
        </w:drawing>
      </w:r>
    </w:p>
    <w:p w14:paraId="741482D5" w14:textId="77777777" w:rsidR="003221F6" w:rsidRDefault="003221F6" w:rsidP="003221F6">
      <w:pPr>
        <w:pStyle w:val="ListParagraph"/>
        <w:numPr>
          <w:ilvl w:val="0"/>
          <w:numId w:val="107"/>
        </w:numPr>
        <w:spacing w:after="200" w:line="276" w:lineRule="auto"/>
      </w:pPr>
      <w:r>
        <w:t>Do step 2-3 for every for every search needed. In this case; all the searches highlighted in Yellow from the first screen shot.</w:t>
      </w:r>
    </w:p>
    <w:p w14:paraId="153EDED6" w14:textId="02790357" w:rsidR="00ED74EE" w:rsidRDefault="0047454C" w:rsidP="00ED74EE">
      <w:pPr>
        <w:pStyle w:val="Heading2"/>
      </w:pPr>
      <w:bookmarkStart w:id="74" w:name="_Assignment_to_Location"/>
      <w:bookmarkEnd w:id="74"/>
      <w:r>
        <w:t xml:space="preserve">Assignment to Location </w:t>
      </w:r>
    </w:p>
    <w:p w14:paraId="7781D833" w14:textId="19797082" w:rsidR="0047454C" w:rsidRDefault="0047454C" w:rsidP="0047454C">
      <w:r>
        <w:t>The warehouse will use a mix of FIFO, BULK and FP (forward pick) location types.</w:t>
      </w:r>
      <w:r w:rsidR="001369EB">
        <w:t xml:space="preserve"> This assignment is done at the item level and will be completed by warehouse staff, it will not come from host.</w:t>
      </w:r>
    </w:p>
    <w:p w14:paraId="664E4809" w14:textId="32E664AF" w:rsidR="00547DBA" w:rsidRDefault="00547DBA" w:rsidP="00547DBA">
      <w:pPr>
        <w:pStyle w:val="Heading2"/>
      </w:pPr>
      <w:bookmarkStart w:id="75" w:name="_ICOP_Hold"/>
      <w:bookmarkEnd w:id="75"/>
      <w:r>
        <w:t>ICOP Hold</w:t>
      </w:r>
    </w:p>
    <w:p w14:paraId="1C8FCAFF" w14:textId="5B0E1EBE" w:rsidR="00547DBA" w:rsidRDefault="00547DBA" w:rsidP="00547DBA">
      <w:r w:rsidRPr="00480300">
        <w:t>1 custom numeric field added to Item definition with values 0/1. Where “1” identifies the item as being on hold for ICOP</w:t>
      </w:r>
      <w:r w:rsidR="00174C04" w:rsidRPr="00480300">
        <w:t>, items on hold for ICOP print tags bearing a “H” on the upper right corner.</w:t>
      </w:r>
      <w:r w:rsidRPr="00480300">
        <w:t xml:space="preserve"> Custom_numeric_4</w:t>
      </w:r>
      <w:r w:rsidR="000608AA" w:rsidRPr="00480300">
        <w:t xml:space="preserve"> </w:t>
      </w:r>
      <w:r w:rsidRPr="00480300">
        <w:t xml:space="preserve"> is used for this identification</w:t>
      </w:r>
      <w:r w:rsidR="000608AA" w:rsidRPr="00480300">
        <w:t>.</w:t>
      </w:r>
    </w:p>
    <w:p w14:paraId="7D66CC63" w14:textId="7DFCDAD9" w:rsidR="00EC6B6B" w:rsidRDefault="00EC6B6B" w:rsidP="00EC6B6B">
      <w:pPr>
        <w:pStyle w:val="Heading2"/>
      </w:pPr>
      <w:bookmarkStart w:id="76" w:name="_Forward_Pick"/>
      <w:bookmarkStart w:id="77" w:name="_Set_a_Default"/>
      <w:bookmarkStart w:id="78" w:name="_Bottle_Pick_Volumetrics"/>
      <w:bookmarkEnd w:id="76"/>
      <w:bookmarkEnd w:id="77"/>
      <w:bookmarkEnd w:id="78"/>
      <w:r>
        <w:t xml:space="preserve">Bottle Pick </w:t>
      </w:r>
      <w:proofErr w:type="spellStart"/>
      <w:r>
        <w:t>Volumetrics</w:t>
      </w:r>
      <w:proofErr w:type="spellEnd"/>
      <w:r>
        <w:t xml:space="preserve"> by Sleeve</w:t>
      </w:r>
    </w:p>
    <w:p w14:paraId="38FA37B4" w14:textId="508BE102" w:rsidR="00EC6B6B" w:rsidRPr="004F5E25" w:rsidRDefault="00EC6B6B" w:rsidP="001975E2">
      <w:pPr>
        <w:spacing w:line="240" w:lineRule="auto"/>
        <w:rPr>
          <w:rFonts w:eastAsia="Times New Roman" w:cs="Segoe UI"/>
          <w:lang w:val="en-US"/>
        </w:rPr>
      </w:pPr>
      <w:r w:rsidRPr="004F5E25">
        <w:rPr>
          <w:rFonts w:eastAsia="Times New Roman" w:cs="Segoe UI"/>
          <w:lang w:val="en-US"/>
        </w:rPr>
        <w:t>Bottle Pick will use sleeve based logic to fill containers. This logic is not a standard Tecsys functionality so some changes at the item level are required for the containerization to work correctly.</w:t>
      </w:r>
    </w:p>
    <w:p w14:paraId="67F7F40E" w14:textId="352CA2BF" w:rsidR="00EC6B6B" w:rsidRPr="004F5E25" w:rsidRDefault="00EC6B6B" w:rsidP="00EC6B6B">
      <w:pPr>
        <w:spacing w:afterLines="40" w:after="96" w:line="240" w:lineRule="auto"/>
        <w:rPr>
          <w:rFonts w:eastAsia="Times New Roman" w:cs="Segoe UI"/>
          <w:lang w:val="en-US"/>
        </w:rPr>
      </w:pPr>
      <w:r w:rsidRPr="004F5E25">
        <w:rPr>
          <w:rFonts w:eastAsia="Times New Roman" w:cs="Segoe UI"/>
          <w:lang w:val="en-US"/>
        </w:rPr>
        <w:t xml:space="preserve">The containerization logic "by sleeve" can be realized given the following </w:t>
      </w:r>
      <w:r w:rsidRPr="004F5E25">
        <w:rPr>
          <w:rFonts w:eastAsia="Times New Roman" w:cs="Segoe UI"/>
          <w:b/>
          <w:bCs/>
          <w:lang w:val="en-US"/>
        </w:rPr>
        <w:t xml:space="preserve">conditions </w:t>
      </w:r>
      <w:r w:rsidRPr="004F5E25">
        <w:rPr>
          <w:rFonts w:eastAsia="Times New Roman" w:cs="Segoe UI"/>
          <w:lang w:val="en-US"/>
        </w:rPr>
        <w:t>are met:</w:t>
      </w:r>
    </w:p>
    <w:p w14:paraId="2E5ABE6A" w14:textId="2A180820" w:rsidR="00EC6B6B" w:rsidRPr="004F5E25" w:rsidRDefault="00EC6B6B" w:rsidP="003221F6">
      <w:pPr>
        <w:numPr>
          <w:ilvl w:val="0"/>
          <w:numId w:val="96"/>
        </w:numPr>
        <w:spacing w:afterLines="40" w:after="96" w:line="240" w:lineRule="auto"/>
        <w:rPr>
          <w:rFonts w:eastAsia="Times New Roman" w:cs="Segoe UI"/>
          <w:lang w:val="en-US"/>
        </w:rPr>
      </w:pPr>
      <w:r w:rsidRPr="004F5E25">
        <w:rPr>
          <w:rFonts w:eastAsia="Times New Roman" w:cs="Segoe UI"/>
          <w:lang w:val="en-US"/>
        </w:rPr>
        <w:t xml:space="preserve">Tecsys doesn't not support separate fields to store an item sleeve dimension so UOM </w:t>
      </w:r>
      <w:r w:rsidR="00501D60" w:rsidRPr="004F5E25">
        <w:rPr>
          <w:rFonts w:eastAsia="Times New Roman" w:cs="Segoe UI"/>
          <w:lang w:val="en-US"/>
        </w:rPr>
        <w:t>1 dimension fields will be used</w:t>
      </w:r>
    </w:p>
    <w:p w14:paraId="6A47AF9D" w14:textId="6C20D600" w:rsidR="00EC6B6B" w:rsidRPr="004F5E25" w:rsidRDefault="00EC6B6B" w:rsidP="003221F6">
      <w:pPr>
        <w:numPr>
          <w:ilvl w:val="0"/>
          <w:numId w:val="96"/>
        </w:numPr>
        <w:spacing w:afterLines="40" w:after="96" w:line="240" w:lineRule="auto"/>
        <w:rPr>
          <w:rFonts w:eastAsia="Times New Roman" w:cs="Segoe UI"/>
          <w:lang w:val="en-US"/>
        </w:rPr>
      </w:pPr>
      <w:r w:rsidRPr="004F5E25">
        <w:rPr>
          <w:rFonts w:eastAsia="Times New Roman" w:cs="Segoe UI"/>
          <w:lang w:val="en-US"/>
        </w:rPr>
        <w:t>Condition #1 requires the cubic volume of the UOM 1 to be s</w:t>
      </w:r>
      <w:r w:rsidR="00501D60" w:rsidRPr="004F5E25">
        <w:rPr>
          <w:rFonts w:eastAsia="Times New Roman" w:cs="Segoe UI"/>
          <w:lang w:val="en-US"/>
        </w:rPr>
        <w:t>maller than the volume of UOM 2</w:t>
      </w:r>
    </w:p>
    <w:p w14:paraId="1E69BB31" w14:textId="6E2345A4" w:rsidR="004F5E25" w:rsidRPr="004F5E25" w:rsidRDefault="004F5E25" w:rsidP="004F5E25">
      <w:r w:rsidRPr="004F5E25">
        <w:t xml:space="preserve">Sizing of the bottle measurements are completely artificial and set up to match carton containers which accommodate 12, 6, and 2 bottles accordingly no matter what is the actual bottle size. For these purposes all product bottle sizes are corresponding with the container sizes and will be automatically updated by an </w:t>
      </w:r>
      <w:proofErr w:type="spellStart"/>
      <w:r w:rsidRPr="004F5E25">
        <w:t>iTopia</w:t>
      </w:r>
      <w:proofErr w:type="spellEnd"/>
      <w:r w:rsidRPr="004F5E25">
        <w:t xml:space="preserve"> rule which is triggered by the </w:t>
      </w:r>
      <w:proofErr w:type="spellStart"/>
      <w:r w:rsidRPr="004F5E25">
        <w:t>cubiscan</w:t>
      </w:r>
      <w:proofErr w:type="spellEnd"/>
      <w:r w:rsidRPr="004F5E25">
        <w:t xml:space="preserve"> interface. The sleeve sizes will be set up as follows:</w:t>
      </w:r>
    </w:p>
    <w:p w14:paraId="341210DB" w14:textId="7582DC74" w:rsidR="00785A03" w:rsidRPr="004F5E25" w:rsidRDefault="00785A03" w:rsidP="003221F6">
      <w:pPr>
        <w:pStyle w:val="ListParagraph"/>
        <w:numPr>
          <w:ilvl w:val="0"/>
          <w:numId w:val="95"/>
        </w:numPr>
        <w:spacing w:afterLines="40" w:after="96" w:line="240" w:lineRule="auto"/>
        <w:rPr>
          <w:rFonts w:eastAsia="Times New Roman" w:cs="Segoe UI"/>
          <w:lang w:val="en-US"/>
        </w:rPr>
      </w:pPr>
      <w:r w:rsidRPr="004F5E25">
        <w:rPr>
          <w:rFonts w:eastAsia="Times New Roman" w:cs="Segoe UI"/>
          <w:lang w:val="en-US"/>
        </w:rPr>
        <w:t xml:space="preserve">12 Sleeve box </w:t>
      </w:r>
      <w:r w:rsidR="004F5E25" w:rsidRPr="004F5E25">
        <w:rPr>
          <w:rFonts w:eastAsia="Times New Roman" w:cs="Segoe UI"/>
          <w:lang w:val="en-US"/>
        </w:rPr>
        <w:t xml:space="preserve">bottle </w:t>
      </w:r>
      <w:r w:rsidRPr="004F5E25">
        <w:rPr>
          <w:rFonts w:eastAsia="Times New Roman" w:cs="Segoe UI"/>
          <w:lang w:val="en-US"/>
        </w:rPr>
        <w:t>(measurements in cm)</w:t>
      </w:r>
    </w:p>
    <w:p w14:paraId="3C7A2777" w14:textId="54957161" w:rsidR="00785A03" w:rsidRPr="004F5E25" w:rsidRDefault="00785A03" w:rsidP="003221F6">
      <w:pPr>
        <w:pStyle w:val="ListParagraph"/>
        <w:numPr>
          <w:ilvl w:val="1"/>
          <w:numId w:val="95"/>
        </w:numPr>
        <w:spacing w:afterLines="40" w:after="96" w:line="240" w:lineRule="auto"/>
        <w:rPr>
          <w:rFonts w:eastAsia="Times New Roman" w:cs="Segoe UI"/>
          <w:lang w:val="en-US"/>
        </w:rPr>
      </w:pPr>
      <w:r w:rsidRPr="004F5E25">
        <w:rPr>
          <w:rFonts w:eastAsia="Times New Roman" w:cs="Segoe UI"/>
          <w:lang w:val="en-US"/>
        </w:rPr>
        <w:t xml:space="preserve">Width = </w:t>
      </w:r>
      <w:r w:rsidR="00480300" w:rsidRPr="004F5E25">
        <w:rPr>
          <w:rFonts w:eastAsia="Times New Roman" w:cs="Segoe UI"/>
          <w:lang w:val="en-US"/>
        </w:rPr>
        <w:t>1</w:t>
      </w:r>
    </w:p>
    <w:p w14:paraId="4FE3B360" w14:textId="042B7D0B" w:rsidR="00785A03" w:rsidRPr="004F5E25" w:rsidRDefault="00785A03" w:rsidP="003221F6">
      <w:pPr>
        <w:pStyle w:val="ListParagraph"/>
        <w:numPr>
          <w:ilvl w:val="1"/>
          <w:numId w:val="95"/>
        </w:numPr>
        <w:spacing w:afterLines="40" w:after="96" w:line="240" w:lineRule="auto"/>
        <w:rPr>
          <w:rFonts w:eastAsia="Times New Roman" w:cs="Segoe UI"/>
          <w:lang w:val="en-US"/>
        </w:rPr>
      </w:pPr>
      <w:r w:rsidRPr="004F5E25">
        <w:rPr>
          <w:rFonts w:eastAsia="Times New Roman" w:cs="Segoe UI"/>
          <w:lang w:val="en-US"/>
        </w:rPr>
        <w:t xml:space="preserve">Length = </w:t>
      </w:r>
      <w:r w:rsidR="00480300" w:rsidRPr="004F5E25">
        <w:rPr>
          <w:rFonts w:eastAsia="Times New Roman" w:cs="Segoe UI"/>
          <w:lang w:val="en-US"/>
        </w:rPr>
        <w:t>1.2</w:t>
      </w:r>
    </w:p>
    <w:p w14:paraId="76477748" w14:textId="777A2C76" w:rsidR="00785A03" w:rsidRPr="004F5E25" w:rsidRDefault="00785A03" w:rsidP="003221F6">
      <w:pPr>
        <w:pStyle w:val="ListParagraph"/>
        <w:numPr>
          <w:ilvl w:val="1"/>
          <w:numId w:val="95"/>
        </w:numPr>
        <w:spacing w:afterLines="40" w:after="96" w:line="240" w:lineRule="auto"/>
        <w:rPr>
          <w:rFonts w:eastAsia="Times New Roman" w:cs="Segoe UI"/>
          <w:lang w:val="en-US"/>
        </w:rPr>
      </w:pPr>
      <w:r w:rsidRPr="004F5E25">
        <w:rPr>
          <w:rFonts w:eastAsia="Times New Roman" w:cs="Segoe UI"/>
          <w:lang w:val="en-US"/>
        </w:rPr>
        <w:t xml:space="preserve">Height = </w:t>
      </w:r>
      <w:r w:rsidR="00480300" w:rsidRPr="004F5E25">
        <w:rPr>
          <w:rFonts w:eastAsia="Times New Roman" w:cs="Segoe UI"/>
          <w:lang w:val="en-US"/>
        </w:rPr>
        <w:t>12</w:t>
      </w:r>
    </w:p>
    <w:p w14:paraId="0A356AED" w14:textId="385052D7" w:rsidR="00785A03" w:rsidRPr="004F5E25" w:rsidRDefault="00785A03" w:rsidP="003221F6">
      <w:pPr>
        <w:pStyle w:val="ListParagraph"/>
        <w:numPr>
          <w:ilvl w:val="0"/>
          <w:numId w:val="95"/>
        </w:numPr>
        <w:spacing w:afterLines="40" w:after="96" w:line="240" w:lineRule="auto"/>
        <w:rPr>
          <w:rFonts w:eastAsia="Times New Roman" w:cs="Segoe UI"/>
          <w:lang w:val="en-US"/>
        </w:rPr>
      </w:pPr>
      <w:r w:rsidRPr="004F5E25">
        <w:rPr>
          <w:rFonts w:eastAsia="Times New Roman" w:cs="Segoe UI"/>
          <w:lang w:val="en-US"/>
        </w:rPr>
        <w:t xml:space="preserve">6 Sleeve box </w:t>
      </w:r>
      <w:r w:rsidR="004F5E25" w:rsidRPr="004F5E25">
        <w:rPr>
          <w:rFonts w:eastAsia="Times New Roman" w:cs="Segoe UI"/>
          <w:lang w:val="en-US"/>
        </w:rPr>
        <w:t xml:space="preserve">bottle </w:t>
      </w:r>
      <w:r w:rsidRPr="004F5E25">
        <w:rPr>
          <w:rFonts w:eastAsia="Times New Roman" w:cs="Segoe UI"/>
          <w:lang w:val="en-US"/>
        </w:rPr>
        <w:t>(measurements in cm)</w:t>
      </w:r>
    </w:p>
    <w:p w14:paraId="3E53BE38" w14:textId="69AA42AC" w:rsidR="00785A03" w:rsidRPr="004F5E25" w:rsidRDefault="00785A03" w:rsidP="003221F6">
      <w:pPr>
        <w:pStyle w:val="ListParagraph"/>
        <w:numPr>
          <w:ilvl w:val="1"/>
          <w:numId w:val="95"/>
        </w:numPr>
        <w:spacing w:afterLines="40" w:after="96" w:line="240" w:lineRule="auto"/>
        <w:rPr>
          <w:rFonts w:eastAsia="Times New Roman" w:cs="Segoe UI"/>
          <w:lang w:val="en-US"/>
        </w:rPr>
      </w:pPr>
      <w:r w:rsidRPr="004F5E25">
        <w:rPr>
          <w:rFonts w:eastAsia="Times New Roman" w:cs="Segoe UI"/>
          <w:lang w:val="en-US"/>
        </w:rPr>
        <w:t xml:space="preserve">Width =  </w:t>
      </w:r>
      <w:r w:rsidR="00480300" w:rsidRPr="004F5E25">
        <w:rPr>
          <w:rFonts w:eastAsia="Times New Roman" w:cs="Segoe UI"/>
          <w:lang w:val="en-US"/>
        </w:rPr>
        <w:t>1</w:t>
      </w:r>
    </w:p>
    <w:p w14:paraId="2DB5460F" w14:textId="046D217C" w:rsidR="00785A03" w:rsidRPr="004F5E25" w:rsidRDefault="00785A03" w:rsidP="003221F6">
      <w:pPr>
        <w:pStyle w:val="ListParagraph"/>
        <w:numPr>
          <w:ilvl w:val="1"/>
          <w:numId w:val="95"/>
        </w:numPr>
        <w:spacing w:afterLines="40" w:after="96" w:line="240" w:lineRule="auto"/>
        <w:rPr>
          <w:rFonts w:eastAsia="Times New Roman" w:cs="Segoe UI"/>
          <w:lang w:val="en-US"/>
        </w:rPr>
      </w:pPr>
      <w:r w:rsidRPr="004F5E25">
        <w:rPr>
          <w:rFonts w:eastAsia="Times New Roman" w:cs="Segoe UI"/>
          <w:lang w:val="en-US"/>
        </w:rPr>
        <w:t xml:space="preserve">Length = </w:t>
      </w:r>
      <w:r w:rsidR="00480300" w:rsidRPr="004F5E25">
        <w:rPr>
          <w:rFonts w:eastAsia="Times New Roman" w:cs="Segoe UI"/>
          <w:lang w:val="en-US"/>
        </w:rPr>
        <w:t>1.1</w:t>
      </w:r>
    </w:p>
    <w:p w14:paraId="63707AA7" w14:textId="5AC2F63B" w:rsidR="00785A03" w:rsidRPr="004F5E25" w:rsidRDefault="00785A03" w:rsidP="003221F6">
      <w:pPr>
        <w:pStyle w:val="ListParagraph"/>
        <w:numPr>
          <w:ilvl w:val="1"/>
          <w:numId w:val="95"/>
        </w:numPr>
        <w:spacing w:afterLines="40" w:after="96" w:line="240" w:lineRule="auto"/>
        <w:rPr>
          <w:rFonts w:eastAsia="Times New Roman" w:cs="Segoe UI"/>
          <w:lang w:val="en-US"/>
        </w:rPr>
      </w:pPr>
      <w:r w:rsidRPr="004F5E25">
        <w:rPr>
          <w:rFonts w:eastAsia="Times New Roman" w:cs="Segoe UI"/>
          <w:lang w:val="en-US"/>
        </w:rPr>
        <w:t xml:space="preserve">Height = </w:t>
      </w:r>
      <w:r w:rsidR="00480300" w:rsidRPr="004F5E25">
        <w:rPr>
          <w:rFonts w:eastAsia="Times New Roman" w:cs="Segoe UI"/>
          <w:lang w:val="en-US"/>
        </w:rPr>
        <w:t>13</w:t>
      </w:r>
    </w:p>
    <w:p w14:paraId="3B67C448" w14:textId="7C86CFF4" w:rsidR="008A44A7" w:rsidRPr="004F5E25" w:rsidRDefault="008A44A7" w:rsidP="003221F6">
      <w:pPr>
        <w:pStyle w:val="ListParagraph"/>
        <w:numPr>
          <w:ilvl w:val="0"/>
          <w:numId w:val="95"/>
        </w:numPr>
        <w:spacing w:afterLines="40" w:after="96" w:line="240" w:lineRule="auto"/>
        <w:rPr>
          <w:rFonts w:eastAsia="Times New Roman" w:cs="Segoe UI"/>
          <w:lang w:val="en-US"/>
        </w:rPr>
      </w:pPr>
      <w:r w:rsidRPr="004F5E25">
        <w:rPr>
          <w:rFonts w:eastAsia="Times New Roman" w:cs="Segoe UI"/>
          <w:lang w:val="en-US"/>
        </w:rPr>
        <w:lastRenderedPageBreak/>
        <w:t xml:space="preserve">2 Sleeve box </w:t>
      </w:r>
      <w:r w:rsidR="004F5E25" w:rsidRPr="004F5E25">
        <w:rPr>
          <w:rFonts w:eastAsia="Times New Roman" w:cs="Segoe UI"/>
          <w:lang w:val="en-US"/>
        </w:rPr>
        <w:t xml:space="preserve">bottle </w:t>
      </w:r>
      <w:r w:rsidRPr="004F5E25">
        <w:rPr>
          <w:rFonts w:eastAsia="Times New Roman" w:cs="Segoe UI"/>
          <w:lang w:val="en-US"/>
        </w:rPr>
        <w:t>(measurements in cm)</w:t>
      </w:r>
    </w:p>
    <w:p w14:paraId="16E1E33D" w14:textId="5BB5CCB1" w:rsidR="008A44A7" w:rsidRPr="004F5E25" w:rsidRDefault="008A44A7" w:rsidP="003221F6">
      <w:pPr>
        <w:pStyle w:val="ListParagraph"/>
        <w:numPr>
          <w:ilvl w:val="1"/>
          <w:numId w:val="95"/>
        </w:numPr>
        <w:spacing w:afterLines="40" w:after="96" w:line="240" w:lineRule="auto"/>
        <w:rPr>
          <w:rFonts w:eastAsia="Times New Roman" w:cs="Segoe UI"/>
          <w:lang w:val="en-US"/>
        </w:rPr>
      </w:pPr>
      <w:r w:rsidRPr="004F5E25">
        <w:rPr>
          <w:rFonts w:eastAsia="Times New Roman" w:cs="Segoe UI"/>
          <w:lang w:val="en-US"/>
        </w:rPr>
        <w:t xml:space="preserve">Width = </w:t>
      </w:r>
      <w:r w:rsidR="00480300" w:rsidRPr="004F5E25">
        <w:rPr>
          <w:rFonts w:eastAsia="Times New Roman" w:cs="Segoe UI"/>
          <w:lang w:val="en-US"/>
        </w:rPr>
        <w:t>1</w:t>
      </w:r>
      <w:r w:rsidRPr="004F5E25">
        <w:rPr>
          <w:rFonts w:eastAsia="Times New Roman" w:cs="Segoe UI"/>
          <w:lang w:val="en-US"/>
        </w:rPr>
        <w:t xml:space="preserve"> </w:t>
      </w:r>
    </w:p>
    <w:p w14:paraId="72D74FE8" w14:textId="3605DB6C" w:rsidR="008A44A7" w:rsidRPr="004F5E25" w:rsidRDefault="008A44A7" w:rsidP="003221F6">
      <w:pPr>
        <w:pStyle w:val="ListParagraph"/>
        <w:numPr>
          <w:ilvl w:val="1"/>
          <w:numId w:val="95"/>
        </w:numPr>
        <w:spacing w:afterLines="40" w:after="96" w:line="240" w:lineRule="auto"/>
        <w:rPr>
          <w:rFonts w:eastAsia="Times New Roman" w:cs="Segoe UI"/>
          <w:lang w:val="en-US"/>
        </w:rPr>
      </w:pPr>
      <w:r w:rsidRPr="004F5E25">
        <w:rPr>
          <w:rFonts w:eastAsia="Times New Roman" w:cs="Segoe UI"/>
          <w:lang w:val="en-US"/>
        </w:rPr>
        <w:t xml:space="preserve">Length = </w:t>
      </w:r>
      <w:r w:rsidR="00480300" w:rsidRPr="004F5E25">
        <w:rPr>
          <w:rFonts w:eastAsia="Times New Roman" w:cs="Segoe UI"/>
          <w:lang w:val="en-US"/>
        </w:rPr>
        <w:t>1</w:t>
      </w:r>
    </w:p>
    <w:p w14:paraId="3725ACED" w14:textId="43B57621" w:rsidR="008A44A7" w:rsidRPr="004F5E25" w:rsidRDefault="00480300" w:rsidP="003221F6">
      <w:pPr>
        <w:pStyle w:val="ListParagraph"/>
        <w:numPr>
          <w:ilvl w:val="1"/>
          <w:numId w:val="95"/>
        </w:numPr>
        <w:spacing w:afterLines="40" w:after="96" w:line="240" w:lineRule="auto"/>
        <w:rPr>
          <w:rFonts w:eastAsia="Times New Roman" w:cs="Segoe UI"/>
          <w:lang w:val="en-US"/>
        </w:rPr>
      </w:pPr>
      <w:r w:rsidRPr="004F5E25">
        <w:rPr>
          <w:rFonts w:eastAsia="Times New Roman" w:cs="Segoe UI"/>
          <w:lang w:val="en-US"/>
        </w:rPr>
        <w:t>Height = 14</w:t>
      </w:r>
    </w:p>
    <w:p w14:paraId="77312980" w14:textId="77777777" w:rsidR="00785A03" w:rsidRPr="004F5E25" w:rsidRDefault="00785A03" w:rsidP="00785A03">
      <w:pPr>
        <w:spacing w:afterLines="40" w:after="96" w:line="240" w:lineRule="auto"/>
        <w:rPr>
          <w:rFonts w:eastAsia="Times New Roman" w:cs="Segoe UI"/>
          <w:lang w:val="en-US"/>
        </w:rPr>
      </w:pPr>
    </w:p>
    <w:p w14:paraId="6093CED1" w14:textId="75AF81B8" w:rsidR="00EC6B6B" w:rsidRPr="004F5E25" w:rsidRDefault="00EC6B6B" w:rsidP="00EC6B6B">
      <w:pPr>
        <w:spacing w:afterLines="40" w:after="96" w:line="240" w:lineRule="auto"/>
        <w:rPr>
          <w:rFonts w:eastAsia="Times New Roman" w:cs="Segoe UI"/>
          <w:lang w:val="en-US"/>
        </w:rPr>
      </w:pPr>
      <w:r w:rsidRPr="004F5E25">
        <w:rPr>
          <w:rFonts w:eastAsia="Times New Roman" w:cs="Segoe UI"/>
          <w:lang w:val="en-US"/>
        </w:rPr>
        <w:t xml:space="preserve">Using UOM 1 dimension fields imposes several </w:t>
      </w:r>
      <w:r w:rsidRPr="004F5E25">
        <w:rPr>
          <w:rFonts w:eastAsia="Times New Roman" w:cs="Segoe UI"/>
          <w:b/>
          <w:bCs/>
          <w:lang w:val="en-US"/>
        </w:rPr>
        <w:t>limitations</w:t>
      </w:r>
      <w:r w:rsidRPr="004F5E25">
        <w:rPr>
          <w:rFonts w:eastAsia="Times New Roman" w:cs="Segoe UI"/>
          <w:lang w:val="en-US"/>
        </w:rPr>
        <w:t>:</w:t>
      </w:r>
    </w:p>
    <w:p w14:paraId="21720058" w14:textId="77777777" w:rsidR="00EC6B6B" w:rsidRPr="004F5E25" w:rsidRDefault="00EC6B6B" w:rsidP="003221F6">
      <w:pPr>
        <w:numPr>
          <w:ilvl w:val="0"/>
          <w:numId w:val="92"/>
        </w:numPr>
        <w:spacing w:after="40" w:line="240" w:lineRule="auto"/>
        <w:rPr>
          <w:rFonts w:eastAsia="Times New Roman" w:cs="Segoe UI"/>
          <w:lang w:val="en-US"/>
        </w:rPr>
      </w:pPr>
      <w:r w:rsidRPr="004F5E25">
        <w:rPr>
          <w:rFonts w:eastAsia="Times New Roman" w:cs="Segoe UI"/>
          <w:lang w:val="en-US"/>
        </w:rPr>
        <w:t>All products slotted into Bottle pick 1-2-3 area have to have one of three standard UOM 1 sizes – regular, large, or tall</w:t>
      </w:r>
    </w:p>
    <w:p w14:paraId="6157DAC0" w14:textId="77777777" w:rsidR="00EC6B6B" w:rsidRPr="004F5E25" w:rsidRDefault="00EC6B6B" w:rsidP="003221F6">
      <w:pPr>
        <w:numPr>
          <w:ilvl w:val="1"/>
          <w:numId w:val="92"/>
        </w:numPr>
        <w:spacing w:after="40" w:line="240" w:lineRule="auto"/>
        <w:rPr>
          <w:rFonts w:eastAsia="Times New Roman" w:cs="Segoe UI"/>
          <w:lang w:val="en-US"/>
        </w:rPr>
      </w:pPr>
      <w:r w:rsidRPr="004F5E25">
        <w:rPr>
          <w:rFonts w:eastAsia="Times New Roman" w:cs="Segoe UI"/>
          <w:lang w:val="en-US"/>
        </w:rPr>
        <w:t>Only wines or spirits larger than 0.375 ml size can be slotted into bottle pick with some exceptions</w:t>
      </w:r>
    </w:p>
    <w:p w14:paraId="39A7C7D8" w14:textId="026FE7EC" w:rsidR="00EC6B6B" w:rsidRPr="004F5E25" w:rsidRDefault="00EC6B6B" w:rsidP="003221F6">
      <w:pPr>
        <w:numPr>
          <w:ilvl w:val="0"/>
          <w:numId w:val="92"/>
        </w:numPr>
        <w:spacing w:after="40" w:line="240" w:lineRule="auto"/>
        <w:rPr>
          <w:rFonts w:eastAsia="Times New Roman" w:cs="Segoe UI"/>
          <w:lang w:val="en-US"/>
        </w:rPr>
      </w:pPr>
      <w:r w:rsidRPr="004F5E25">
        <w:rPr>
          <w:rFonts w:eastAsia="Times New Roman" w:cs="Segoe UI"/>
          <w:lang w:val="en-US"/>
        </w:rPr>
        <w:t>All products from bullet 1 cannot have UOM 1 dimensions overwritten by the cubic scan</w:t>
      </w:r>
    </w:p>
    <w:p w14:paraId="5AE4B947" w14:textId="17750A2B" w:rsidR="004F5E25" w:rsidRPr="004F5E25" w:rsidRDefault="004F5E25" w:rsidP="003221F6">
      <w:pPr>
        <w:numPr>
          <w:ilvl w:val="0"/>
          <w:numId w:val="92"/>
        </w:numPr>
        <w:spacing w:after="40" w:line="240" w:lineRule="auto"/>
        <w:rPr>
          <w:rFonts w:eastAsia="Times New Roman" w:cs="Segoe UI"/>
          <w:lang w:val="en-US"/>
        </w:rPr>
      </w:pPr>
      <w:r w:rsidRPr="004F5E25">
        <w:rPr>
          <w:rFonts w:eastAsia="Times New Roman" w:cs="Segoe UI"/>
          <w:lang w:val="en-US"/>
        </w:rPr>
        <w:t xml:space="preserve">If the product is not slotted in bottle pick sections it will get </w:t>
      </w:r>
      <w:proofErr w:type="spellStart"/>
      <w:r w:rsidRPr="004F5E25">
        <w:rPr>
          <w:rFonts w:eastAsia="Times New Roman" w:cs="Segoe UI"/>
          <w:lang w:val="en-US"/>
        </w:rPr>
        <w:t>sleve</w:t>
      </w:r>
      <w:proofErr w:type="spellEnd"/>
      <w:r w:rsidRPr="004F5E25">
        <w:rPr>
          <w:rFonts w:eastAsia="Times New Roman" w:cs="Segoe UI"/>
          <w:lang w:val="en-US"/>
        </w:rPr>
        <w:t xml:space="preserve"> of 12 UOM1 sizes assigned by </w:t>
      </w:r>
      <w:proofErr w:type="spellStart"/>
      <w:r w:rsidRPr="004F5E25">
        <w:rPr>
          <w:rFonts w:eastAsia="Times New Roman" w:cs="Segoe UI"/>
          <w:lang w:val="en-US"/>
        </w:rPr>
        <w:t>defalut</w:t>
      </w:r>
      <w:proofErr w:type="spellEnd"/>
    </w:p>
    <w:p w14:paraId="49AD9FB4" w14:textId="77777777" w:rsidR="00EC6B6B" w:rsidRPr="004F5E25" w:rsidRDefault="00EC6B6B" w:rsidP="003221F6">
      <w:pPr>
        <w:numPr>
          <w:ilvl w:val="0"/>
          <w:numId w:val="92"/>
        </w:numPr>
        <w:spacing w:after="40" w:line="240" w:lineRule="auto"/>
        <w:rPr>
          <w:rFonts w:eastAsia="Times New Roman" w:cs="Segoe UI"/>
          <w:lang w:val="en-US"/>
        </w:rPr>
      </w:pPr>
      <w:r w:rsidRPr="004F5E25">
        <w:rPr>
          <w:rFonts w:eastAsia="Times New Roman" w:cs="Segoe UI"/>
          <w:lang w:val="en-US"/>
        </w:rPr>
        <w:t>If the product slotting changes (e.g. not bottle pick becomes bottle pick or vice versa, or bottle pick slot moves from BTL1-2 to BTL 3 or vice versa) two following changes have to be applied by an operator:</w:t>
      </w:r>
    </w:p>
    <w:p w14:paraId="24D4903D" w14:textId="77777777" w:rsidR="00EC6B6B" w:rsidRPr="004F5E25" w:rsidRDefault="00EC6B6B" w:rsidP="003221F6">
      <w:pPr>
        <w:numPr>
          <w:ilvl w:val="1"/>
          <w:numId w:val="92"/>
        </w:numPr>
        <w:spacing w:after="40" w:line="240" w:lineRule="auto"/>
        <w:rPr>
          <w:rFonts w:eastAsia="Times New Roman" w:cs="Segoe UI"/>
          <w:lang w:val="en-US"/>
        </w:rPr>
      </w:pPr>
      <w:r w:rsidRPr="004F5E25">
        <w:rPr>
          <w:rFonts w:eastAsia="Times New Roman" w:cs="Segoe UI"/>
          <w:lang w:val="en-US"/>
        </w:rPr>
        <w:t xml:space="preserve">Item UOM 1 dimensions to be changed change using Item </w:t>
      </w:r>
      <w:proofErr w:type="spellStart"/>
      <w:r w:rsidRPr="004F5E25">
        <w:rPr>
          <w:rFonts w:eastAsia="Times New Roman" w:cs="Segoe UI"/>
          <w:lang w:val="en-US"/>
        </w:rPr>
        <w:t>Volumetrics</w:t>
      </w:r>
      <w:proofErr w:type="spellEnd"/>
      <w:r w:rsidRPr="004F5E25">
        <w:rPr>
          <w:rFonts w:eastAsia="Times New Roman" w:cs="Segoe UI"/>
          <w:lang w:val="en-US"/>
        </w:rPr>
        <w:t xml:space="preserve"> Maintenance function (see SR # OUT.PIC.BR01.FR01.SR02 for SOP)</w:t>
      </w:r>
    </w:p>
    <w:p w14:paraId="09AE3175" w14:textId="77777777" w:rsidR="00EC6B6B" w:rsidRPr="004F5E25" w:rsidRDefault="00EC6B6B" w:rsidP="003221F6">
      <w:pPr>
        <w:numPr>
          <w:ilvl w:val="1"/>
          <w:numId w:val="92"/>
        </w:numPr>
        <w:spacing w:after="40" w:line="240" w:lineRule="auto"/>
        <w:rPr>
          <w:rFonts w:eastAsia="Times New Roman" w:cs="Segoe UI"/>
          <w:lang w:val="en-US"/>
        </w:rPr>
      </w:pPr>
      <w:r w:rsidRPr="004F5E25">
        <w:rPr>
          <w:rFonts w:eastAsia="Times New Roman" w:cs="Segoe UI"/>
          <w:lang w:val="en-US"/>
        </w:rPr>
        <w:t xml:space="preserve">All item instances dimensions for UOM 1 to be changed using Inventory </w:t>
      </w:r>
      <w:proofErr w:type="spellStart"/>
      <w:r w:rsidRPr="004F5E25">
        <w:rPr>
          <w:rFonts w:eastAsia="Times New Roman" w:cs="Segoe UI"/>
          <w:lang w:val="en-US"/>
        </w:rPr>
        <w:t>Volumetrics</w:t>
      </w:r>
      <w:proofErr w:type="spellEnd"/>
      <w:r w:rsidRPr="004F5E25">
        <w:rPr>
          <w:rFonts w:eastAsia="Times New Roman" w:cs="Segoe UI"/>
          <w:lang w:val="en-US"/>
        </w:rPr>
        <w:t xml:space="preserve"> Maintenance function (see SR # OUT.PIC.BR01.FR01.SR02 for SOP)</w:t>
      </w:r>
    </w:p>
    <w:p w14:paraId="1381A7F8" w14:textId="77777777" w:rsidR="004F5E25" w:rsidRPr="004F5E25" w:rsidRDefault="00EC6B6B" w:rsidP="00EC6B6B">
      <w:r w:rsidRPr="004F5E25">
        <w:t xml:space="preserve"> </w:t>
      </w:r>
    </w:p>
    <w:p w14:paraId="350B0B68" w14:textId="70159DC6" w:rsidR="00EC6B6B" w:rsidRPr="00543454" w:rsidRDefault="00EC6B6B" w:rsidP="00EC6B6B">
      <w:r w:rsidRPr="004F5E25">
        <w:t>See Container Type and Container Selection code for more settings related to containerization by sleeve.</w:t>
      </w:r>
    </w:p>
    <w:p w14:paraId="75950527" w14:textId="77777777" w:rsidR="00ED74EE" w:rsidRDefault="00ED74EE" w:rsidP="00ED74EE">
      <w:pPr>
        <w:pStyle w:val="Heading1"/>
      </w:pPr>
      <w:bookmarkStart w:id="79" w:name="_Carrier"/>
      <w:bookmarkEnd w:id="79"/>
      <w:r>
        <w:t>Carrier</w:t>
      </w:r>
    </w:p>
    <w:p w14:paraId="4924C626" w14:textId="45CEC0C0" w:rsidR="002D043C" w:rsidRPr="002D043C" w:rsidRDefault="002D043C" w:rsidP="002D043C">
      <w:r>
        <w:t>Carrier is defined in Tecsys as a group of carrier services. In the LDB implementation carrier</w:t>
      </w:r>
      <w:r w:rsidR="002A36F0">
        <w:t xml:space="preserve"> service will correspond to a group of </w:t>
      </w:r>
      <w:r>
        <w:t>freight lane</w:t>
      </w:r>
      <w:r w:rsidR="002A36F0">
        <w:t>s such as all of VANKAM freight lanes</w:t>
      </w:r>
      <w:r>
        <w:t xml:space="preserve">. </w:t>
      </w:r>
    </w:p>
    <w:p w14:paraId="70F38ED8" w14:textId="77777777" w:rsidR="00ED74EE" w:rsidRDefault="00ED74EE" w:rsidP="00ED74EE">
      <w:pPr>
        <w:pStyle w:val="Heading2"/>
      </w:pPr>
      <w:bookmarkStart w:id="80" w:name="_Carrier_1"/>
      <w:bookmarkEnd w:id="80"/>
      <w:r>
        <w:t>Carrier</w:t>
      </w:r>
    </w:p>
    <w:p w14:paraId="4B4AA89B" w14:textId="27C56A61" w:rsidR="002D043C" w:rsidRDefault="002D043C" w:rsidP="002D043C">
      <w:r>
        <w:t xml:space="preserve">Same as carrier service for LDB, created to represent </w:t>
      </w:r>
      <w:r w:rsidR="002A36F0">
        <w:t xml:space="preserve">groups of </w:t>
      </w:r>
      <w:r>
        <w:t>freight lane.</w:t>
      </w:r>
    </w:p>
    <w:p w14:paraId="67415EA9" w14:textId="1F3D32B4" w:rsidR="002D043C" w:rsidRDefault="002D043C" w:rsidP="002D043C">
      <w:r>
        <w:t>Fields:</w:t>
      </w:r>
    </w:p>
    <w:p w14:paraId="51D97A7F" w14:textId="535EAE08" w:rsidR="002D043C" w:rsidRDefault="002D043C" w:rsidP="003221F6">
      <w:pPr>
        <w:pStyle w:val="ListParagraph"/>
        <w:numPr>
          <w:ilvl w:val="0"/>
          <w:numId w:val="74"/>
        </w:numPr>
      </w:pPr>
      <w:r>
        <w:t>Carrier name</w:t>
      </w:r>
    </w:p>
    <w:p w14:paraId="2B616B50" w14:textId="36F47BBA" w:rsidR="002D043C" w:rsidRDefault="002D043C" w:rsidP="003221F6">
      <w:pPr>
        <w:pStyle w:val="ListParagraph"/>
        <w:numPr>
          <w:ilvl w:val="0"/>
          <w:numId w:val="74"/>
        </w:numPr>
      </w:pPr>
      <w:r>
        <w:t>Description 1 and 2</w:t>
      </w:r>
    </w:p>
    <w:p w14:paraId="5D5EABA9" w14:textId="09DF8176" w:rsidR="002D043C" w:rsidRDefault="002D043C" w:rsidP="003221F6">
      <w:pPr>
        <w:pStyle w:val="ListParagraph"/>
        <w:numPr>
          <w:ilvl w:val="1"/>
          <w:numId w:val="74"/>
        </w:numPr>
      </w:pPr>
      <w:r>
        <w:t>Used to describe the freight lane (optional)</w:t>
      </w:r>
    </w:p>
    <w:p w14:paraId="72475E2B" w14:textId="6C3E6B8A" w:rsidR="002D043C" w:rsidRDefault="002D043C" w:rsidP="003221F6">
      <w:pPr>
        <w:pStyle w:val="ListParagraph"/>
        <w:numPr>
          <w:ilvl w:val="0"/>
          <w:numId w:val="74"/>
        </w:numPr>
      </w:pPr>
      <w:r>
        <w:t>Standard Carrier Alpha Code</w:t>
      </w:r>
    </w:p>
    <w:p w14:paraId="5C3B5BD2" w14:textId="31B08EAF" w:rsidR="002D043C" w:rsidRDefault="002D043C" w:rsidP="003221F6">
      <w:pPr>
        <w:pStyle w:val="ListParagraph"/>
        <w:numPr>
          <w:ilvl w:val="1"/>
          <w:numId w:val="74"/>
        </w:numPr>
      </w:pPr>
      <w:r>
        <w:t>Not used</w:t>
      </w:r>
    </w:p>
    <w:p w14:paraId="5713BE01" w14:textId="331A4F1B" w:rsidR="00F6586D" w:rsidRPr="002D043C" w:rsidRDefault="00F6586D" w:rsidP="001B3FCA">
      <w:pPr>
        <w:ind w:left="720"/>
      </w:pPr>
      <w:r>
        <w:rPr>
          <w:noProof/>
          <w:lang w:val="en-US"/>
        </w:rPr>
        <w:drawing>
          <wp:inline distT="0" distB="0" distL="0" distR="0" wp14:anchorId="13597C54" wp14:editId="6B035ADC">
            <wp:extent cx="3847381" cy="1261121"/>
            <wp:effectExtent l="0" t="0" r="127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45087" cy="1260369"/>
                    </a:xfrm>
                    <a:prstGeom prst="rect">
                      <a:avLst/>
                    </a:prstGeom>
                  </pic:spPr>
                </pic:pic>
              </a:graphicData>
            </a:graphic>
          </wp:inline>
        </w:drawing>
      </w:r>
    </w:p>
    <w:p w14:paraId="4ABBE10A" w14:textId="77777777" w:rsidR="00ED74EE" w:rsidRDefault="00ED74EE" w:rsidP="00ED74EE">
      <w:pPr>
        <w:pStyle w:val="Heading2"/>
      </w:pPr>
      <w:bookmarkStart w:id="81" w:name="_Carrier_Services"/>
      <w:bookmarkEnd w:id="81"/>
      <w:r>
        <w:t xml:space="preserve">Carrier Services </w:t>
      </w:r>
    </w:p>
    <w:p w14:paraId="4D3A7A33" w14:textId="77777777" w:rsidR="001C202E" w:rsidRDefault="001C202E" w:rsidP="00ED74EE"/>
    <w:p w14:paraId="08B9078E" w14:textId="77777777" w:rsidR="007518B4" w:rsidRDefault="00761322" w:rsidP="00ED74EE">
      <w:r>
        <w:t xml:space="preserve">Carrier Service in Tecsys will represent the freight lanes matched to eBiz. </w:t>
      </w:r>
    </w:p>
    <w:p w14:paraId="36F4837C" w14:textId="3D6388FC" w:rsidR="00761322" w:rsidRDefault="00761322" w:rsidP="00ED74EE">
      <w:r>
        <w:t xml:space="preserve">The carrier services must exist in Tecsys before an order using the carrier service </w:t>
      </w:r>
      <w:r w:rsidR="007518B4">
        <w:t>(</w:t>
      </w:r>
      <w:r>
        <w:t>freight lane) is sent to Tecsys or the interface will accuse an error and the order will not be created.</w:t>
      </w:r>
    </w:p>
    <w:p w14:paraId="00E5DB06" w14:textId="77777777" w:rsidR="007518B4" w:rsidRDefault="007518B4" w:rsidP="003221F6">
      <w:pPr>
        <w:pStyle w:val="ListParagraph"/>
        <w:numPr>
          <w:ilvl w:val="0"/>
          <w:numId w:val="76"/>
        </w:numPr>
      </w:pPr>
      <w:r>
        <w:lastRenderedPageBreak/>
        <w:t>SOP for the business</w:t>
      </w:r>
    </w:p>
    <w:p w14:paraId="7CA0C089" w14:textId="16060127" w:rsidR="007518B4" w:rsidRDefault="008A259C" w:rsidP="003532E5">
      <w:pPr>
        <w:pStyle w:val="ListParagraph"/>
        <w:numPr>
          <w:ilvl w:val="1"/>
          <w:numId w:val="76"/>
        </w:numPr>
      </w:pPr>
      <w:r>
        <w:t>If there is an order with a new carrier service, s</w:t>
      </w:r>
      <w:r w:rsidR="007518B4">
        <w:t>end with an existing freight lane and call to create the new carrier service in Tecsys and then move to the correct carrier service</w:t>
      </w:r>
    </w:p>
    <w:p w14:paraId="320D572B" w14:textId="44D5CBEF" w:rsidR="003532E5" w:rsidRDefault="003532E5" w:rsidP="003532E5">
      <w:pPr>
        <w:pStyle w:val="ListParagraph"/>
        <w:numPr>
          <w:ilvl w:val="1"/>
          <w:numId w:val="76"/>
        </w:numPr>
      </w:pPr>
      <w:r>
        <w:t>Carrier and Carrier Services are NOT integrated tables, so changes in eBiz do not carry to WMS</w:t>
      </w:r>
    </w:p>
    <w:p w14:paraId="3A710999" w14:textId="547B77DD" w:rsidR="00761322" w:rsidRDefault="00761322" w:rsidP="00ED74EE">
      <w:r>
        <w:t>To create carrier service:</w:t>
      </w:r>
    </w:p>
    <w:p w14:paraId="7F3C8AA4" w14:textId="1894FC46" w:rsidR="00761322" w:rsidRDefault="00761322" w:rsidP="003221F6">
      <w:pPr>
        <w:pStyle w:val="ListParagraph"/>
        <w:numPr>
          <w:ilvl w:val="0"/>
          <w:numId w:val="75"/>
        </w:numPr>
      </w:pPr>
      <w:r>
        <w:t>Enter name</w:t>
      </w:r>
    </w:p>
    <w:p w14:paraId="509FABF7" w14:textId="2D8CF9A4" w:rsidR="00761322" w:rsidRDefault="00761322" w:rsidP="003221F6">
      <w:pPr>
        <w:pStyle w:val="ListParagraph"/>
        <w:numPr>
          <w:ilvl w:val="0"/>
          <w:numId w:val="75"/>
        </w:numPr>
      </w:pPr>
      <w:r>
        <w:t>Associate carrier</w:t>
      </w:r>
    </w:p>
    <w:p w14:paraId="269EBF3B" w14:textId="3427350E" w:rsidR="00761322" w:rsidRDefault="00761322" w:rsidP="003221F6">
      <w:pPr>
        <w:pStyle w:val="ListParagraph"/>
        <w:numPr>
          <w:ilvl w:val="0"/>
          <w:numId w:val="75"/>
        </w:numPr>
      </w:pPr>
      <w:r>
        <w:t>Select carrier service type like T – Truck service</w:t>
      </w:r>
    </w:p>
    <w:p w14:paraId="5F2B2610" w14:textId="5BC70213" w:rsidR="00761322" w:rsidRDefault="00761322" w:rsidP="003221F6">
      <w:pPr>
        <w:pStyle w:val="ListParagraph"/>
        <w:numPr>
          <w:ilvl w:val="0"/>
          <w:numId w:val="75"/>
        </w:numPr>
      </w:pPr>
      <w:r>
        <w:t>Small package – No</w:t>
      </w:r>
    </w:p>
    <w:p w14:paraId="7CA789CF" w14:textId="70D7C6C4" w:rsidR="00761322" w:rsidRDefault="00761322" w:rsidP="003221F6">
      <w:pPr>
        <w:pStyle w:val="ListParagraph"/>
        <w:numPr>
          <w:ilvl w:val="0"/>
          <w:numId w:val="75"/>
        </w:numPr>
      </w:pPr>
      <w:r>
        <w:t>Default Priority - 500</w:t>
      </w:r>
    </w:p>
    <w:p w14:paraId="1FB22B69" w14:textId="77777777" w:rsidR="00761322" w:rsidRDefault="00761322" w:rsidP="003221F6">
      <w:pPr>
        <w:pStyle w:val="ListParagraph"/>
        <w:numPr>
          <w:ilvl w:val="0"/>
          <w:numId w:val="75"/>
        </w:numPr>
      </w:pPr>
      <w:r>
        <w:t>Set destination location to blank</w:t>
      </w:r>
    </w:p>
    <w:p w14:paraId="0C6C81D5" w14:textId="39BD884B" w:rsidR="007518B4" w:rsidRDefault="007518B4" w:rsidP="003221F6">
      <w:pPr>
        <w:pStyle w:val="ListParagraph"/>
        <w:numPr>
          <w:ilvl w:val="1"/>
          <w:numId w:val="75"/>
        </w:numPr>
      </w:pPr>
      <w:r>
        <w:t>Order will be sent from eBiz with destination location set in order to SHIP0 (or other name to clue users into changing destination)</w:t>
      </w:r>
    </w:p>
    <w:p w14:paraId="5FF1F177" w14:textId="77777777" w:rsidR="00761322" w:rsidRDefault="00761322" w:rsidP="003221F6">
      <w:pPr>
        <w:pStyle w:val="ListParagraph"/>
        <w:numPr>
          <w:ilvl w:val="0"/>
          <w:numId w:val="75"/>
        </w:numPr>
      </w:pPr>
      <w:r>
        <w:t xml:space="preserve">Shipping </w:t>
      </w:r>
    </w:p>
    <w:p w14:paraId="1138119F" w14:textId="29AB5611" w:rsidR="00761322" w:rsidRDefault="00761322" w:rsidP="003221F6">
      <w:pPr>
        <w:pStyle w:val="ListParagraph"/>
        <w:numPr>
          <w:ilvl w:val="1"/>
          <w:numId w:val="75"/>
        </w:numPr>
      </w:pPr>
      <w:r>
        <w:t>Set options below to Yes:</w:t>
      </w:r>
    </w:p>
    <w:p w14:paraId="2F08B643" w14:textId="77777777" w:rsidR="00761322" w:rsidRDefault="00761322" w:rsidP="003221F6">
      <w:pPr>
        <w:pStyle w:val="ListParagraph"/>
        <w:numPr>
          <w:ilvl w:val="2"/>
          <w:numId w:val="75"/>
        </w:numPr>
      </w:pPr>
      <w:r>
        <w:t>Master packing List</w:t>
      </w:r>
    </w:p>
    <w:p w14:paraId="7C44F656" w14:textId="77777777" w:rsidR="00761322" w:rsidRDefault="00761322" w:rsidP="003221F6">
      <w:pPr>
        <w:pStyle w:val="ListParagraph"/>
        <w:numPr>
          <w:ilvl w:val="3"/>
          <w:numId w:val="75"/>
        </w:numPr>
      </w:pPr>
      <w:r>
        <w:t>Contents of each pallet/container</w:t>
      </w:r>
    </w:p>
    <w:p w14:paraId="7CAB44D0" w14:textId="77777777" w:rsidR="00761322" w:rsidRDefault="00761322" w:rsidP="003221F6">
      <w:pPr>
        <w:pStyle w:val="ListParagraph"/>
        <w:numPr>
          <w:ilvl w:val="2"/>
          <w:numId w:val="75"/>
        </w:numPr>
      </w:pPr>
      <w:r>
        <w:t>BOL</w:t>
      </w:r>
    </w:p>
    <w:p w14:paraId="517BDE44" w14:textId="77777777" w:rsidR="00761322" w:rsidRDefault="00761322" w:rsidP="003221F6">
      <w:pPr>
        <w:pStyle w:val="ListParagraph"/>
        <w:numPr>
          <w:ilvl w:val="3"/>
          <w:numId w:val="75"/>
        </w:numPr>
      </w:pPr>
      <w:r>
        <w:t>Pallets/containers on shipment</w:t>
      </w:r>
    </w:p>
    <w:p w14:paraId="180AB68A" w14:textId="77777777" w:rsidR="00761322" w:rsidRDefault="00761322" w:rsidP="003221F6">
      <w:pPr>
        <w:pStyle w:val="ListParagraph"/>
        <w:numPr>
          <w:ilvl w:val="2"/>
          <w:numId w:val="75"/>
        </w:numPr>
      </w:pPr>
      <w:r>
        <w:t>Manifest Required</w:t>
      </w:r>
    </w:p>
    <w:p w14:paraId="6E098BD2" w14:textId="77777777" w:rsidR="00761322" w:rsidRDefault="00761322" w:rsidP="003221F6">
      <w:pPr>
        <w:pStyle w:val="ListParagraph"/>
        <w:numPr>
          <w:ilvl w:val="3"/>
          <w:numId w:val="75"/>
        </w:numPr>
      </w:pPr>
      <w:r>
        <w:t>All BOL on Trailer</w:t>
      </w:r>
    </w:p>
    <w:p w14:paraId="7F45E043" w14:textId="77777777" w:rsidR="00761322" w:rsidRDefault="00761322" w:rsidP="003221F6">
      <w:pPr>
        <w:pStyle w:val="ListParagraph"/>
        <w:numPr>
          <w:ilvl w:val="2"/>
          <w:numId w:val="75"/>
        </w:numPr>
      </w:pPr>
      <w:r>
        <w:t>Verify Trailer</w:t>
      </w:r>
    </w:p>
    <w:p w14:paraId="36B9569D" w14:textId="77777777" w:rsidR="00761322" w:rsidRDefault="00761322" w:rsidP="003221F6">
      <w:pPr>
        <w:pStyle w:val="ListParagraph"/>
        <w:numPr>
          <w:ilvl w:val="3"/>
          <w:numId w:val="75"/>
        </w:numPr>
      </w:pPr>
      <w:r>
        <w:t>Forces trailer management</w:t>
      </w:r>
    </w:p>
    <w:p w14:paraId="20F13103" w14:textId="2D118EF6" w:rsidR="00761322" w:rsidRDefault="00761322" w:rsidP="003221F6">
      <w:pPr>
        <w:pStyle w:val="ListParagraph"/>
        <w:numPr>
          <w:ilvl w:val="1"/>
          <w:numId w:val="75"/>
        </w:numPr>
      </w:pPr>
      <w:r>
        <w:t>Set all other options to No</w:t>
      </w:r>
    </w:p>
    <w:p w14:paraId="1B7CD51B" w14:textId="1C34DD1F" w:rsidR="00225745" w:rsidRDefault="00225745" w:rsidP="00225745">
      <w:r>
        <w:rPr>
          <w:noProof/>
          <w:lang w:val="en-US"/>
        </w:rPr>
        <w:drawing>
          <wp:inline distT="0" distB="0" distL="0" distR="0" wp14:anchorId="3313AD21" wp14:editId="4092B317">
            <wp:extent cx="4358827" cy="3614195"/>
            <wp:effectExtent l="0" t="0" r="3810" b="5715"/>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59883" cy="3615070"/>
                    </a:xfrm>
                    <a:prstGeom prst="rect">
                      <a:avLst/>
                    </a:prstGeom>
                  </pic:spPr>
                </pic:pic>
              </a:graphicData>
            </a:graphic>
          </wp:inline>
        </w:drawing>
      </w:r>
    </w:p>
    <w:p w14:paraId="3E21D318" w14:textId="77777777" w:rsidR="00C539EF" w:rsidRDefault="00C539EF" w:rsidP="00C539EF">
      <w:pPr>
        <w:pStyle w:val="Heading1"/>
      </w:pPr>
      <w:bookmarkStart w:id="82" w:name="_Printing_1"/>
      <w:bookmarkStart w:id="83" w:name="_Ref514074873"/>
      <w:bookmarkEnd w:id="82"/>
      <w:r>
        <w:lastRenderedPageBreak/>
        <w:t>Printing</w:t>
      </w:r>
      <w:bookmarkEnd w:id="83"/>
    </w:p>
    <w:p w14:paraId="32AC0986" w14:textId="77777777" w:rsidR="00C539EF" w:rsidRDefault="00C539EF" w:rsidP="00C539EF">
      <w:pPr>
        <w:pStyle w:val="NormalWeb"/>
        <w:spacing w:before="0" w:beforeAutospacing="0" w:after="0" w:afterAutospacing="0"/>
        <w:rPr>
          <w:rFonts w:ascii="Calibri" w:hAnsi="Calibri" w:cs="Calibri"/>
          <w:sz w:val="21"/>
          <w:szCs w:val="21"/>
        </w:rPr>
      </w:pPr>
      <w:r>
        <w:rPr>
          <w:rFonts w:ascii="Calibri" w:hAnsi="Calibri" w:cs="Calibri"/>
          <w:sz w:val="21"/>
          <w:szCs w:val="21"/>
        </w:rPr>
        <w:t>Setting up printing involves multiple tables in Tecsys. Printing is part of process so the set-up takes into account besides simple send to printer correct document/label capabilities the processes being supported.</w:t>
      </w:r>
    </w:p>
    <w:p w14:paraId="296DCD37" w14:textId="23F4AB5B" w:rsidR="00D318DD" w:rsidRDefault="00D318DD" w:rsidP="00C539EF">
      <w:pPr>
        <w:pStyle w:val="NormalWeb"/>
        <w:spacing w:before="0" w:beforeAutospacing="0" w:after="0" w:afterAutospacing="0"/>
        <w:rPr>
          <w:rFonts w:ascii="Calibri" w:hAnsi="Calibri" w:cs="Calibri"/>
          <w:sz w:val="21"/>
          <w:szCs w:val="21"/>
        </w:rPr>
      </w:pPr>
      <w:r>
        <w:rPr>
          <w:rFonts w:ascii="Calibri" w:hAnsi="Calibri" w:cs="Calibri"/>
          <w:sz w:val="21"/>
          <w:szCs w:val="21"/>
        </w:rPr>
        <w:t xml:space="preserve">The printing configuration excel files are located in the SharePoint folder opened by this </w:t>
      </w:r>
      <w:hyperlink r:id="rId53" w:history="1">
        <w:r w:rsidRPr="00D318DD">
          <w:rPr>
            <w:rStyle w:val="Hyperlink"/>
            <w:rFonts w:ascii="Calibri" w:hAnsi="Calibri" w:cs="Calibri"/>
            <w:sz w:val="21"/>
            <w:szCs w:val="21"/>
          </w:rPr>
          <w:t>link</w:t>
        </w:r>
      </w:hyperlink>
      <w:r>
        <w:rPr>
          <w:rFonts w:ascii="Calibri" w:hAnsi="Calibri" w:cs="Calibri"/>
          <w:sz w:val="21"/>
          <w:szCs w:val="21"/>
        </w:rPr>
        <w:t xml:space="preserve">. All the files referenced in the </w:t>
      </w:r>
      <w:r>
        <w:rPr>
          <w:rFonts w:ascii="Calibri" w:hAnsi="Calibri" w:cs="Calibri"/>
          <w:sz w:val="21"/>
          <w:szCs w:val="21"/>
        </w:rPr>
        <w:fldChar w:fldCharType="begin"/>
      </w:r>
      <w:r>
        <w:rPr>
          <w:rFonts w:ascii="Calibri" w:hAnsi="Calibri" w:cs="Calibri"/>
          <w:sz w:val="21"/>
          <w:szCs w:val="21"/>
        </w:rPr>
        <w:instrText xml:space="preserve"> REF _Ref514074873 \h </w:instrText>
      </w:r>
      <w:r>
        <w:rPr>
          <w:rFonts w:ascii="Calibri" w:hAnsi="Calibri" w:cs="Calibri"/>
          <w:sz w:val="21"/>
          <w:szCs w:val="21"/>
        </w:rPr>
      </w:r>
      <w:r>
        <w:rPr>
          <w:rFonts w:ascii="Calibri" w:hAnsi="Calibri" w:cs="Calibri"/>
          <w:sz w:val="21"/>
          <w:szCs w:val="21"/>
        </w:rPr>
        <w:fldChar w:fldCharType="separate"/>
      </w:r>
      <w:r>
        <w:t>Printing</w:t>
      </w:r>
      <w:r>
        <w:rPr>
          <w:rFonts w:ascii="Calibri" w:hAnsi="Calibri" w:cs="Calibri"/>
          <w:sz w:val="21"/>
          <w:szCs w:val="21"/>
        </w:rPr>
        <w:fldChar w:fldCharType="end"/>
      </w:r>
      <w:r>
        <w:rPr>
          <w:rFonts w:ascii="Calibri" w:hAnsi="Calibri" w:cs="Calibri"/>
          <w:sz w:val="21"/>
          <w:szCs w:val="21"/>
        </w:rPr>
        <w:t xml:space="preserve"> section of this document a</w:t>
      </w:r>
      <w:r w:rsidR="00961BF0">
        <w:rPr>
          <w:rFonts w:ascii="Calibri" w:hAnsi="Calibri" w:cs="Calibri"/>
          <w:sz w:val="21"/>
          <w:szCs w:val="21"/>
        </w:rPr>
        <w:t>re contained in the above SharePoint folder.</w:t>
      </w:r>
    </w:p>
    <w:p w14:paraId="20C8265D" w14:textId="77777777" w:rsidR="00A96287" w:rsidRDefault="00A96287" w:rsidP="00C539EF">
      <w:pPr>
        <w:pStyle w:val="NormalWeb"/>
        <w:spacing w:before="0" w:beforeAutospacing="0" w:after="0" w:afterAutospacing="0"/>
        <w:rPr>
          <w:rFonts w:ascii="Calibri" w:hAnsi="Calibri" w:cs="Calibri"/>
          <w:sz w:val="21"/>
          <w:szCs w:val="21"/>
        </w:rPr>
      </w:pPr>
    </w:p>
    <w:p w14:paraId="39748C76" w14:textId="17B517CB" w:rsidR="00A96287" w:rsidRDefault="00A96287" w:rsidP="00C539EF">
      <w:pPr>
        <w:pStyle w:val="NormalWeb"/>
        <w:spacing w:before="0" w:beforeAutospacing="0" w:after="0" w:afterAutospacing="0"/>
        <w:rPr>
          <w:rFonts w:ascii="Calibri" w:hAnsi="Calibri" w:cs="Calibri"/>
          <w:sz w:val="21"/>
          <w:szCs w:val="21"/>
        </w:rPr>
      </w:pPr>
      <w:r>
        <w:rPr>
          <w:rFonts w:ascii="Calibri" w:hAnsi="Calibri" w:cs="Calibri"/>
          <w:sz w:val="21"/>
          <w:szCs w:val="21"/>
        </w:rPr>
        <w:t>To set up Label printing:</w:t>
      </w:r>
    </w:p>
    <w:p w14:paraId="473D5A11" w14:textId="58DB602C" w:rsidR="00A96287" w:rsidRDefault="00A96287" w:rsidP="003221F6">
      <w:pPr>
        <w:pStyle w:val="NormalWeb"/>
        <w:numPr>
          <w:ilvl w:val="0"/>
          <w:numId w:val="94"/>
        </w:numPr>
        <w:spacing w:before="0" w:beforeAutospacing="0" w:after="0" w:afterAutospacing="0"/>
        <w:rPr>
          <w:rFonts w:ascii="Calibri" w:hAnsi="Calibri" w:cs="Calibri"/>
          <w:sz w:val="21"/>
          <w:szCs w:val="21"/>
        </w:rPr>
      </w:pPr>
      <w:r>
        <w:rPr>
          <w:rFonts w:ascii="Calibri" w:hAnsi="Calibri" w:cs="Calibri"/>
          <w:sz w:val="21"/>
          <w:szCs w:val="21"/>
        </w:rPr>
        <w:t>Set-up the Station</w:t>
      </w:r>
    </w:p>
    <w:p w14:paraId="73055AF6" w14:textId="6E2337EC" w:rsidR="00A96287" w:rsidRDefault="00A96287" w:rsidP="003221F6">
      <w:pPr>
        <w:pStyle w:val="NormalWeb"/>
        <w:numPr>
          <w:ilvl w:val="0"/>
          <w:numId w:val="94"/>
        </w:numPr>
        <w:spacing w:before="0" w:beforeAutospacing="0" w:after="0" w:afterAutospacing="0"/>
        <w:rPr>
          <w:rFonts w:ascii="Calibri" w:hAnsi="Calibri" w:cs="Calibri"/>
          <w:sz w:val="21"/>
          <w:szCs w:val="21"/>
        </w:rPr>
      </w:pPr>
      <w:r>
        <w:rPr>
          <w:rFonts w:ascii="Calibri" w:hAnsi="Calibri" w:cs="Calibri"/>
          <w:sz w:val="21"/>
          <w:szCs w:val="21"/>
        </w:rPr>
        <w:t>Set-up Station Device</w:t>
      </w:r>
    </w:p>
    <w:p w14:paraId="3289DE55" w14:textId="171BCAFA" w:rsidR="00A96287" w:rsidRDefault="00A96287" w:rsidP="003221F6">
      <w:pPr>
        <w:pStyle w:val="NormalWeb"/>
        <w:numPr>
          <w:ilvl w:val="0"/>
          <w:numId w:val="94"/>
        </w:numPr>
        <w:spacing w:before="0" w:beforeAutospacing="0" w:after="0" w:afterAutospacing="0"/>
        <w:rPr>
          <w:rFonts w:ascii="Calibri" w:hAnsi="Calibri" w:cs="Calibri"/>
          <w:sz w:val="21"/>
          <w:szCs w:val="21"/>
        </w:rPr>
      </w:pPr>
      <w:r>
        <w:rPr>
          <w:rFonts w:ascii="Calibri" w:hAnsi="Calibri" w:cs="Calibri"/>
          <w:sz w:val="21"/>
          <w:szCs w:val="21"/>
        </w:rPr>
        <w:t>Ensure all custom document mapping are completed for labels</w:t>
      </w:r>
    </w:p>
    <w:p w14:paraId="2EF778DD" w14:textId="77777777" w:rsidR="00A96287" w:rsidRPr="00A96287" w:rsidRDefault="00A96287" w:rsidP="003221F6">
      <w:pPr>
        <w:pStyle w:val="NormalWeb"/>
        <w:numPr>
          <w:ilvl w:val="0"/>
          <w:numId w:val="94"/>
        </w:numPr>
        <w:spacing w:before="0" w:beforeAutospacing="0" w:after="0" w:afterAutospacing="0"/>
        <w:rPr>
          <w:rFonts w:ascii="Calibri" w:hAnsi="Calibri" w:cs="Calibri"/>
          <w:sz w:val="21"/>
          <w:szCs w:val="21"/>
        </w:rPr>
      </w:pPr>
      <w:r>
        <w:rPr>
          <w:rFonts w:ascii="Calibri" w:hAnsi="Calibri" w:cs="Calibri"/>
          <w:sz w:val="21"/>
          <w:szCs w:val="21"/>
        </w:rPr>
        <w:t>Ensure printer is set-up in Output Devices</w:t>
      </w:r>
    </w:p>
    <w:p w14:paraId="30574165" w14:textId="77777777" w:rsidR="00A96287" w:rsidRDefault="00A96287" w:rsidP="00A96287">
      <w:pPr>
        <w:pStyle w:val="NormalWeb"/>
        <w:spacing w:before="0" w:beforeAutospacing="0" w:after="0" w:afterAutospacing="0"/>
        <w:rPr>
          <w:rFonts w:ascii="Calibri" w:hAnsi="Calibri" w:cs="Calibri"/>
          <w:sz w:val="21"/>
          <w:szCs w:val="21"/>
        </w:rPr>
      </w:pPr>
    </w:p>
    <w:p w14:paraId="784FDDCD" w14:textId="53958074" w:rsidR="00A96287" w:rsidRDefault="00D318DD" w:rsidP="00A96287">
      <w:pPr>
        <w:pStyle w:val="NormalWeb"/>
        <w:spacing w:before="0" w:beforeAutospacing="0" w:after="0" w:afterAutospacing="0"/>
        <w:rPr>
          <w:rFonts w:ascii="Calibri" w:hAnsi="Calibri" w:cs="Calibri"/>
          <w:sz w:val="21"/>
          <w:szCs w:val="21"/>
        </w:rPr>
      </w:pPr>
      <w:r>
        <w:rPr>
          <w:rFonts w:ascii="Calibri" w:hAnsi="Calibri" w:cs="Calibri"/>
          <w:sz w:val="21"/>
          <w:szCs w:val="21"/>
        </w:rPr>
        <w:t xml:space="preserve">To set up Document </w:t>
      </w:r>
      <w:r w:rsidR="00A96287">
        <w:rPr>
          <w:rFonts w:ascii="Calibri" w:hAnsi="Calibri" w:cs="Calibri"/>
          <w:sz w:val="21"/>
          <w:szCs w:val="21"/>
        </w:rPr>
        <w:t>printing:</w:t>
      </w:r>
    </w:p>
    <w:p w14:paraId="2AFD0306" w14:textId="77777777" w:rsidR="00A96287" w:rsidRDefault="00A96287" w:rsidP="003221F6">
      <w:pPr>
        <w:pStyle w:val="NormalWeb"/>
        <w:numPr>
          <w:ilvl w:val="0"/>
          <w:numId w:val="94"/>
        </w:numPr>
        <w:spacing w:before="0" w:beforeAutospacing="0" w:after="0" w:afterAutospacing="0"/>
        <w:rPr>
          <w:rFonts w:ascii="Calibri" w:hAnsi="Calibri" w:cs="Calibri"/>
          <w:sz w:val="21"/>
          <w:szCs w:val="21"/>
        </w:rPr>
      </w:pPr>
      <w:r>
        <w:rPr>
          <w:rFonts w:ascii="Calibri" w:hAnsi="Calibri" w:cs="Calibri"/>
          <w:sz w:val="21"/>
          <w:szCs w:val="21"/>
        </w:rPr>
        <w:t>Set-up the Station</w:t>
      </w:r>
    </w:p>
    <w:p w14:paraId="1E748CF2" w14:textId="20468B19" w:rsidR="00A96287" w:rsidRDefault="00A96287" w:rsidP="003221F6">
      <w:pPr>
        <w:pStyle w:val="NormalWeb"/>
        <w:numPr>
          <w:ilvl w:val="0"/>
          <w:numId w:val="94"/>
        </w:numPr>
        <w:spacing w:before="0" w:beforeAutospacing="0" w:after="0" w:afterAutospacing="0"/>
        <w:rPr>
          <w:rFonts w:ascii="Calibri" w:hAnsi="Calibri" w:cs="Calibri"/>
          <w:sz w:val="21"/>
          <w:szCs w:val="21"/>
        </w:rPr>
      </w:pPr>
      <w:r w:rsidRPr="00A96287">
        <w:rPr>
          <w:rFonts w:ascii="Calibri" w:hAnsi="Calibri" w:cs="Calibri"/>
          <w:sz w:val="21"/>
          <w:szCs w:val="21"/>
        </w:rPr>
        <w:t xml:space="preserve">Ensure all </w:t>
      </w:r>
      <w:r>
        <w:rPr>
          <w:rFonts w:ascii="Calibri" w:hAnsi="Calibri" w:cs="Calibri"/>
          <w:sz w:val="21"/>
          <w:szCs w:val="21"/>
        </w:rPr>
        <w:t xml:space="preserve">custom </w:t>
      </w:r>
      <w:r w:rsidRPr="00A96287">
        <w:rPr>
          <w:rFonts w:ascii="Calibri" w:hAnsi="Calibri" w:cs="Calibri"/>
          <w:sz w:val="21"/>
          <w:szCs w:val="21"/>
        </w:rPr>
        <w:t xml:space="preserve">document mapping is completed </w:t>
      </w:r>
    </w:p>
    <w:p w14:paraId="4D53135A" w14:textId="071A324D" w:rsidR="00A96287" w:rsidRPr="00A96287" w:rsidRDefault="00A96287" w:rsidP="003221F6">
      <w:pPr>
        <w:pStyle w:val="NormalWeb"/>
        <w:numPr>
          <w:ilvl w:val="0"/>
          <w:numId w:val="94"/>
        </w:numPr>
        <w:spacing w:before="0" w:beforeAutospacing="0" w:after="0" w:afterAutospacing="0"/>
        <w:rPr>
          <w:rFonts w:ascii="Calibri" w:hAnsi="Calibri" w:cs="Calibri"/>
          <w:sz w:val="21"/>
          <w:szCs w:val="21"/>
        </w:rPr>
      </w:pPr>
      <w:r>
        <w:rPr>
          <w:rFonts w:ascii="Calibri" w:hAnsi="Calibri" w:cs="Calibri"/>
          <w:sz w:val="21"/>
          <w:szCs w:val="21"/>
        </w:rPr>
        <w:t>Ensure printer is set-up in Output Devices</w:t>
      </w:r>
    </w:p>
    <w:p w14:paraId="5BA7AC8C" w14:textId="77777777" w:rsidR="00C539EF" w:rsidRDefault="00C539EF" w:rsidP="00C539EF">
      <w:pPr>
        <w:pStyle w:val="Heading2"/>
      </w:pPr>
      <w:bookmarkStart w:id="84" w:name="_Stations_1"/>
      <w:bookmarkEnd w:id="84"/>
      <w:r>
        <w:t>Stations</w:t>
      </w:r>
    </w:p>
    <w:p w14:paraId="04ED07E8" w14:textId="768BA507" w:rsidR="000F5CA1" w:rsidRDefault="000F5CA1" w:rsidP="008D6B97">
      <w:pPr>
        <w:pStyle w:val="NormalWeb"/>
        <w:spacing w:after="0"/>
        <w:rPr>
          <w:rFonts w:ascii="Calibri" w:hAnsi="Calibri" w:cs="Calibri"/>
          <w:sz w:val="21"/>
          <w:szCs w:val="21"/>
        </w:rPr>
      </w:pPr>
      <w:r>
        <w:rPr>
          <w:rFonts w:ascii="Calibri" w:hAnsi="Calibri" w:cs="Calibri"/>
          <w:sz w:val="21"/>
          <w:szCs w:val="21"/>
        </w:rPr>
        <w:t>NOTE: Paper printers</w:t>
      </w:r>
      <w:r w:rsidR="008D6B97">
        <w:rPr>
          <w:rFonts w:ascii="Calibri" w:hAnsi="Calibri" w:cs="Calibri"/>
          <w:sz w:val="21"/>
          <w:szCs w:val="21"/>
        </w:rPr>
        <w:t>’</w:t>
      </w:r>
      <w:r>
        <w:rPr>
          <w:rFonts w:ascii="Calibri" w:hAnsi="Calibri" w:cs="Calibri"/>
          <w:sz w:val="21"/>
          <w:szCs w:val="21"/>
        </w:rPr>
        <w:t xml:space="preserve"> configuration for the GOLD environment is contained in </w:t>
      </w:r>
      <w:r w:rsidRPr="000F5CA1">
        <w:rPr>
          <w:rFonts w:ascii="Calibri" w:hAnsi="Calibri" w:cs="Calibri"/>
          <w:sz w:val="21"/>
          <w:szCs w:val="21"/>
        </w:rPr>
        <w:t>StationGOLD</w:t>
      </w:r>
      <w:r>
        <w:rPr>
          <w:rFonts w:ascii="Calibri" w:hAnsi="Calibri" w:cs="Calibri"/>
          <w:sz w:val="21"/>
          <w:szCs w:val="21"/>
        </w:rPr>
        <w:t xml:space="preserve">.xls file on SharePoint and </w:t>
      </w:r>
      <w:r w:rsidR="008D6B97">
        <w:rPr>
          <w:rFonts w:ascii="Calibri" w:hAnsi="Calibri" w:cs="Calibri"/>
          <w:sz w:val="21"/>
          <w:szCs w:val="21"/>
        </w:rPr>
        <w:t xml:space="preserve">has three stations set up with paper printers – </w:t>
      </w:r>
      <w:r w:rsidR="008D6B97" w:rsidRPr="008D6B97">
        <w:rPr>
          <w:rFonts w:ascii="Calibri" w:hAnsi="Calibri" w:cs="Calibri"/>
          <w:sz w:val="21"/>
          <w:szCs w:val="21"/>
        </w:rPr>
        <w:t>RECV</w:t>
      </w:r>
      <w:r w:rsidR="008D6B97">
        <w:rPr>
          <w:rFonts w:ascii="Calibri" w:hAnsi="Calibri" w:cs="Calibri"/>
          <w:sz w:val="21"/>
          <w:szCs w:val="21"/>
        </w:rPr>
        <w:t xml:space="preserve">, </w:t>
      </w:r>
      <w:r w:rsidR="008D6B97" w:rsidRPr="008D6B97">
        <w:rPr>
          <w:rFonts w:ascii="Calibri" w:hAnsi="Calibri" w:cs="Calibri"/>
          <w:sz w:val="21"/>
          <w:szCs w:val="21"/>
        </w:rPr>
        <w:t>BASE</w:t>
      </w:r>
      <w:r w:rsidR="008D6B97">
        <w:rPr>
          <w:rFonts w:ascii="Calibri" w:hAnsi="Calibri" w:cs="Calibri"/>
          <w:sz w:val="21"/>
          <w:szCs w:val="21"/>
        </w:rPr>
        <w:t xml:space="preserve">, </w:t>
      </w:r>
      <w:r w:rsidR="008D6B97" w:rsidRPr="008D6B97">
        <w:rPr>
          <w:rFonts w:ascii="Calibri" w:hAnsi="Calibri" w:cs="Calibri"/>
          <w:sz w:val="21"/>
          <w:szCs w:val="21"/>
        </w:rPr>
        <w:t>SHIP</w:t>
      </w:r>
    </w:p>
    <w:p w14:paraId="00AD20CF" w14:textId="21135B57" w:rsidR="008D6B97" w:rsidRDefault="008D6B97" w:rsidP="008D6B97">
      <w:pPr>
        <w:pStyle w:val="NormalWeb"/>
        <w:spacing w:after="0"/>
        <w:rPr>
          <w:rFonts w:ascii="Calibri" w:hAnsi="Calibri" w:cs="Calibri"/>
          <w:sz w:val="21"/>
          <w:szCs w:val="21"/>
        </w:rPr>
      </w:pPr>
      <w:r>
        <w:rPr>
          <w:rFonts w:ascii="Calibri" w:hAnsi="Calibri" w:cs="Calibri"/>
          <w:sz w:val="21"/>
          <w:szCs w:val="21"/>
        </w:rPr>
        <w:t xml:space="preserve">Paper printers’ configuration for the INT3 test environment is contained in </w:t>
      </w:r>
      <w:r w:rsidRPr="000F5CA1">
        <w:rPr>
          <w:rFonts w:ascii="Calibri" w:hAnsi="Calibri" w:cs="Calibri"/>
          <w:sz w:val="21"/>
          <w:szCs w:val="21"/>
        </w:rPr>
        <w:t>Stati</w:t>
      </w:r>
      <w:r>
        <w:rPr>
          <w:rFonts w:ascii="Calibri" w:hAnsi="Calibri" w:cs="Calibri"/>
          <w:sz w:val="21"/>
          <w:szCs w:val="21"/>
        </w:rPr>
        <w:t>onINT3.xls and has all stations configured to print to the PDF BULLZIP printer.</w:t>
      </w:r>
    </w:p>
    <w:p w14:paraId="4A936800" w14:textId="70E5612C" w:rsidR="00C539EF" w:rsidRDefault="00C539EF" w:rsidP="00C539EF">
      <w:pPr>
        <w:pStyle w:val="NormalWeb"/>
        <w:spacing w:before="0" w:beforeAutospacing="0" w:after="0" w:afterAutospacing="0"/>
        <w:rPr>
          <w:rFonts w:ascii="Calibri" w:hAnsi="Calibri" w:cs="Calibri"/>
          <w:sz w:val="21"/>
          <w:szCs w:val="21"/>
        </w:rPr>
      </w:pPr>
      <w:r>
        <w:rPr>
          <w:rFonts w:ascii="Calibri" w:hAnsi="Calibri" w:cs="Calibri"/>
          <w:sz w:val="21"/>
          <w:szCs w:val="21"/>
        </w:rPr>
        <w:t>Stations control multiple attributes. The main configuration attribute</w:t>
      </w:r>
      <w:r w:rsidR="00D318DD">
        <w:rPr>
          <w:rFonts w:ascii="Calibri" w:hAnsi="Calibri" w:cs="Calibri"/>
          <w:sz w:val="21"/>
          <w:szCs w:val="21"/>
        </w:rPr>
        <w:t>s</w:t>
      </w:r>
      <w:r>
        <w:rPr>
          <w:rFonts w:ascii="Calibri" w:hAnsi="Calibri" w:cs="Calibri"/>
          <w:sz w:val="21"/>
          <w:szCs w:val="21"/>
        </w:rPr>
        <w:t xml:space="preserve"> being considered when stations are organized </w:t>
      </w:r>
      <w:r w:rsidR="00D318DD">
        <w:rPr>
          <w:rFonts w:ascii="Calibri" w:hAnsi="Calibri" w:cs="Calibri"/>
          <w:sz w:val="21"/>
          <w:szCs w:val="21"/>
        </w:rPr>
        <w:t>are</w:t>
      </w:r>
      <w:r>
        <w:rPr>
          <w:rFonts w:ascii="Calibri" w:hAnsi="Calibri" w:cs="Calibri"/>
          <w:sz w:val="21"/>
          <w:szCs w:val="21"/>
        </w:rPr>
        <w:t xml:space="preserve"> label printer locations and processes being supported.</w:t>
      </w:r>
    </w:p>
    <w:p w14:paraId="522AB46A" w14:textId="77777777" w:rsidR="00C539EF" w:rsidRDefault="00C539EF" w:rsidP="00C539EF">
      <w:pPr>
        <w:pStyle w:val="NormalWeb"/>
        <w:spacing w:before="0" w:beforeAutospacing="0" w:after="0" w:afterAutospacing="0"/>
        <w:rPr>
          <w:rFonts w:ascii="Calibri" w:hAnsi="Calibri" w:cs="Calibri"/>
          <w:sz w:val="21"/>
          <w:szCs w:val="21"/>
        </w:rPr>
      </w:pPr>
      <w:r>
        <w:rPr>
          <w:rFonts w:ascii="Calibri" w:hAnsi="Calibri" w:cs="Calibri"/>
          <w:sz w:val="21"/>
          <w:szCs w:val="21"/>
        </w:rPr>
        <w:t>The station/printer distribution by process is:</w:t>
      </w:r>
    </w:p>
    <w:tbl>
      <w:tblPr>
        <w:tblStyle w:val="LightList-Accent1"/>
        <w:tblW w:w="11088" w:type="dxa"/>
        <w:tblLook w:val="04A0" w:firstRow="1" w:lastRow="0" w:firstColumn="1" w:lastColumn="0" w:noHBand="0" w:noVBand="1"/>
      </w:tblPr>
      <w:tblGrid>
        <w:gridCol w:w="1049"/>
        <w:gridCol w:w="1108"/>
        <w:gridCol w:w="772"/>
        <w:gridCol w:w="2176"/>
        <w:gridCol w:w="4543"/>
        <w:gridCol w:w="1440"/>
      </w:tblGrid>
      <w:tr w:rsidR="00AB3BE3" w14:paraId="74DDB81F" w14:textId="4D11F03A" w:rsidTr="00452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dxa"/>
          </w:tcPr>
          <w:p w14:paraId="4B581628" w14:textId="77777777" w:rsidR="00AB3BE3" w:rsidRDefault="00AB3BE3" w:rsidP="000513E1">
            <w:pPr>
              <w:pStyle w:val="NormalWeb"/>
              <w:spacing w:before="0" w:beforeAutospacing="0" w:after="0" w:afterAutospacing="0"/>
              <w:rPr>
                <w:rFonts w:ascii="Calibri" w:hAnsi="Calibri" w:cs="Calibri"/>
                <w:sz w:val="21"/>
                <w:szCs w:val="21"/>
              </w:rPr>
            </w:pPr>
            <w:r>
              <w:rPr>
                <w:rFonts w:ascii="Calibri" w:hAnsi="Calibri" w:cs="Calibri"/>
                <w:sz w:val="21"/>
                <w:szCs w:val="21"/>
              </w:rPr>
              <w:t>Process</w:t>
            </w:r>
          </w:p>
        </w:tc>
        <w:tc>
          <w:tcPr>
            <w:tcW w:w="1108" w:type="dxa"/>
          </w:tcPr>
          <w:p w14:paraId="0D56D998" w14:textId="77777777" w:rsidR="00AB3BE3" w:rsidRDefault="00AB3BE3" w:rsidP="000513E1">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Printer type</w:t>
            </w:r>
          </w:p>
        </w:tc>
        <w:tc>
          <w:tcPr>
            <w:tcW w:w="772" w:type="dxa"/>
          </w:tcPr>
          <w:p w14:paraId="57E6669F" w14:textId="77777777" w:rsidR="00AB3BE3" w:rsidRDefault="00AB3BE3" w:rsidP="000513E1">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Count</w:t>
            </w:r>
          </w:p>
        </w:tc>
        <w:tc>
          <w:tcPr>
            <w:tcW w:w="2176" w:type="dxa"/>
          </w:tcPr>
          <w:p w14:paraId="3CFBC9C3" w14:textId="2C8CC543" w:rsidR="00AB3BE3" w:rsidRDefault="000D72CE" w:rsidP="000513E1">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 xml:space="preserve">Station </w:t>
            </w:r>
            <w:r w:rsidR="00AB3BE3">
              <w:rPr>
                <w:rFonts w:ascii="Calibri" w:hAnsi="Calibri" w:cs="Calibri"/>
                <w:sz w:val="21"/>
                <w:szCs w:val="21"/>
              </w:rPr>
              <w:t>Naming</w:t>
            </w:r>
          </w:p>
        </w:tc>
        <w:tc>
          <w:tcPr>
            <w:tcW w:w="4543" w:type="dxa"/>
          </w:tcPr>
          <w:p w14:paraId="22781C2D" w14:textId="77777777" w:rsidR="00AB3BE3" w:rsidRDefault="00AB3BE3" w:rsidP="000513E1">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Station Planning</w:t>
            </w:r>
          </w:p>
        </w:tc>
        <w:tc>
          <w:tcPr>
            <w:tcW w:w="1440" w:type="dxa"/>
          </w:tcPr>
          <w:p w14:paraId="4439BB82" w14:textId="7B372F58" w:rsidR="00AB3BE3" w:rsidRDefault="00AB3BE3" w:rsidP="000513E1">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Printer Name</w:t>
            </w:r>
          </w:p>
        </w:tc>
      </w:tr>
      <w:tr w:rsidR="00AB3BE3" w14:paraId="787873B1" w14:textId="75DB4D47" w:rsidTr="00452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dxa"/>
          </w:tcPr>
          <w:p w14:paraId="78ED6BED" w14:textId="77777777" w:rsidR="00AB3BE3" w:rsidRDefault="00AB3BE3" w:rsidP="000513E1">
            <w:pPr>
              <w:pStyle w:val="NormalWeb"/>
              <w:spacing w:before="0" w:beforeAutospacing="0" w:after="0" w:afterAutospacing="0"/>
              <w:rPr>
                <w:rFonts w:ascii="Calibri" w:hAnsi="Calibri" w:cs="Calibri"/>
                <w:sz w:val="21"/>
                <w:szCs w:val="21"/>
              </w:rPr>
            </w:pPr>
            <w:r>
              <w:rPr>
                <w:rFonts w:ascii="Calibri" w:hAnsi="Calibri" w:cs="Calibri"/>
                <w:sz w:val="21"/>
                <w:szCs w:val="21"/>
              </w:rPr>
              <w:t>Receiving</w:t>
            </w:r>
          </w:p>
        </w:tc>
        <w:tc>
          <w:tcPr>
            <w:tcW w:w="1108" w:type="dxa"/>
          </w:tcPr>
          <w:p w14:paraId="47526E3D"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Label</w:t>
            </w:r>
          </w:p>
        </w:tc>
        <w:tc>
          <w:tcPr>
            <w:tcW w:w="772" w:type="dxa"/>
          </w:tcPr>
          <w:p w14:paraId="405BFFD7" w14:textId="68B5E99B"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10</w:t>
            </w:r>
          </w:p>
        </w:tc>
        <w:tc>
          <w:tcPr>
            <w:tcW w:w="2176" w:type="dxa"/>
          </w:tcPr>
          <w:p w14:paraId="2472A13E"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Door</w:t>
            </w:r>
          </w:p>
          <w:p w14:paraId="5CA07B99"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1 – 39</w:t>
            </w:r>
          </w:p>
          <w:p w14:paraId="13B27FA4"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p w14:paraId="41D76F00"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Printer</w:t>
            </w:r>
          </w:p>
          <w:p w14:paraId="00CA243A" w14:textId="70931321"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A, B, C, D, E ,F ,G ,H, J, K</w:t>
            </w:r>
          </w:p>
          <w:p w14:paraId="65DC74A6"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p w14:paraId="5573EB42"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Label</w:t>
            </w:r>
          </w:p>
          <w:p w14:paraId="5B1517F2"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1 – Tag / NSWP Container 2 – Tag / SO Container</w:t>
            </w:r>
          </w:p>
        </w:tc>
        <w:tc>
          <w:tcPr>
            <w:tcW w:w="4543" w:type="dxa"/>
          </w:tcPr>
          <w:p w14:paraId="53447801"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704 stations used:</w:t>
            </w:r>
          </w:p>
          <w:p w14:paraId="04BC9715"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Base</w:t>
            </w:r>
          </w:p>
          <w:p w14:paraId="51FCB680"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ICOP</w:t>
            </w:r>
          </w:p>
          <w:p w14:paraId="66F23D57" w14:textId="556B3DE8"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Stations that supports all combinations of 39 doors X 10 printers X 2 label types (tag and container) = 780 stations</w:t>
            </w:r>
          </w:p>
          <w:p w14:paraId="76282192"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Receivers would log into the combination of Door + Printer + label being used for receiving</w:t>
            </w:r>
          </w:p>
          <w:p w14:paraId="7C9CDE9D" w14:textId="77777777" w:rsidR="00AB3BE3" w:rsidRDefault="00AB3BE3" w:rsidP="003221F6">
            <w:pPr>
              <w:pStyle w:val="NormalWeb"/>
              <w:numPr>
                <w:ilvl w:val="0"/>
                <w:numId w:val="8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 xml:space="preserve">27+D+1 = Station 27D1 </w:t>
            </w:r>
          </w:p>
          <w:p w14:paraId="2915218D" w14:textId="77777777" w:rsidR="00AB3BE3" w:rsidRDefault="00AB3BE3" w:rsidP="003221F6">
            <w:pPr>
              <w:pStyle w:val="NormalWeb"/>
              <w:numPr>
                <w:ilvl w:val="0"/>
                <w:numId w:val="8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Receiving on door 27, using printer D, regular product and NSWP pallets</w:t>
            </w:r>
          </w:p>
          <w:p w14:paraId="2AB4E315"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tc>
        <w:tc>
          <w:tcPr>
            <w:tcW w:w="1440" w:type="dxa"/>
          </w:tcPr>
          <w:p w14:paraId="5AC7839B" w14:textId="77777777" w:rsidR="00AB3BE3" w:rsidRPr="00AB3BE3" w:rsidRDefault="00AB3BE3" w:rsidP="00AB3BE3">
            <w:pPr>
              <w:cnfStyle w:val="000000100000" w:firstRow="0" w:lastRow="0" w:firstColumn="0" w:lastColumn="0" w:oddVBand="0" w:evenVBand="0" w:oddHBand="1" w:evenHBand="0" w:firstRowFirstColumn="0" w:firstRowLastColumn="0" w:lastRowFirstColumn="0" w:lastRowLastColumn="0"/>
            </w:pPr>
            <w:r w:rsidRPr="00AB3BE3">
              <w:t>DDC_MA12</w:t>
            </w:r>
          </w:p>
          <w:p w14:paraId="3310CA05" w14:textId="77777777" w:rsidR="00AB3BE3" w:rsidRPr="00AB3BE3" w:rsidRDefault="00AB3BE3" w:rsidP="00AB3BE3">
            <w:pPr>
              <w:cnfStyle w:val="000000100000" w:firstRow="0" w:lastRow="0" w:firstColumn="0" w:lastColumn="0" w:oddVBand="0" w:evenVBand="0" w:oddHBand="1" w:evenHBand="0" w:firstRowFirstColumn="0" w:firstRowLastColumn="0" w:lastRowFirstColumn="0" w:lastRowLastColumn="0"/>
            </w:pPr>
            <w:r w:rsidRPr="00AB3BE3">
              <w:t>DDC_MB12</w:t>
            </w:r>
          </w:p>
          <w:p w14:paraId="2622ED32" w14:textId="77777777" w:rsidR="00AB3BE3" w:rsidRPr="00AB3BE3" w:rsidRDefault="00AB3BE3" w:rsidP="00AB3BE3">
            <w:pPr>
              <w:cnfStyle w:val="000000100000" w:firstRow="0" w:lastRow="0" w:firstColumn="0" w:lastColumn="0" w:oddVBand="0" w:evenVBand="0" w:oddHBand="1" w:evenHBand="0" w:firstRowFirstColumn="0" w:firstRowLastColumn="0" w:lastRowFirstColumn="0" w:lastRowLastColumn="0"/>
            </w:pPr>
            <w:r w:rsidRPr="00AB3BE3">
              <w:t>DDC_MC12</w:t>
            </w:r>
          </w:p>
          <w:p w14:paraId="24F266AA" w14:textId="77777777" w:rsidR="00AB3BE3" w:rsidRPr="00AB3BE3" w:rsidRDefault="00AB3BE3" w:rsidP="00AB3BE3">
            <w:pPr>
              <w:cnfStyle w:val="000000100000" w:firstRow="0" w:lastRow="0" w:firstColumn="0" w:lastColumn="0" w:oddVBand="0" w:evenVBand="0" w:oddHBand="1" w:evenHBand="0" w:firstRowFirstColumn="0" w:firstRowLastColumn="0" w:lastRowFirstColumn="0" w:lastRowLastColumn="0"/>
            </w:pPr>
            <w:r w:rsidRPr="00AB3BE3">
              <w:t>DDC_MD12</w:t>
            </w:r>
          </w:p>
          <w:p w14:paraId="025956E3" w14:textId="77777777" w:rsidR="00AB3BE3" w:rsidRPr="00AB3BE3" w:rsidRDefault="00AB3BE3" w:rsidP="00AB3BE3">
            <w:pPr>
              <w:cnfStyle w:val="000000100000" w:firstRow="0" w:lastRow="0" w:firstColumn="0" w:lastColumn="0" w:oddVBand="0" w:evenVBand="0" w:oddHBand="1" w:evenHBand="0" w:firstRowFirstColumn="0" w:firstRowLastColumn="0" w:lastRowFirstColumn="0" w:lastRowLastColumn="0"/>
            </w:pPr>
            <w:r w:rsidRPr="00AB3BE3">
              <w:t>DDC_ME12</w:t>
            </w:r>
          </w:p>
          <w:p w14:paraId="3866EEC0" w14:textId="77777777" w:rsidR="00AB3BE3" w:rsidRPr="00AB3BE3" w:rsidRDefault="00AB3BE3" w:rsidP="00AB3BE3">
            <w:pPr>
              <w:cnfStyle w:val="000000100000" w:firstRow="0" w:lastRow="0" w:firstColumn="0" w:lastColumn="0" w:oddVBand="0" w:evenVBand="0" w:oddHBand="1" w:evenHBand="0" w:firstRowFirstColumn="0" w:firstRowLastColumn="0" w:lastRowFirstColumn="0" w:lastRowLastColumn="0"/>
            </w:pPr>
            <w:r w:rsidRPr="00AB3BE3">
              <w:t>DDC_MF12</w:t>
            </w:r>
          </w:p>
          <w:p w14:paraId="5FE1FCA3" w14:textId="77777777" w:rsidR="00AB3BE3" w:rsidRPr="00AB3BE3" w:rsidRDefault="00AB3BE3" w:rsidP="00AB3BE3">
            <w:pPr>
              <w:cnfStyle w:val="000000100000" w:firstRow="0" w:lastRow="0" w:firstColumn="0" w:lastColumn="0" w:oddVBand="0" w:evenVBand="0" w:oddHBand="1" w:evenHBand="0" w:firstRowFirstColumn="0" w:firstRowLastColumn="0" w:lastRowFirstColumn="0" w:lastRowLastColumn="0"/>
            </w:pPr>
            <w:r w:rsidRPr="00AB3BE3">
              <w:t>DDC_MG12</w:t>
            </w:r>
          </w:p>
          <w:p w14:paraId="7BA5F598" w14:textId="77777777" w:rsidR="00AB3BE3" w:rsidRPr="00AB3BE3" w:rsidRDefault="00AB3BE3" w:rsidP="00AB3BE3">
            <w:pPr>
              <w:cnfStyle w:val="000000100000" w:firstRow="0" w:lastRow="0" w:firstColumn="0" w:lastColumn="0" w:oddVBand="0" w:evenVBand="0" w:oddHBand="1" w:evenHBand="0" w:firstRowFirstColumn="0" w:firstRowLastColumn="0" w:lastRowFirstColumn="0" w:lastRowLastColumn="0"/>
            </w:pPr>
            <w:r w:rsidRPr="00AB3BE3">
              <w:t>DDC_MH12</w:t>
            </w:r>
          </w:p>
          <w:p w14:paraId="28CBB624" w14:textId="1A4824B0" w:rsidR="00AB3BE3" w:rsidRPr="00AB3BE3" w:rsidRDefault="00AB3BE3" w:rsidP="00AB3BE3">
            <w:pPr>
              <w:cnfStyle w:val="000000100000" w:firstRow="0" w:lastRow="0" w:firstColumn="0" w:lastColumn="0" w:oddVBand="0" w:evenVBand="0" w:oddHBand="1" w:evenHBand="0" w:firstRowFirstColumn="0" w:firstRowLastColumn="0" w:lastRowFirstColumn="0" w:lastRowLastColumn="0"/>
            </w:pPr>
            <w:r w:rsidRPr="00AB3BE3">
              <w:t>DDC_M</w:t>
            </w:r>
            <w:r>
              <w:t>J</w:t>
            </w:r>
            <w:r w:rsidRPr="00AB3BE3">
              <w:t>12</w:t>
            </w:r>
          </w:p>
          <w:p w14:paraId="7930A1F0" w14:textId="375B7561" w:rsidR="00AB3BE3" w:rsidRDefault="00AB3BE3" w:rsidP="00AB3BE3">
            <w:pPr>
              <w:cnfStyle w:val="000000100000" w:firstRow="0" w:lastRow="0" w:firstColumn="0" w:lastColumn="0" w:oddVBand="0" w:evenVBand="0" w:oddHBand="1" w:evenHBand="0" w:firstRowFirstColumn="0" w:firstRowLastColumn="0" w:lastRowFirstColumn="0" w:lastRowLastColumn="0"/>
            </w:pPr>
            <w:r>
              <w:t>DDC_MK</w:t>
            </w:r>
            <w:r w:rsidRPr="00AB3BE3">
              <w:t>12</w:t>
            </w:r>
          </w:p>
        </w:tc>
      </w:tr>
      <w:tr w:rsidR="00AB3BE3" w14:paraId="533833AF" w14:textId="59C16BD9" w:rsidTr="00452BA5">
        <w:tc>
          <w:tcPr>
            <w:cnfStyle w:val="001000000000" w:firstRow="0" w:lastRow="0" w:firstColumn="1" w:lastColumn="0" w:oddVBand="0" w:evenVBand="0" w:oddHBand="0" w:evenHBand="0" w:firstRowFirstColumn="0" w:firstRowLastColumn="0" w:lastRowFirstColumn="0" w:lastRowLastColumn="0"/>
            <w:tcW w:w="1049" w:type="dxa"/>
          </w:tcPr>
          <w:p w14:paraId="500D0F9F" w14:textId="6DF6258D" w:rsidR="00AB3BE3" w:rsidRDefault="00AB3BE3" w:rsidP="000513E1">
            <w:pPr>
              <w:pStyle w:val="NormalWeb"/>
              <w:spacing w:before="0" w:beforeAutospacing="0" w:after="0" w:afterAutospacing="0"/>
              <w:rPr>
                <w:rFonts w:ascii="Calibri" w:hAnsi="Calibri" w:cs="Calibri"/>
                <w:sz w:val="21"/>
                <w:szCs w:val="21"/>
              </w:rPr>
            </w:pPr>
            <w:r>
              <w:rPr>
                <w:rFonts w:ascii="Calibri" w:hAnsi="Calibri" w:cs="Calibri"/>
                <w:sz w:val="21"/>
                <w:szCs w:val="21"/>
              </w:rPr>
              <w:t>Receiving</w:t>
            </w:r>
          </w:p>
        </w:tc>
        <w:tc>
          <w:tcPr>
            <w:tcW w:w="1108" w:type="dxa"/>
          </w:tcPr>
          <w:p w14:paraId="201D2074" w14:textId="170B937A"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Label</w:t>
            </w:r>
          </w:p>
        </w:tc>
        <w:tc>
          <w:tcPr>
            <w:tcW w:w="772" w:type="dxa"/>
          </w:tcPr>
          <w:p w14:paraId="1872C5E1" w14:textId="3C160C76"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1</w:t>
            </w:r>
          </w:p>
        </w:tc>
        <w:tc>
          <w:tcPr>
            <w:tcW w:w="2176" w:type="dxa"/>
          </w:tcPr>
          <w:p w14:paraId="061E0403" w14:textId="4516A9F5"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RECV</w:t>
            </w:r>
          </w:p>
        </w:tc>
        <w:tc>
          <w:tcPr>
            <w:tcW w:w="4543" w:type="dxa"/>
          </w:tcPr>
          <w:p w14:paraId="488C8E34" w14:textId="1183086E"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Receiving office</w:t>
            </w:r>
          </w:p>
        </w:tc>
        <w:tc>
          <w:tcPr>
            <w:tcW w:w="1440" w:type="dxa"/>
          </w:tcPr>
          <w:p w14:paraId="6C5340D1" w14:textId="42F274DC"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sidRPr="00AB3BE3">
              <w:rPr>
                <w:rFonts w:ascii="Calibri" w:hAnsi="Calibri" w:cs="Calibri"/>
                <w:sz w:val="21"/>
                <w:szCs w:val="21"/>
              </w:rPr>
              <w:t>DDC_RECV</w:t>
            </w:r>
          </w:p>
        </w:tc>
      </w:tr>
      <w:tr w:rsidR="00AB3BE3" w14:paraId="2DF36481" w14:textId="50EA7BB9" w:rsidTr="00452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dxa"/>
          </w:tcPr>
          <w:p w14:paraId="317FF3C0" w14:textId="6D63706B" w:rsidR="00AB3BE3" w:rsidRDefault="00AB3BE3" w:rsidP="000513E1">
            <w:pPr>
              <w:pStyle w:val="NormalWeb"/>
              <w:spacing w:before="0" w:beforeAutospacing="0" w:after="0" w:afterAutospacing="0"/>
              <w:rPr>
                <w:rFonts w:ascii="Calibri" w:hAnsi="Calibri" w:cs="Calibri"/>
                <w:sz w:val="21"/>
                <w:szCs w:val="21"/>
              </w:rPr>
            </w:pPr>
            <w:r>
              <w:rPr>
                <w:rFonts w:ascii="Calibri" w:hAnsi="Calibri" w:cs="Calibri"/>
                <w:sz w:val="21"/>
                <w:szCs w:val="21"/>
              </w:rPr>
              <w:t>NSWP</w:t>
            </w:r>
          </w:p>
        </w:tc>
        <w:tc>
          <w:tcPr>
            <w:tcW w:w="1108" w:type="dxa"/>
          </w:tcPr>
          <w:p w14:paraId="14B6D608" w14:textId="388D2291"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Label</w:t>
            </w:r>
          </w:p>
        </w:tc>
        <w:tc>
          <w:tcPr>
            <w:tcW w:w="772" w:type="dxa"/>
          </w:tcPr>
          <w:p w14:paraId="453DBD1C" w14:textId="1973ED2B"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1</w:t>
            </w:r>
          </w:p>
        </w:tc>
        <w:tc>
          <w:tcPr>
            <w:tcW w:w="2176" w:type="dxa"/>
          </w:tcPr>
          <w:p w14:paraId="6C8CAA98" w14:textId="0F5E51F5"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NSWP</w:t>
            </w:r>
          </w:p>
        </w:tc>
        <w:tc>
          <w:tcPr>
            <w:tcW w:w="4543" w:type="dxa"/>
          </w:tcPr>
          <w:p w14:paraId="6B7977BC" w14:textId="5B382902"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NSWP Area</w:t>
            </w:r>
          </w:p>
        </w:tc>
        <w:tc>
          <w:tcPr>
            <w:tcW w:w="1440" w:type="dxa"/>
          </w:tcPr>
          <w:p w14:paraId="4E995454" w14:textId="1BA4AE5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sidRPr="00AB3BE3">
              <w:rPr>
                <w:rFonts w:ascii="Calibri" w:hAnsi="Calibri" w:cs="Calibri"/>
                <w:sz w:val="21"/>
                <w:szCs w:val="21"/>
              </w:rPr>
              <w:t>DDC_NSWP</w:t>
            </w:r>
          </w:p>
        </w:tc>
      </w:tr>
      <w:tr w:rsidR="00AB3BE3" w14:paraId="4842110A" w14:textId="77777777" w:rsidTr="00452BA5">
        <w:tc>
          <w:tcPr>
            <w:cnfStyle w:val="001000000000" w:firstRow="0" w:lastRow="0" w:firstColumn="1" w:lastColumn="0" w:oddVBand="0" w:evenVBand="0" w:oddHBand="0" w:evenHBand="0" w:firstRowFirstColumn="0" w:firstRowLastColumn="0" w:lastRowFirstColumn="0" w:lastRowLastColumn="0"/>
            <w:tcW w:w="1049" w:type="dxa"/>
          </w:tcPr>
          <w:p w14:paraId="7C1BF7E4" w14:textId="2994983B" w:rsidR="00AB3BE3" w:rsidRDefault="00AB3BE3" w:rsidP="000513E1">
            <w:pPr>
              <w:pStyle w:val="NormalWeb"/>
              <w:spacing w:before="0" w:beforeAutospacing="0" w:after="0" w:afterAutospacing="0"/>
              <w:rPr>
                <w:rFonts w:ascii="Calibri" w:hAnsi="Calibri" w:cs="Calibri"/>
                <w:sz w:val="21"/>
                <w:szCs w:val="21"/>
              </w:rPr>
            </w:pPr>
            <w:r>
              <w:rPr>
                <w:rFonts w:ascii="Calibri" w:hAnsi="Calibri" w:cs="Calibri"/>
                <w:sz w:val="21"/>
                <w:szCs w:val="21"/>
              </w:rPr>
              <w:t>Recoup</w:t>
            </w:r>
          </w:p>
        </w:tc>
        <w:tc>
          <w:tcPr>
            <w:tcW w:w="1108" w:type="dxa"/>
          </w:tcPr>
          <w:p w14:paraId="5801D1CC" w14:textId="44A0E2FB"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Label</w:t>
            </w:r>
          </w:p>
        </w:tc>
        <w:tc>
          <w:tcPr>
            <w:tcW w:w="772" w:type="dxa"/>
          </w:tcPr>
          <w:p w14:paraId="58DA7592" w14:textId="6B307EF6"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1</w:t>
            </w:r>
          </w:p>
        </w:tc>
        <w:tc>
          <w:tcPr>
            <w:tcW w:w="2176" w:type="dxa"/>
          </w:tcPr>
          <w:p w14:paraId="4FDD428C" w14:textId="0BE6D1DC"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sidRPr="00AB3BE3">
              <w:rPr>
                <w:rFonts w:ascii="Calibri" w:hAnsi="Calibri" w:cs="Calibri"/>
                <w:sz w:val="21"/>
                <w:szCs w:val="21"/>
              </w:rPr>
              <w:t>RECP</w:t>
            </w:r>
          </w:p>
        </w:tc>
        <w:tc>
          <w:tcPr>
            <w:tcW w:w="4543" w:type="dxa"/>
          </w:tcPr>
          <w:p w14:paraId="764ECCE6" w14:textId="148A1FB9"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Recoup</w:t>
            </w:r>
          </w:p>
        </w:tc>
        <w:tc>
          <w:tcPr>
            <w:tcW w:w="1440" w:type="dxa"/>
          </w:tcPr>
          <w:p w14:paraId="48177DCE" w14:textId="619C03FA" w:rsidR="00AB3BE3" w:rsidRP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sidRPr="00AB3BE3">
              <w:rPr>
                <w:rFonts w:ascii="Calibri" w:hAnsi="Calibri" w:cs="Calibri"/>
                <w:sz w:val="21"/>
                <w:szCs w:val="21"/>
              </w:rPr>
              <w:t>DDC_RCP1</w:t>
            </w:r>
          </w:p>
        </w:tc>
      </w:tr>
      <w:tr w:rsidR="00AB3BE3" w14:paraId="45C14AC2" w14:textId="6B44F879" w:rsidTr="00452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dxa"/>
          </w:tcPr>
          <w:p w14:paraId="3FFB500D" w14:textId="77777777" w:rsidR="00AB3BE3" w:rsidRDefault="00AB3BE3" w:rsidP="000513E1">
            <w:pPr>
              <w:pStyle w:val="NormalWeb"/>
              <w:spacing w:before="0" w:beforeAutospacing="0" w:after="0" w:afterAutospacing="0"/>
              <w:rPr>
                <w:rFonts w:ascii="Calibri" w:hAnsi="Calibri" w:cs="Calibri"/>
                <w:sz w:val="21"/>
                <w:szCs w:val="21"/>
              </w:rPr>
            </w:pPr>
            <w:r>
              <w:rPr>
                <w:rFonts w:ascii="Calibri" w:hAnsi="Calibri" w:cs="Calibri"/>
                <w:sz w:val="21"/>
                <w:szCs w:val="21"/>
              </w:rPr>
              <w:t>Picking</w:t>
            </w:r>
          </w:p>
        </w:tc>
        <w:tc>
          <w:tcPr>
            <w:tcW w:w="1108" w:type="dxa"/>
          </w:tcPr>
          <w:p w14:paraId="273ADB37"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Label</w:t>
            </w:r>
          </w:p>
        </w:tc>
        <w:tc>
          <w:tcPr>
            <w:tcW w:w="772" w:type="dxa"/>
          </w:tcPr>
          <w:p w14:paraId="17F89451" w14:textId="56D287E9"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6</w:t>
            </w:r>
          </w:p>
        </w:tc>
        <w:tc>
          <w:tcPr>
            <w:tcW w:w="2176" w:type="dxa"/>
          </w:tcPr>
          <w:p w14:paraId="365E97E8"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CPRE printers</w:t>
            </w:r>
          </w:p>
          <w:p w14:paraId="65F666C3" w14:textId="77777777" w:rsidR="00AB3BE3" w:rsidRDefault="00AB3BE3" w:rsidP="003221F6">
            <w:pPr>
              <w:pStyle w:val="NormalWeb"/>
              <w:numPr>
                <w:ilvl w:val="0"/>
                <w:numId w:val="82"/>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Base</w:t>
            </w:r>
          </w:p>
          <w:p w14:paraId="6EFC58C7" w14:textId="77777777" w:rsidR="00AB3BE3" w:rsidRDefault="00AB3BE3" w:rsidP="00237BD0">
            <w:pPr>
              <w:pStyle w:val="NormalWeb"/>
              <w:spacing w:before="0" w:beforeAutospacing="0" w:after="0" w:afterAutospacing="0"/>
              <w:ind w:left="72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p w14:paraId="6C18F125" w14:textId="77777777" w:rsidR="00AB3BE3" w:rsidRDefault="00AB3BE3" w:rsidP="00237BD0">
            <w:pPr>
              <w:pStyle w:val="NormalWeb"/>
              <w:spacing w:before="0" w:beforeAutospacing="0" w:after="0" w:afterAutospacing="0"/>
              <w:ind w:left="72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p w14:paraId="396D60F2" w14:textId="77777777" w:rsidR="00C726E5" w:rsidRDefault="00C726E5" w:rsidP="00C726E5">
            <w:pPr>
              <w:pStyle w:val="NormalWeb"/>
              <w:spacing w:before="0" w:beforeAutospacing="0" w:after="0" w:afterAutospacing="0"/>
              <w:ind w:left="72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p w14:paraId="342D0612" w14:textId="77777777" w:rsidR="00C726E5" w:rsidRDefault="00C726E5" w:rsidP="00C726E5">
            <w:pPr>
              <w:pStyle w:val="NormalWeb"/>
              <w:spacing w:before="0" w:beforeAutospacing="0" w:after="0" w:afterAutospacing="0"/>
              <w:ind w:left="72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p w14:paraId="3E4EB86E" w14:textId="77777777" w:rsidR="00C726E5" w:rsidRDefault="00C726E5" w:rsidP="00C726E5">
            <w:pPr>
              <w:pStyle w:val="NormalWeb"/>
              <w:spacing w:before="0" w:beforeAutospacing="0" w:after="0" w:afterAutospacing="0"/>
              <w:ind w:left="72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p w14:paraId="667BE1E4" w14:textId="3995D154" w:rsidR="00AB3BE3" w:rsidRDefault="00AB3BE3" w:rsidP="003221F6">
            <w:pPr>
              <w:pStyle w:val="NormalWeb"/>
              <w:numPr>
                <w:ilvl w:val="0"/>
                <w:numId w:val="82"/>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CUST</w:t>
            </w:r>
          </w:p>
          <w:p w14:paraId="13E80DA2" w14:textId="1AEDE980" w:rsidR="00AB3BE3" w:rsidRDefault="00AB3BE3" w:rsidP="003221F6">
            <w:pPr>
              <w:pStyle w:val="NormalWeb"/>
              <w:numPr>
                <w:ilvl w:val="0"/>
                <w:numId w:val="82"/>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SHIP</w:t>
            </w:r>
          </w:p>
          <w:p w14:paraId="6385824C" w14:textId="77777777" w:rsidR="00C726E5" w:rsidRDefault="00C726E5" w:rsidP="00C726E5">
            <w:pPr>
              <w:pStyle w:val="NormalWeb"/>
              <w:spacing w:before="0" w:beforeAutospacing="0" w:after="0" w:afterAutospacing="0"/>
              <w:ind w:left="72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p w14:paraId="38D12B9F" w14:textId="77777777" w:rsidR="00AB3BE3" w:rsidRDefault="00AB3BE3" w:rsidP="003221F6">
            <w:pPr>
              <w:pStyle w:val="NormalWeb"/>
              <w:numPr>
                <w:ilvl w:val="0"/>
                <w:numId w:val="82"/>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ICOP</w:t>
            </w:r>
          </w:p>
          <w:p w14:paraId="4B833200" w14:textId="77777777" w:rsidR="00AB3BE3" w:rsidRDefault="00AB3BE3" w:rsidP="003221F6">
            <w:pPr>
              <w:pStyle w:val="NormalWeb"/>
              <w:numPr>
                <w:ilvl w:val="0"/>
                <w:numId w:val="82"/>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Bottle1</w:t>
            </w:r>
          </w:p>
          <w:p w14:paraId="03220F88" w14:textId="77777777" w:rsidR="00AB3BE3" w:rsidRDefault="00AB3BE3" w:rsidP="003221F6">
            <w:pPr>
              <w:pStyle w:val="NormalWeb"/>
              <w:numPr>
                <w:ilvl w:val="0"/>
                <w:numId w:val="82"/>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Bottle2</w:t>
            </w:r>
          </w:p>
          <w:p w14:paraId="4CBA8C9A" w14:textId="77777777" w:rsidR="00AB3BE3" w:rsidRDefault="00AB3BE3" w:rsidP="003221F6">
            <w:pPr>
              <w:pStyle w:val="NormalWeb"/>
              <w:numPr>
                <w:ilvl w:val="0"/>
                <w:numId w:val="82"/>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Bottle3</w:t>
            </w:r>
          </w:p>
          <w:p w14:paraId="2BB0D2A1"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tc>
        <w:tc>
          <w:tcPr>
            <w:tcW w:w="4543" w:type="dxa"/>
          </w:tcPr>
          <w:p w14:paraId="398D3D6F" w14:textId="4C41AB1E"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lastRenderedPageBreak/>
              <w:t>6 Stations used:</w:t>
            </w:r>
          </w:p>
          <w:p w14:paraId="7A7AA815" w14:textId="6CFF6B46" w:rsidR="00AB3BE3" w:rsidRDefault="00AB3BE3" w:rsidP="003221F6">
            <w:pPr>
              <w:pStyle w:val="NormalWeb"/>
              <w:numPr>
                <w:ilvl w:val="0"/>
                <w:numId w:val="10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Shipping dispatch (planning waves and CPREs)</w:t>
            </w:r>
          </w:p>
          <w:p w14:paraId="1EC9A937" w14:textId="77777777" w:rsidR="00C726E5" w:rsidRDefault="00C726E5" w:rsidP="003221F6">
            <w:pPr>
              <w:pStyle w:val="NormalWeb"/>
              <w:numPr>
                <w:ilvl w:val="1"/>
                <w:numId w:val="10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Office printer for CPRE, container CSO, tag and shipping labels</w:t>
            </w:r>
          </w:p>
          <w:p w14:paraId="7C07660B" w14:textId="77777777" w:rsidR="000A2352" w:rsidRDefault="000A2352" w:rsidP="003221F6">
            <w:pPr>
              <w:pStyle w:val="NormalWeb"/>
              <w:numPr>
                <w:ilvl w:val="0"/>
                <w:numId w:val="10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Customer pick up</w:t>
            </w:r>
          </w:p>
          <w:p w14:paraId="485FB6A0" w14:textId="4E5229A7" w:rsidR="00AB3BE3" w:rsidRDefault="00AB3BE3" w:rsidP="003221F6">
            <w:pPr>
              <w:pStyle w:val="NormalWeb"/>
              <w:numPr>
                <w:ilvl w:val="0"/>
                <w:numId w:val="10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lastRenderedPageBreak/>
              <w:t>Shipping office (picked orders shipping)</w:t>
            </w:r>
          </w:p>
          <w:p w14:paraId="65205EA9" w14:textId="77777777" w:rsidR="00AB3BE3" w:rsidRDefault="00AB3BE3" w:rsidP="003221F6">
            <w:pPr>
              <w:pStyle w:val="NormalWeb"/>
              <w:numPr>
                <w:ilvl w:val="0"/>
                <w:numId w:val="10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Station ICOP</w:t>
            </w:r>
          </w:p>
          <w:p w14:paraId="25DC5D33" w14:textId="77777777" w:rsidR="00AB3BE3" w:rsidRDefault="00AB3BE3" w:rsidP="003221F6">
            <w:pPr>
              <w:pStyle w:val="NormalWeb"/>
              <w:numPr>
                <w:ilvl w:val="0"/>
                <w:numId w:val="10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Station Bottle1</w:t>
            </w:r>
          </w:p>
          <w:p w14:paraId="11F04546" w14:textId="77777777" w:rsidR="00AB3BE3" w:rsidRDefault="00AB3BE3" w:rsidP="003221F6">
            <w:pPr>
              <w:pStyle w:val="NormalWeb"/>
              <w:numPr>
                <w:ilvl w:val="0"/>
                <w:numId w:val="10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Station Bottle2</w:t>
            </w:r>
          </w:p>
          <w:p w14:paraId="499E3671" w14:textId="77777777" w:rsidR="00AB3BE3" w:rsidRDefault="00AB3BE3" w:rsidP="003221F6">
            <w:pPr>
              <w:pStyle w:val="NormalWeb"/>
              <w:numPr>
                <w:ilvl w:val="0"/>
                <w:numId w:val="10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Station Bottle3</w:t>
            </w:r>
          </w:p>
          <w:p w14:paraId="559B66BD"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tc>
        <w:tc>
          <w:tcPr>
            <w:tcW w:w="1440" w:type="dxa"/>
          </w:tcPr>
          <w:p w14:paraId="02705B61" w14:textId="77777777" w:rsidR="006248EF" w:rsidRDefault="006248EF"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p w14:paraId="656F4FBF" w14:textId="4232929B" w:rsidR="00E62C15" w:rsidRDefault="00E62C15"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sidRPr="00E62C15">
              <w:rPr>
                <w:rFonts w:ascii="Calibri" w:hAnsi="Calibri" w:cs="Calibri"/>
                <w:sz w:val="21"/>
                <w:szCs w:val="21"/>
              </w:rPr>
              <w:t>DDC_SHIP</w:t>
            </w:r>
          </w:p>
          <w:p w14:paraId="292F2C50" w14:textId="77777777" w:rsidR="00E62C15" w:rsidRDefault="00E62C15"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sidRPr="00E62C15">
              <w:rPr>
                <w:rFonts w:ascii="Calibri" w:hAnsi="Calibri" w:cs="Calibri"/>
                <w:sz w:val="21"/>
                <w:szCs w:val="21"/>
              </w:rPr>
              <w:t>DDC_CPU1</w:t>
            </w:r>
          </w:p>
          <w:p w14:paraId="7058051D" w14:textId="77777777" w:rsidR="00E62C15" w:rsidRDefault="00E62C15" w:rsidP="00E62C15">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DDC_DISP</w:t>
            </w:r>
          </w:p>
          <w:p w14:paraId="42A13667" w14:textId="77777777" w:rsidR="00E62C15" w:rsidRDefault="00E62C15" w:rsidP="00E62C15">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DDC_ICOP</w:t>
            </w:r>
          </w:p>
          <w:p w14:paraId="0966E303" w14:textId="77777777" w:rsidR="00E62C15" w:rsidRDefault="00E62C15" w:rsidP="00E62C1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E62C15">
              <w:rPr>
                <w:rFonts w:ascii="Calibri" w:hAnsi="Calibri" w:cs="Calibri"/>
              </w:rPr>
              <w:t>DDC_ABT1</w:t>
            </w:r>
          </w:p>
          <w:p w14:paraId="6F7E74E0" w14:textId="4B1F8D75" w:rsidR="00E62C15" w:rsidRPr="00E62C15" w:rsidRDefault="00E62C15" w:rsidP="00E62C1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E62C15">
              <w:rPr>
                <w:rFonts w:ascii="Calibri" w:hAnsi="Calibri" w:cs="Calibri"/>
              </w:rPr>
              <w:lastRenderedPageBreak/>
              <w:t>DDC_ABT2</w:t>
            </w:r>
          </w:p>
          <w:p w14:paraId="4FFD319E" w14:textId="615699DA" w:rsidR="00E62C15" w:rsidRDefault="00E62C15" w:rsidP="00E62C1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sidRPr="00E62C15">
              <w:rPr>
                <w:rFonts w:ascii="Calibri" w:hAnsi="Calibri" w:cs="Calibri"/>
                <w:sz w:val="21"/>
                <w:szCs w:val="21"/>
              </w:rPr>
              <w:t>DDC_ABT3</w:t>
            </w:r>
          </w:p>
        </w:tc>
      </w:tr>
      <w:tr w:rsidR="00AB3BE3" w14:paraId="728E5F1F" w14:textId="3F655763" w:rsidTr="00452BA5">
        <w:tc>
          <w:tcPr>
            <w:cnfStyle w:val="001000000000" w:firstRow="0" w:lastRow="0" w:firstColumn="1" w:lastColumn="0" w:oddVBand="0" w:evenVBand="0" w:oddHBand="0" w:evenHBand="0" w:firstRowFirstColumn="0" w:firstRowLastColumn="0" w:lastRowFirstColumn="0" w:lastRowLastColumn="0"/>
            <w:tcW w:w="1049" w:type="dxa"/>
          </w:tcPr>
          <w:p w14:paraId="235DD61C" w14:textId="77777777" w:rsidR="00AB3BE3" w:rsidRDefault="00AB3BE3" w:rsidP="000513E1">
            <w:pPr>
              <w:pStyle w:val="NormalWeb"/>
              <w:spacing w:before="0" w:beforeAutospacing="0" w:after="0" w:afterAutospacing="0"/>
              <w:rPr>
                <w:rFonts w:ascii="Calibri" w:hAnsi="Calibri" w:cs="Calibri"/>
                <w:sz w:val="21"/>
                <w:szCs w:val="21"/>
              </w:rPr>
            </w:pPr>
            <w:r>
              <w:rPr>
                <w:rFonts w:ascii="Calibri" w:hAnsi="Calibri" w:cs="Calibri"/>
                <w:sz w:val="21"/>
                <w:szCs w:val="21"/>
              </w:rPr>
              <w:lastRenderedPageBreak/>
              <w:t>Shipping</w:t>
            </w:r>
          </w:p>
        </w:tc>
        <w:tc>
          <w:tcPr>
            <w:tcW w:w="1108" w:type="dxa"/>
          </w:tcPr>
          <w:p w14:paraId="61EBBDA5" w14:textId="77777777"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Label</w:t>
            </w:r>
          </w:p>
        </w:tc>
        <w:tc>
          <w:tcPr>
            <w:tcW w:w="772" w:type="dxa"/>
          </w:tcPr>
          <w:p w14:paraId="2BD75C1A" w14:textId="77777777"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5</w:t>
            </w:r>
          </w:p>
        </w:tc>
        <w:tc>
          <w:tcPr>
            <w:tcW w:w="2176" w:type="dxa"/>
          </w:tcPr>
          <w:p w14:paraId="7FF52044" w14:textId="77777777"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Shipping label printers</w:t>
            </w:r>
          </w:p>
          <w:p w14:paraId="79E3D433" w14:textId="73EE399A" w:rsidR="00AB3BE3" w:rsidRDefault="00AB3BE3" w:rsidP="003221F6">
            <w:pPr>
              <w:pStyle w:val="NormalWeb"/>
              <w:numPr>
                <w:ilvl w:val="0"/>
                <w:numId w:val="8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Base</w:t>
            </w:r>
          </w:p>
          <w:p w14:paraId="6BAC9F70" w14:textId="586D7569" w:rsidR="00AB3BE3" w:rsidRDefault="00AB3BE3" w:rsidP="003221F6">
            <w:pPr>
              <w:pStyle w:val="NormalWeb"/>
              <w:numPr>
                <w:ilvl w:val="0"/>
                <w:numId w:val="8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CUST</w:t>
            </w:r>
          </w:p>
          <w:p w14:paraId="32E6B474" w14:textId="0A54E6D2" w:rsidR="00AB3BE3" w:rsidRPr="00237BD0" w:rsidRDefault="00AB3BE3" w:rsidP="003221F6">
            <w:pPr>
              <w:pStyle w:val="NormalWeb"/>
              <w:numPr>
                <w:ilvl w:val="0"/>
                <w:numId w:val="8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SHIP</w:t>
            </w:r>
          </w:p>
          <w:p w14:paraId="3450A057" w14:textId="77777777" w:rsidR="00AB3BE3" w:rsidRDefault="00AB3BE3" w:rsidP="003221F6">
            <w:pPr>
              <w:pStyle w:val="NormalWeb"/>
              <w:numPr>
                <w:ilvl w:val="0"/>
                <w:numId w:val="8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ICOP</w:t>
            </w:r>
          </w:p>
          <w:p w14:paraId="1423EE2B" w14:textId="77777777" w:rsidR="00AB3BE3" w:rsidRDefault="00AB3BE3" w:rsidP="003221F6">
            <w:pPr>
              <w:pStyle w:val="NormalWeb"/>
              <w:numPr>
                <w:ilvl w:val="0"/>
                <w:numId w:val="8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Wrapper1</w:t>
            </w:r>
          </w:p>
          <w:p w14:paraId="4AC75CA9" w14:textId="77777777" w:rsidR="006248EF" w:rsidRDefault="006248EF" w:rsidP="006248EF">
            <w:pPr>
              <w:pStyle w:val="NormalWeb"/>
              <w:spacing w:before="0" w:beforeAutospacing="0" w:after="0" w:afterAutospacing="0"/>
              <w:ind w:left="72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p>
          <w:p w14:paraId="4174A2D1" w14:textId="77777777" w:rsidR="00AB3BE3" w:rsidRDefault="00AB3BE3" w:rsidP="003221F6">
            <w:pPr>
              <w:pStyle w:val="NormalWeb"/>
              <w:numPr>
                <w:ilvl w:val="0"/>
                <w:numId w:val="8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Wrapper2</w:t>
            </w:r>
          </w:p>
          <w:p w14:paraId="5D3AAF56" w14:textId="77777777" w:rsidR="006248EF" w:rsidRDefault="006248EF" w:rsidP="006248EF">
            <w:pPr>
              <w:pStyle w:val="NormalWeb"/>
              <w:spacing w:before="0" w:beforeAutospacing="0" w:after="0" w:afterAutospacing="0"/>
              <w:ind w:left="72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p>
          <w:p w14:paraId="3296F26F" w14:textId="77777777" w:rsidR="00AB3BE3" w:rsidRDefault="00AB3BE3" w:rsidP="003221F6">
            <w:pPr>
              <w:pStyle w:val="NormalWeb"/>
              <w:numPr>
                <w:ilvl w:val="0"/>
                <w:numId w:val="8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Wrapper3</w:t>
            </w:r>
          </w:p>
          <w:p w14:paraId="63DF633D" w14:textId="77777777" w:rsidR="00AB3BE3" w:rsidRDefault="00AB3BE3" w:rsidP="003221F6">
            <w:pPr>
              <w:pStyle w:val="NormalWeb"/>
              <w:numPr>
                <w:ilvl w:val="0"/>
                <w:numId w:val="8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Wrapper4</w:t>
            </w:r>
          </w:p>
          <w:p w14:paraId="0BEF0FFA" w14:textId="77777777" w:rsidR="00AB3BE3" w:rsidRDefault="00AB3BE3" w:rsidP="003221F6">
            <w:pPr>
              <w:pStyle w:val="NormalWeb"/>
              <w:numPr>
                <w:ilvl w:val="0"/>
                <w:numId w:val="8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Bottle Pick</w:t>
            </w:r>
          </w:p>
          <w:p w14:paraId="6D44A41D" w14:textId="77777777"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p>
        </w:tc>
        <w:tc>
          <w:tcPr>
            <w:tcW w:w="4543" w:type="dxa"/>
          </w:tcPr>
          <w:p w14:paraId="7D58D282" w14:textId="77777777"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4 Stations used and 3 web calls:</w:t>
            </w:r>
          </w:p>
          <w:p w14:paraId="25CFE090" w14:textId="6850F0FC" w:rsidR="00AB3BE3" w:rsidRDefault="00AB3BE3" w:rsidP="003221F6">
            <w:pPr>
              <w:pStyle w:val="NormalWeb"/>
              <w:numPr>
                <w:ilvl w:val="0"/>
                <w:numId w:val="10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Shipping dispatch (same as picking)</w:t>
            </w:r>
          </w:p>
          <w:p w14:paraId="748D4C14" w14:textId="65874E74" w:rsidR="00AB3BE3" w:rsidRDefault="00AB3BE3" w:rsidP="003221F6">
            <w:pPr>
              <w:pStyle w:val="NormalWeb"/>
              <w:numPr>
                <w:ilvl w:val="0"/>
                <w:numId w:val="10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Customer pick up (same as picking)</w:t>
            </w:r>
          </w:p>
          <w:p w14:paraId="00FC6EFC" w14:textId="3B1E42E4" w:rsidR="00AB3BE3" w:rsidRDefault="00AB3BE3" w:rsidP="003221F6">
            <w:pPr>
              <w:pStyle w:val="NormalWeb"/>
              <w:numPr>
                <w:ilvl w:val="0"/>
                <w:numId w:val="10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Shipping office (same as picking)</w:t>
            </w:r>
          </w:p>
          <w:p w14:paraId="752F107B" w14:textId="76ECA52B" w:rsidR="00AB3BE3" w:rsidRDefault="00AB3BE3" w:rsidP="003221F6">
            <w:pPr>
              <w:pStyle w:val="NormalWeb"/>
              <w:numPr>
                <w:ilvl w:val="0"/>
                <w:numId w:val="10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Station ICOP (same as picking)</w:t>
            </w:r>
          </w:p>
          <w:p w14:paraId="29982616" w14:textId="48EA8981" w:rsidR="00AB3BE3" w:rsidRDefault="00AB3BE3" w:rsidP="003221F6">
            <w:pPr>
              <w:pStyle w:val="NormalWeb"/>
              <w:numPr>
                <w:ilvl w:val="0"/>
                <w:numId w:val="10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No Station - Web call to external printer in Wrapper 1</w:t>
            </w:r>
          </w:p>
          <w:p w14:paraId="4CF9E6F1" w14:textId="68AA01C9" w:rsidR="00AB3BE3" w:rsidRDefault="00AB3BE3" w:rsidP="003221F6">
            <w:pPr>
              <w:pStyle w:val="NormalWeb"/>
              <w:numPr>
                <w:ilvl w:val="0"/>
                <w:numId w:val="101"/>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No Station - Web call to external printer in Wrapper 2</w:t>
            </w:r>
          </w:p>
          <w:p w14:paraId="2A1D9A4C" w14:textId="77777777"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 xml:space="preserve">Station Wrapper3 </w:t>
            </w:r>
          </w:p>
          <w:p w14:paraId="4CB51AEB" w14:textId="77777777"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 xml:space="preserve">Station Wrapper4 </w:t>
            </w:r>
          </w:p>
          <w:p w14:paraId="5AD683E2" w14:textId="77777777"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Web call to external printer in bottle pick 3</w:t>
            </w:r>
            <w:r w:rsidRPr="00AC173F">
              <w:rPr>
                <w:rFonts w:ascii="Calibri" w:hAnsi="Calibri" w:cs="Calibri"/>
                <w:sz w:val="21"/>
                <w:szCs w:val="21"/>
                <w:vertAlign w:val="superscript"/>
              </w:rPr>
              <w:t>rd</w:t>
            </w:r>
            <w:r>
              <w:rPr>
                <w:rFonts w:ascii="Calibri" w:hAnsi="Calibri" w:cs="Calibri"/>
                <w:sz w:val="21"/>
                <w:szCs w:val="21"/>
              </w:rPr>
              <w:t xml:space="preserve"> floor</w:t>
            </w:r>
          </w:p>
        </w:tc>
        <w:tc>
          <w:tcPr>
            <w:tcW w:w="1440" w:type="dxa"/>
          </w:tcPr>
          <w:p w14:paraId="79815F83" w14:textId="77777777" w:rsidR="00AB3BE3" w:rsidRDefault="00AB3BE3"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p>
          <w:p w14:paraId="733A2BE8" w14:textId="77777777" w:rsidR="006248EF" w:rsidRDefault="006248EF" w:rsidP="006248E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sidRPr="00E62C15">
              <w:rPr>
                <w:rFonts w:ascii="Calibri" w:hAnsi="Calibri" w:cs="Calibri"/>
                <w:sz w:val="21"/>
                <w:szCs w:val="21"/>
              </w:rPr>
              <w:t>DDC_SHIP</w:t>
            </w:r>
          </w:p>
          <w:p w14:paraId="19B36522" w14:textId="77777777" w:rsidR="006248EF" w:rsidRDefault="006248EF" w:rsidP="006248E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sidRPr="00E62C15">
              <w:rPr>
                <w:rFonts w:ascii="Calibri" w:hAnsi="Calibri" w:cs="Calibri"/>
                <w:sz w:val="21"/>
                <w:szCs w:val="21"/>
              </w:rPr>
              <w:t>DDC_CPU1</w:t>
            </w:r>
          </w:p>
          <w:p w14:paraId="123B9AF4" w14:textId="77777777" w:rsidR="006248EF" w:rsidRDefault="006248EF" w:rsidP="006248EF">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DDC_DISP</w:t>
            </w:r>
          </w:p>
          <w:p w14:paraId="0368EC83" w14:textId="77777777" w:rsidR="00452BA5" w:rsidRDefault="006248EF" w:rsidP="00452BA5">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DDC_ICOP</w:t>
            </w:r>
          </w:p>
          <w:p w14:paraId="1B95E2F1" w14:textId="6B460D3E" w:rsidR="00452BA5" w:rsidRPr="00452BA5" w:rsidRDefault="00452BA5" w:rsidP="00452BA5">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52BA5">
              <w:rPr>
                <w:rFonts w:ascii="Calibri" w:hAnsi="Calibri" w:cs="Calibri"/>
              </w:rPr>
              <w:t>DDC_MPW1</w:t>
            </w:r>
          </w:p>
          <w:p w14:paraId="2DD63467" w14:textId="0228629B" w:rsidR="00452BA5" w:rsidRDefault="00452BA5" w:rsidP="00452BA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sidRPr="00452BA5">
              <w:rPr>
                <w:rFonts w:ascii="Calibri" w:hAnsi="Calibri" w:cs="Calibri"/>
                <w:sz w:val="21"/>
                <w:szCs w:val="21"/>
              </w:rPr>
              <w:t>DDC_MPW2</w:t>
            </w:r>
            <w:r>
              <w:t xml:space="preserve"> </w:t>
            </w:r>
          </w:p>
        </w:tc>
      </w:tr>
      <w:tr w:rsidR="00AB3BE3" w14:paraId="5B549E82" w14:textId="0DA5192E" w:rsidTr="00452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dxa"/>
          </w:tcPr>
          <w:p w14:paraId="5AE42949" w14:textId="77777777" w:rsidR="00AB3BE3" w:rsidRDefault="00AB3BE3" w:rsidP="000513E1">
            <w:pPr>
              <w:pStyle w:val="NormalWeb"/>
              <w:spacing w:before="0" w:beforeAutospacing="0" w:after="0" w:afterAutospacing="0"/>
              <w:rPr>
                <w:rFonts w:ascii="Calibri" w:hAnsi="Calibri" w:cs="Calibri"/>
                <w:sz w:val="21"/>
                <w:szCs w:val="21"/>
              </w:rPr>
            </w:pPr>
            <w:r>
              <w:rPr>
                <w:rFonts w:ascii="Calibri" w:hAnsi="Calibri" w:cs="Calibri"/>
                <w:sz w:val="21"/>
                <w:szCs w:val="21"/>
              </w:rPr>
              <w:t>Shipping</w:t>
            </w:r>
          </w:p>
        </w:tc>
        <w:tc>
          <w:tcPr>
            <w:tcW w:w="1108" w:type="dxa"/>
          </w:tcPr>
          <w:p w14:paraId="7E10CDA0"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Document</w:t>
            </w:r>
          </w:p>
        </w:tc>
        <w:tc>
          <w:tcPr>
            <w:tcW w:w="772" w:type="dxa"/>
          </w:tcPr>
          <w:p w14:paraId="65AD79D8"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1</w:t>
            </w:r>
          </w:p>
        </w:tc>
        <w:tc>
          <w:tcPr>
            <w:tcW w:w="2176" w:type="dxa"/>
          </w:tcPr>
          <w:p w14:paraId="4B284416"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Document Printer</w:t>
            </w:r>
          </w:p>
          <w:p w14:paraId="62C8DA0E" w14:textId="03BEB090" w:rsidR="00AB3BE3" w:rsidRDefault="00DB1D16" w:rsidP="003221F6">
            <w:pPr>
              <w:pStyle w:val="NormalWeb"/>
              <w:numPr>
                <w:ilvl w:val="0"/>
                <w:numId w:val="83"/>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 xml:space="preserve">Shipping </w:t>
            </w:r>
            <w:r w:rsidR="00AB3BE3">
              <w:rPr>
                <w:rFonts w:ascii="Calibri" w:hAnsi="Calibri" w:cs="Calibri"/>
                <w:sz w:val="21"/>
                <w:szCs w:val="21"/>
              </w:rPr>
              <w:t>Office</w:t>
            </w:r>
          </w:p>
          <w:p w14:paraId="4E6231AA"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tc>
        <w:tc>
          <w:tcPr>
            <w:tcW w:w="4543" w:type="dxa"/>
          </w:tcPr>
          <w:p w14:paraId="281813C9"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1 Station used:</w:t>
            </w:r>
          </w:p>
          <w:p w14:paraId="3EBBD55E" w14:textId="77777777" w:rsidR="00AB3BE3" w:rsidRDefault="00AB3BE3"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 xml:space="preserve">Base </w:t>
            </w:r>
          </w:p>
          <w:p w14:paraId="46F55EB3" w14:textId="77777777" w:rsidR="00AB3BE3" w:rsidRDefault="00AB3BE3" w:rsidP="003221F6">
            <w:pPr>
              <w:pStyle w:val="NormalWeb"/>
              <w:numPr>
                <w:ilvl w:val="0"/>
                <w:numId w:val="83"/>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Printer for all docs; manifest, BOL, packing list, etc.</w:t>
            </w:r>
          </w:p>
          <w:p w14:paraId="4E3ED3EA" w14:textId="77777777" w:rsidR="00AB3BE3" w:rsidRDefault="00AB3BE3" w:rsidP="000513E1">
            <w:pPr>
              <w:pStyle w:val="NormalWeb"/>
              <w:spacing w:before="0" w:beforeAutospacing="0" w:after="0" w:afterAutospacing="0"/>
              <w:ind w:left="72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tc>
        <w:tc>
          <w:tcPr>
            <w:tcW w:w="1440" w:type="dxa"/>
          </w:tcPr>
          <w:p w14:paraId="11C3B150" w14:textId="18AF8E4C" w:rsidR="00AB3BE3" w:rsidRDefault="00DB1D16" w:rsidP="000513E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sidRPr="00DB1D16">
              <w:rPr>
                <w:rFonts w:ascii="Calibri" w:hAnsi="Calibri" w:cs="Calibri"/>
                <w:sz w:val="21"/>
                <w:szCs w:val="21"/>
              </w:rPr>
              <w:t>DDC_SHP</w:t>
            </w:r>
          </w:p>
        </w:tc>
      </w:tr>
      <w:tr w:rsidR="00DB1D16" w14:paraId="37E94613" w14:textId="77777777" w:rsidTr="00452BA5">
        <w:tc>
          <w:tcPr>
            <w:cnfStyle w:val="001000000000" w:firstRow="0" w:lastRow="0" w:firstColumn="1" w:lastColumn="0" w:oddVBand="0" w:evenVBand="0" w:oddHBand="0" w:evenHBand="0" w:firstRowFirstColumn="0" w:firstRowLastColumn="0" w:lastRowFirstColumn="0" w:lastRowLastColumn="0"/>
            <w:tcW w:w="1049" w:type="dxa"/>
          </w:tcPr>
          <w:p w14:paraId="2C9795D7" w14:textId="21F2B1CF" w:rsidR="00DB1D16" w:rsidRDefault="00DB1D16" w:rsidP="000513E1">
            <w:pPr>
              <w:pStyle w:val="NormalWeb"/>
              <w:spacing w:before="0" w:beforeAutospacing="0" w:after="0" w:afterAutospacing="0"/>
              <w:rPr>
                <w:rFonts w:ascii="Calibri" w:hAnsi="Calibri" w:cs="Calibri"/>
                <w:sz w:val="21"/>
                <w:szCs w:val="21"/>
              </w:rPr>
            </w:pPr>
            <w:r>
              <w:rPr>
                <w:rFonts w:ascii="Calibri" w:hAnsi="Calibri" w:cs="Calibri"/>
                <w:sz w:val="21"/>
                <w:szCs w:val="21"/>
              </w:rPr>
              <w:t>Receiving</w:t>
            </w:r>
          </w:p>
        </w:tc>
        <w:tc>
          <w:tcPr>
            <w:tcW w:w="1108" w:type="dxa"/>
          </w:tcPr>
          <w:p w14:paraId="4E5C254F" w14:textId="23C8E98B" w:rsidR="00DB1D16" w:rsidRDefault="00DB1D16"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Document</w:t>
            </w:r>
          </w:p>
        </w:tc>
        <w:tc>
          <w:tcPr>
            <w:tcW w:w="772" w:type="dxa"/>
          </w:tcPr>
          <w:p w14:paraId="40101720" w14:textId="6DB44851" w:rsidR="00DB1D16" w:rsidRDefault="00DB1D16"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1</w:t>
            </w:r>
          </w:p>
        </w:tc>
        <w:tc>
          <w:tcPr>
            <w:tcW w:w="2176" w:type="dxa"/>
          </w:tcPr>
          <w:p w14:paraId="38474EED" w14:textId="77777777" w:rsidR="00DB1D16" w:rsidRDefault="00DB1D16" w:rsidP="00A64E9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Document Printer</w:t>
            </w:r>
          </w:p>
          <w:p w14:paraId="22ABAB8C" w14:textId="45882894" w:rsidR="00DB1D16" w:rsidRDefault="00DB1D16" w:rsidP="003221F6">
            <w:pPr>
              <w:pStyle w:val="NormalWeb"/>
              <w:numPr>
                <w:ilvl w:val="0"/>
                <w:numId w:val="83"/>
              </w:numP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Receiving Office</w:t>
            </w:r>
          </w:p>
          <w:p w14:paraId="4453EEC8" w14:textId="77777777" w:rsidR="00DB1D16" w:rsidRDefault="00DB1D16"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p>
        </w:tc>
        <w:tc>
          <w:tcPr>
            <w:tcW w:w="4543" w:type="dxa"/>
          </w:tcPr>
          <w:p w14:paraId="62FC456C" w14:textId="2EE0DE58" w:rsidR="00DB1D16" w:rsidRDefault="00DB1D16"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Pr>
                <w:rFonts w:ascii="Calibri" w:hAnsi="Calibri" w:cs="Calibri"/>
                <w:sz w:val="21"/>
                <w:szCs w:val="21"/>
              </w:rPr>
              <w:t>SHIP</w:t>
            </w:r>
          </w:p>
        </w:tc>
        <w:tc>
          <w:tcPr>
            <w:tcW w:w="1440" w:type="dxa"/>
          </w:tcPr>
          <w:p w14:paraId="0300271D" w14:textId="368C17B6" w:rsidR="00DB1D16" w:rsidRDefault="00DB1D16" w:rsidP="000513E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1"/>
                <w:szCs w:val="21"/>
              </w:rPr>
            </w:pPr>
            <w:r w:rsidRPr="007D372E">
              <w:rPr>
                <w:rFonts w:ascii="Calibri" w:hAnsi="Calibri" w:cs="Calibri"/>
                <w:sz w:val="21"/>
                <w:szCs w:val="21"/>
              </w:rPr>
              <w:t>DDC_REC</w:t>
            </w:r>
          </w:p>
        </w:tc>
      </w:tr>
      <w:tr w:rsidR="00DB1D16" w14:paraId="702518EB" w14:textId="77777777" w:rsidTr="00A64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dxa"/>
          </w:tcPr>
          <w:p w14:paraId="76126F98" w14:textId="03309A87" w:rsidR="00DB1D16" w:rsidRDefault="00DB1D16" w:rsidP="00A64E9C">
            <w:pPr>
              <w:pStyle w:val="NormalWeb"/>
              <w:spacing w:before="0" w:beforeAutospacing="0" w:after="0" w:afterAutospacing="0"/>
              <w:rPr>
                <w:rFonts w:ascii="Calibri" w:hAnsi="Calibri" w:cs="Calibri"/>
                <w:sz w:val="21"/>
                <w:szCs w:val="21"/>
              </w:rPr>
            </w:pPr>
            <w:r>
              <w:rPr>
                <w:rFonts w:ascii="Calibri" w:hAnsi="Calibri" w:cs="Calibri"/>
                <w:sz w:val="21"/>
                <w:szCs w:val="21"/>
              </w:rPr>
              <w:t>Dispatch</w:t>
            </w:r>
          </w:p>
        </w:tc>
        <w:tc>
          <w:tcPr>
            <w:tcW w:w="1108" w:type="dxa"/>
          </w:tcPr>
          <w:p w14:paraId="3C501DDE" w14:textId="77777777" w:rsidR="00DB1D16" w:rsidRDefault="00DB1D16" w:rsidP="00A64E9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Document</w:t>
            </w:r>
          </w:p>
        </w:tc>
        <w:tc>
          <w:tcPr>
            <w:tcW w:w="772" w:type="dxa"/>
          </w:tcPr>
          <w:p w14:paraId="6896AD08" w14:textId="77777777" w:rsidR="00DB1D16" w:rsidRDefault="00DB1D16" w:rsidP="00A64E9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1</w:t>
            </w:r>
          </w:p>
        </w:tc>
        <w:tc>
          <w:tcPr>
            <w:tcW w:w="2176" w:type="dxa"/>
          </w:tcPr>
          <w:p w14:paraId="7778EE82" w14:textId="77777777" w:rsidR="00DB1D16" w:rsidRDefault="00DB1D16" w:rsidP="00A64E9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Document Printer</w:t>
            </w:r>
          </w:p>
          <w:p w14:paraId="7562F2ED" w14:textId="7B13E55A" w:rsidR="00DB1D16" w:rsidRDefault="00DB1D16" w:rsidP="003221F6">
            <w:pPr>
              <w:pStyle w:val="NormalWeb"/>
              <w:numPr>
                <w:ilvl w:val="0"/>
                <w:numId w:val="83"/>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Dispatch Office</w:t>
            </w:r>
          </w:p>
          <w:p w14:paraId="700E581E" w14:textId="77777777" w:rsidR="00DB1D16" w:rsidRDefault="00DB1D16" w:rsidP="00A64E9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p>
        </w:tc>
        <w:tc>
          <w:tcPr>
            <w:tcW w:w="4543" w:type="dxa"/>
          </w:tcPr>
          <w:p w14:paraId="715777FF" w14:textId="77777777" w:rsidR="00DB1D16" w:rsidRDefault="00DB1D16" w:rsidP="00A64E9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Pr>
                <w:rFonts w:ascii="Calibri" w:hAnsi="Calibri" w:cs="Calibri"/>
                <w:sz w:val="21"/>
                <w:szCs w:val="21"/>
              </w:rPr>
              <w:t>SHIP</w:t>
            </w:r>
          </w:p>
        </w:tc>
        <w:tc>
          <w:tcPr>
            <w:tcW w:w="1440" w:type="dxa"/>
          </w:tcPr>
          <w:p w14:paraId="43A370A4" w14:textId="2A422B72" w:rsidR="00DB1D16" w:rsidRDefault="00DB1D16" w:rsidP="00A64E9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1"/>
                <w:szCs w:val="21"/>
              </w:rPr>
            </w:pPr>
            <w:r w:rsidRPr="00DB1D16">
              <w:rPr>
                <w:rFonts w:ascii="Calibri" w:hAnsi="Calibri" w:cs="Calibri"/>
                <w:sz w:val="21"/>
                <w:szCs w:val="21"/>
              </w:rPr>
              <w:t>DDC_DIS</w:t>
            </w:r>
          </w:p>
        </w:tc>
      </w:tr>
    </w:tbl>
    <w:p w14:paraId="5851CDA6" w14:textId="77777777" w:rsidR="00C539EF" w:rsidRDefault="00C539EF" w:rsidP="00C539EF">
      <w:pPr>
        <w:pStyle w:val="NormalWeb"/>
        <w:spacing w:before="0" w:beforeAutospacing="0" w:after="0" w:afterAutospacing="0"/>
        <w:rPr>
          <w:rFonts w:ascii="Calibri" w:hAnsi="Calibri" w:cs="Calibri"/>
          <w:sz w:val="21"/>
          <w:szCs w:val="21"/>
        </w:rPr>
      </w:pPr>
    </w:p>
    <w:p w14:paraId="554B2CC6" w14:textId="77777777" w:rsidR="00C539EF" w:rsidRDefault="00C539EF" w:rsidP="00C539EF">
      <w:pPr>
        <w:pStyle w:val="NormalWeb"/>
        <w:spacing w:before="0" w:beforeAutospacing="0" w:after="0" w:afterAutospacing="0"/>
        <w:rPr>
          <w:rFonts w:ascii="Calibri" w:hAnsi="Calibri" w:cs="Calibri"/>
          <w:sz w:val="21"/>
          <w:szCs w:val="21"/>
        </w:rPr>
      </w:pPr>
      <w:r>
        <w:rPr>
          <w:rFonts w:ascii="Calibri" w:hAnsi="Calibri" w:cs="Calibri"/>
          <w:sz w:val="21"/>
          <w:szCs w:val="21"/>
        </w:rPr>
        <w:t>Other configurable attributes in stations:</w:t>
      </w:r>
    </w:p>
    <w:p w14:paraId="40018F1B" w14:textId="77777777" w:rsidR="00C539EF" w:rsidRDefault="00C539EF" w:rsidP="00C539EF">
      <w:pPr>
        <w:pStyle w:val="NormalWeb"/>
        <w:numPr>
          <w:ilvl w:val="0"/>
          <w:numId w:val="9"/>
        </w:numPr>
        <w:spacing w:before="0" w:beforeAutospacing="0" w:after="0" w:afterAutospacing="0"/>
        <w:rPr>
          <w:rFonts w:ascii="Calibri" w:hAnsi="Calibri" w:cs="Calibri"/>
          <w:sz w:val="21"/>
          <w:szCs w:val="21"/>
        </w:rPr>
      </w:pPr>
      <w:r w:rsidRPr="00ED74EE">
        <w:rPr>
          <w:rFonts w:ascii="Calibri" w:hAnsi="Calibri" w:cs="Calibri"/>
          <w:sz w:val="21"/>
          <w:szCs w:val="21"/>
        </w:rPr>
        <w:t>For a user to change the printer, they go to the start screen and change the station at login</w:t>
      </w:r>
    </w:p>
    <w:p w14:paraId="78838DBC" w14:textId="272CA1C8" w:rsidR="00A96287" w:rsidRDefault="00A96287" w:rsidP="00C539EF">
      <w:pPr>
        <w:pStyle w:val="NormalWeb"/>
        <w:numPr>
          <w:ilvl w:val="0"/>
          <w:numId w:val="9"/>
        </w:numPr>
        <w:spacing w:before="0" w:beforeAutospacing="0" w:after="0" w:afterAutospacing="0"/>
        <w:rPr>
          <w:rFonts w:ascii="Calibri" w:hAnsi="Calibri" w:cs="Calibri"/>
          <w:sz w:val="21"/>
          <w:szCs w:val="21"/>
        </w:rPr>
      </w:pPr>
      <w:r>
        <w:rPr>
          <w:rFonts w:ascii="Calibri" w:hAnsi="Calibri" w:cs="Calibri"/>
          <w:sz w:val="21"/>
          <w:szCs w:val="21"/>
        </w:rPr>
        <w:t>Receiving station is defaulted</w:t>
      </w:r>
    </w:p>
    <w:p w14:paraId="137FC170" w14:textId="26E46247" w:rsidR="00A96287" w:rsidRDefault="00A96287" w:rsidP="00A96287">
      <w:pPr>
        <w:pStyle w:val="NormalWeb"/>
        <w:numPr>
          <w:ilvl w:val="1"/>
          <w:numId w:val="9"/>
        </w:numPr>
        <w:spacing w:before="0" w:beforeAutospacing="0" w:after="0" w:afterAutospacing="0"/>
        <w:rPr>
          <w:rFonts w:ascii="Calibri" w:hAnsi="Calibri" w:cs="Calibri"/>
          <w:sz w:val="21"/>
          <w:szCs w:val="21"/>
        </w:rPr>
      </w:pPr>
      <w:r>
        <w:rPr>
          <w:rFonts w:ascii="Calibri" w:hAnsi="Calibri" w:cs="Calibri"/>
          <w:sz w:val="21"/>
          <w:szCs w:val="21"/>
        </w:rPr>
        <w:t>Default set to door where receiving is happening for receiving stations</w:t>
      </w:r>
    </w:p>
    <w:p w14:paraId="7647430E" w14:textId="229B10BE" w:rsidR="00A96287" w:rsidRDefault="00A96287" w:rsidP="00A96287">
      <w:pPr>
        <w:pStyle w:val="NormalWeb"/>
        <w:numPr>
          <w:ilvl w:val="1"/>
          <w:numId w:val="9"/>
        </w:numPr>
        <w:spacing w:before="0" w:beforeAutospacing="0" w:after="0" w:afterAutospacing="0"/>
        <w:rPr>
          <w:rFonts w:ascii="Calibri" w:hAnsi="Calibri" w:cs="Calibri"/>
          <w:sz w:val="21"/>
          <w:szCs w:val="21"/>
        </w:rPr>
      </w:pPr>
      <w:r>
        <w:rPr>
          <w:rFonts w:ascii="Calibri" w:hAnsi="Calibri" w:cs="Calibri"/>
          <w:sz w:val="21"/>
          <w:szCs w:val="21"/>
        </w:rPr>
        <w:t>All other stations are set to RECV1</w:t>
      </w:r>
    </w:p>
    <w:p w14:paraId="16DBDD39" w14:textId="1130AD94" w:rsidR="00C539EF" w:rsidRDefault="00A96287" w:rsidP="00C539EF">
      <w:pPr>
        <w:pStyle w:val="NormalWeb"/>
        <w:numPr>
          <w:ilvl w:val="0"/>
          <w:numId w:val="9"/>
        </w:numPr>
        <w:spacing w:before="0" w:beforeAutospacing="0" w:after="0" w:afterAutospacing="0"/>
        <w:rPr>
          <w:rFonts w:ascii="Calibri" w:hAnsi="Calibri" w:cs="Calibri"/>
          <w:sz w:val="21"/>
          <w:szCs w:val="21"/>
        </w:rPr>
      </w:pPr>
      <w:r>
        <w:rPr>
          <w:rFonts w:ascii="Calibri" w:hAnsi="Calibri" w:cs="Calibri"/>
          <w:sz w:val="21"/>
          <w:szCs w:val="21"/>
        </w:rPr>
        <w:t>W</w:t>
      </w:r>
      <w:r w:rsidR="00C539EF" w:rsidRPr="00ED74EE">
        <w:rPr>
          <w:rFonts w:ascii="Calibri" w:hAnsi="Calibri" w:cs="Calibri"/>
          <w:sz w:val="21"/>
          <w:szCs w:val="21"/>
        </w:rPr>
        <w:t xml:space="preserve">arehouse search path </w:t>
      </w:r>
      <w:r>
        <w:rPr>
          <w:rFonts w:ascii="Calibri" w:hAnsi="Calibri" w:cs="Calibri"/>
          <w:sz w:val="21"/>
          <w:szCs w:val="21"/>
        </w:rPr>
        <w:t>is defaulted</w:t>
      </w:r>
    </w:p>
    <w:p w14:paraId="0BC28217" w14:textId="77777777" w:rsidR="00C539EF" w:rsidRDefault="00C539EF" w:rsidP="00C539EF">
      <w:pPr>
        <w:pStyle w:val="NormalWeb"/>
        <w:numPr>
          <w:ilvl w:val="1"/>
          <w:numId w:val="9"/>
        </w:numPr>
        <w:spacing w:before="0" w:beforeAutospacing="0" w:after="0" w:afterAutospacing="0"/>
        <w:rPr>
          <w:rFonts w:ascii="Calibri" w:hAnsi="Calibri" w:cs="Calibri"/>
          <w:sz w:val="21"/>
          <w:szCs w:val="21"/>
        </w:rPr>
      </w:pPr>
      <w:r>
        <w:rPr>
          <w:rFonts w:ascii="Calibri" w:hAnsi="Calibri" w:cs="Calibri"/>
          <w:sz w:val="21"/>
          <w:szCs w:val="21"/>
        </w:rPr>
        <w:t>Default set to WSP1</w:t>
      </w:r>
    </w:p>
    <w:p w14:paraId="4005708A" w14:textId="77777777" w:rsidR="00C539EF" w:rsidRDefault="00C539EF" w:rsidP="00C539EF">
      <w:pPr>
        <w:pStyle w:val="NormalWeb"/>
        <w:numPr>
          <w:ilvl w:val="0"/>
          <w:numId w:val="9"/>
        </w:numPr>
        <w:spacing w:before="0" w:beforeAutospacing="0" w:after="0" w:afterAutospacing="0"/>
        <w:rPr>
          <w:rFonts w:ascii="Calibri" w:hAnsi="Calibri" w:cs="Calibri"/>
          <w:sz w:val="21"/>
          <w:szCs w:val="21"/>
        </w:rPr>
      </w:pPr>
      <w:r>
        <w:rPr>
          <w:rFonts w:ascii="Calibri" w:hAnsi="Calibri" w:cs="Calibri"/>
          <w:sz w:val="21"/>
          <w:szCs w:val="21"/>
        </w:rPr>
        <w:t>Printer for different document types</w:t>
      </w:r>
    </w:p>
    <w:p w14:paraId="2BBB4336" w14:textId="77777777" w:rsidR="00C539EF" w:rsidRDefault="00C539EF" w:rsidP="00C539EF">
      <w:pPr>
        <w:pStyle w:val="NormalWeb"/>
        <w:numPr>
          <w:ilvl w:val="0"/>
          <w:numId w:val="9"/>
        </w:numPr>
        <w:spacing w:before="0" w:beforeAutospacing="0" w:after="0" w:afterAutospacing="0"/>
        <w:rPr>
          <w:rFonts w:ascii="Calibri" w:hAnsi="Calibri" w:cs="Calibri"/>
          <w:sz w:val="21"/>
          <w:szCs w:val="21"/>
        </w:rPr>
      </w:pPr>
      <w:r>
        <w:rPr>
          <w:rFonts w:ascii="Calibri" w:hAnsi="Calibri" w:cs="Calibri"/>
          <w:sz w:val="21"/>
          <w:szCs w:val="21"/>
        </w:rPr>
        <w:t>Default container types for different processes</w:t>
      </w:r>
    </w:p>
    <w:p w14:paraId="1F978826" w14:textId="6EB4C1FD" w:rsidR="00A96287" w:rsidRPr="00A96287" w:rsidRDefault="00A96287" w:rsidP="00A96287">
      <w:pPr>
        <w:pStyle w:val="ListParagraph"/>
        <w:numPr>
          <w:ilvl w:val="1"/>
          <w:numId w:val="9"/>
        </w:numPr>
        <w:spacing w:after="0" w:line="240" w:lineRule="auto"/>
        <w:rPr>
          <w:rFonts w:ascii="Calibri" w:eastAsia="Times New Roman" w:hAnsi="Calibri" w:cs="Times New Roman"/>
          <w:sz w:val="22"/>
          <w:szCs w:val="22"/>
          <w:lang w:val="en-US"/>
        </w:rPr>
      </w:pPr>
      <w:r w:rsidRPr="00A96287">
        <w:rPr>
          <w:rFonts w:ascii="Calibri" w:eastAsia="Times New Roman" w:hAnsi="Calibri" w:cs="Times New Roman"/>
          <w:sz w:val="22"/>
          <w:szCs w:val="22"/>
          <w:lang w:val="en-US"/>
        </w:rPr>
        <w:t xml:space="preserve">For all receiving stations </w:t>
      </w:r>
      <w:r>
        <w:rPr>
          <w:rFonts w:ascii="Calibri" w:eastAsia="Times New Roman" w:hAnsi="Calibri" w:cs="Times New Roman"/>
          <w:sz w:val="22"/>
          <w:szCs w:val="22"/>
          <w:lang w:val="en-US"/>
        </w:rPr>
        <w:t>–</w:t>
      </w:r>
      <w:r w:rsidRPr="00A96287">
        <w:rPr>
          <w:rFonts w:ascii="Calibri" w:eastAsia="Times New Roman" w:hAnsi="Calibri" w:cs="Times New Roman"/>
          <w:sz w:val="22"/>
          <w:szCs w:val="22"/>
          <w:lang w:val="en-US"/>
        </w:rPr>
        <w:t xml:space="preserve"> </w:t>
      </w:r>
      <w:r>
        <w:rPr>
          <w:rFonts w:ascii="Calibri" w:eastAsia="Times New Roman" w:hAnsi="Calibri" w:cs="Times New Roman"/>
          <w:sz w:val="22"/>
          <w:szCs w:val="22"/>
          <w:lang w:val="en-US"/>
        </w:rPr>
        <w:t>set to</w:t>
      </w:r>
      <w:r w:rsidRPr="00A96287">
        <w:rPr>
          <w:rFonts w:ascii="Calibri" w:eastAsia="Times New Roman" w:hAnsi="Calibri" w:cs="Times New Roman"/>
          <w:sz w:val="22"/>
          <w:szCs w:val="22"/>
          <w:lang w:val="en-US"/>
        </w:rPr>
        <w:t xml:space="preserve"> "Default Container </w:t>
      </w:r>
      <w:r>
        <w:rPr>
          <w:rFonts w:ascii="Calibri" w:eastAsia="Times New Roman" w:hAnsi="Calibri" w:cs="Times New Roman"/>
          <w:sz w:val="22"/>
          <w:szCs w:val="22"/>
          <w:lang w:val="en-US"/>
        </w:rPr>
        <w:t>Type Receiving for Receiving" =</w:t>
      </w:r>
      <w:r w:rsidRPr="00A96287">
        <w:rPr>
          <w:rFonts w:ascii="Calibri" w:eastAsia="Times New Roman" w:hAnsi="Calibri" w:cs="Times New Roman"/>
          <w:sz w:val="22"/>
          <w:szCs w:val="22"/>
          <w:lang w:val="en-US"/>
        </w:rPr>
        <w:t xml:space="preserve"> "RPAL"</w:t>
      </w:r>
    </w:p>
    <w:p w14:paraId="0E52EC05" w14:textId="3837D154" w:rsidR="00A96287" w:rsidRPr="00A96287" w:rsidRDefault="00A96287" w:rsidP="00A96287">
      <w:pPr>
        <w:pStyle w:val="ListParagraph"/>
        <w:numPr>
          <w:ilvl w:val="1"/>
          <w:numId w:val="9"/>
        </w:numPr>
        <w:spacing w:after="0" w:line="240" w:lineRule="auto"/>
        <w:rPr>
          <w:rFonts w:ascii="Calibri" w:eastAsia="Times New Roman" w:hAnsi="Calibri" w:cs="Times New Roman"/>
          <w:sz w:val="22"/>
          <w:szCs w:val="22"/>
          <w:lang w:val="en-US"/>
        </w:rPr>
      </w:pPr>
      <w:r w:rsidRPr="00A96287">
        <w:rPr>
          <w:rFonts w:ascii="Calibri" w:eastAsia="Times New Roman" w:hAnsi="Calibri" w:cs="Times New Roman"/>
          <w:sz w:val="22"/>
          <w:szCs w:val="22"/>
          <w:lang w:val="en-US"/>
        </w:rPr>
        <w:t>BASE + ICOP stations - update "Default Cont</w:t>
      </w:r>
      <w:r>
        <w:rPr>
          <w:rFonts w:ascii="Calibri" w:eastAsia="Times New Roman" w:hAnsi="Calibri" w:cs="Times New Roman"/>
          <w:sz w:val="22"/>
          <w:szCs w:val="22"/>
          <w:lang w:val="en-US"/>
        </w:rPr>
        <w:t xml:space="preserve">ainer Type Receiving for Pick” = </w:t>
      </w:r>
      <w:r w:rsidRPr="00A96287">
        <w:rPr>
          <w:rFonts w:ascii="Calibri" w:eastAsia="Times New Roman" w:hAnsi="Calibri" w:cs="Times New Roman"/>
          <w:sz w:val="22"/>
          <w:szCs w:val="22"/>
          <w:lang w:val="en-US"/>
        </w:rPr>
        <w:t xml:space="preserve"> "RPAL"</w:t>
      </w:r>
    </w:p>
    <w:p w14:paraId="31DDFF6C" w14:textId="7183A85B" w:rsidR="00A96287" w:rsidRDefault="00A96287" w:rsidP="00A96287">
      <w:pPr>
        <w:pStyle w:val="ListParagraph"/>
        <w:numPr>
          <w:ilvl w:val="1"/>
          <w:numId w:val="9"/>
        </w:numPr>
        <w:spacing w:after="0" w:line="240" w:lineRule="auto"/>
        <w:rPr>
          <w:rFonts w:ascii="Calibri" w:eastAsia="Times New Roman" w:hAnsi="Calibri" w:cs="Times New Roman"/>
          <w:sz w:val="22"/>
          <w:szCs w:val="22"/>
          <w:lang w:val="en-US"/>
        </w:rPr>
      </w:pPr>
      <w:r w:rsidRPr="00A96287">
        <w:rPr>
          <w:rFonts w:ascii="Calibri" w:eastAsia="Times New Roman" w:hAnsi="Calibri" w:cs="Times New Roman"/>
          <w:sz w:val="22"/>
          <w:szCs w:val="22"/>
          <w:lang w:val="en-US"/>
        </w:rPr>
        <w:t>BTL1 + BTL2 + BTL3 stations - update "Default Container Type Receiving for Pick</w:t>
      </w:r>
      <w:r>
        <w:rPr>
          <w:rFonts w:ascii="Calibri" w:eastAsia="Times New Roman" w:hAnsi="Calibri" w:cs="Times New Roman"/>
          <w:sz w:val="22"/>
          <w:szCs w:val="22"/>
          <w:lang w:val="en-US"/>
        </w:rPr>
        <w:t>” =</w:t>
      </w:r>
      <w:r w:rsidRPr="00A96287">
        <w:rPr>
          <w:rFonts w:ascii="Calibri" w:eastAsia="Times New Roman" w:hAnsi="Calibri" w:cs="Times New Roman"/>
          <w:sz w:val="22"/>
          <w:szCs w:val="22"/>
          <w:lang w:val="en-US"/>
        </w:rPr>
        <w:t xml:space="preserve"> "BX2L"</w:t>
      </w:r>
    </w:p>
    <w:p w14:paraId="358100C0" w14:textId="6B609159" w:rsidR="00F8684F" w:rsidRPr="00A96287" w:rsidRDefault="00F8684F" w:rsidP="00A96287">
      <w:pPr>
        <w:pStyle w:val="ListParagraph"/>
        <w:numPr>
          <w:ilvl w:val="1"/>
          <w:numId w:val="9"/>
        </w:numPr>
        <w:spacing w:after="0" w:line="240" w:lineRule="auto"/>
        <w:rPr>
          <w:rFonts w:ascii="Calibri" w:eastAsia="Times New Roman" w:hAnsi="Calibri" w:cs="Times New Roman"/>
          <w:sz w:val="22"/>
          <w:szCs w:val="22"/>
          <w:lang w:val="en-US"/>
        </w:rPr>
      </w:pPr>
      <w:r>
        <w:rPr>
          <w:rFonts w:ascii="Calibri" w:eastAsia="Times New Roman" w:hAnsi="Calibri" w:cs="Times New Roman"/>
          <w:sz w:val="22"/>
          <w:szCs w:val="22"/>
          <w:lang w:val="en-US"/>
        </w:rPr>
        <w:t>ALL – update “</w:t>
      </w:r>
      <w:r>
        <w:t>Default Container Type for Replenishment</w:t>
      </w:r>
      <w:r>
        <w:rPr>
          <w:rFonts w:ascii="Calibri" w:eastAsia="Times New Roman" w:hAnsi="Calibri" w:cs="Times New Roman"/>
          <w:sz w:val="22"/>
          <w:szCs w:val="22"/>
          <w:lang w:val="en-US"/>
        </w:rPr>
        <w:t>” = REPL</w:t>
      </w:r>
    </w:p>
    <w:p w14:paraId="212F5FFB" w14:textId="77777777" w:rsidR="00C539EF" w:rsidRDefault="00C539EF" w:rsidP="00C539EF">
      <w:pPr>
        <w:pStyle w:val="NormalWeb"/>
        <w:spacing w:before="0" w:beforeAutospacing="0" w:after="0" w:afterAutospacing="0"/>
        <w:rPr>
          <w:rFonts w:ascii="Calibri" w:hAnsi="Calibri" w:cs="Calibri"/>
          <w:sz w:val="21"/>
          <w:szCs w:val="21"/>
        </w:rPr>
      </w:pPr>
    </w:p>
    <w:p w14:paraId="3181D9E1" w14:textId="77777777" w:rsidR="00C539EF" w:rsidRDefault="00C539EF" w:rsidP="00C539EF">
      <w:pPr>
        <w:pStyle w:val="NormalWeb"/>
        <w:spacing w:before="0" w:beforeAutospacing="0" w:after="0" w:afterAutospacing="0"/>
        <w:rPr>
          <w:rFonts w:ascii="Calibri" w:hAnsi="Calibri" w:cs="Calibri"/>
          <w:sz w:val="21"/>
          <w:szCs w:val="21"/>
        </w:rPr>
      </w:pPr>
      <w:r>
        <w:rPr>
          <w:rFonts w:ascii="Calibri" w:hAnsi="Calibri" w:cs="Calibri"/>
          <w:sz w:val="21"/>
          <w:szCs w:val="21"/>
        </w:rPr>
        <w:t>Label details:</w:t>
      </w:r>
    </w:p>
    <w:p w14:paraId="5D906155" w14:textId="77777777" w:rsidR="00C539EF" w:rsidRDefault="00C539EF" w:rsidP="003221F6">
      <w:pPr>
        <w:pStyle w:val="NormalWeb"/>
        <w:numPr>
          <w:ilvl w:val="0"/>
          <w:numId w:val="83"/>
        </w:numPr>
        <w:spacing w:before="0" w:beforeAutospacing="0" w:after="0" w:afterAutospacing="0"/>
        <w:rPr>
          <w:rFonts w:ascii="Calibri" w:hAnsi="Calibri" w:cs="Calibri"/>
          <w:sz w:val="21"/>
          <w:szCs w:val="21"/>
        </w:rPr>
      </w:pPr>
      <w:r>
        <w:rPr>
          <w:rFonts w:ascii="Calibri" w:hAnsi="Calibri" w:cs="Calibri"/>
          <w:sz w:val="21"/>
          <w:szCs w:val="21"/>
        </w:rPr>
        <w:t>Label type “Tag”</w:t>
      </w:r>
    </w:p>
    <w:p w14:paraId="06F2D67E" w14:textId="77777777" w:rsidR="00C539EF" w:rsidRDefault="00C539EF" w:rsidP="003221F6">
      <w:pPr>
        <w:pStyle w:val="NormalWeb"/>
        <w:numPr>
          <w:ilvl w:val="1"/>
          <w:numId w:val="83"/>
        </w:numPr>
        <w:spacing w:before="0" w:beforeAutospacing="0" w:after="0" w:afterAutospacing="0"/>
        <w:rPr>
          <w:rFonts w:ascii="Calibri" w:hAnsi="Calibri" w:cs="Calibri"/>
          <w:sz w:val="21"/>
          <w:szCs w:val="21"/>
        </w:rPr>
      </w:pPr>
      <w:r>
        <w:rPr>
          <w:rFonts w:ascii="Calibri" w:hAnsi="Calibri" w:cs="Calibri"/>
          <w:sz w:val="21"/>
          <w:szCs w:val="21"/>
        </w:rPr>
        <w:lastRenderedPageBreak/>
        <w:t xml:space="preserve">Used for single SKU pallets </w:t>
      </w:r>
    </w:p>
    <w:p w14:paraId="2D1B66BB" w14:textId="77777777" w:rsidR="00C539EF" w:rsidRDefault="00C539EF" w:rsidP="003221F6">
      <w:pPr>
        <w:pStyle w:val="NormalWeb"/>
        <w:numPr>
          <w:ilvl w:val="0"/>
          <w:numId w:val="83"/>
        </w:numPr>
        <w:spacing w:before="0" w:beforeAutospacing="0" w:after="0" w:afterAutospacing="0"/>
        <w:rPr>
          <w:rFonts w:ascii="Calibri" w:hAnsi="Calibri" w:cs="Calibri"/>
          <w:sz w:val="21"/>
          <w:szCs w:val="21"/>
        </w:rPr>
      </w:pPr>
      <w:r>
        <w:rPr>
          <w:rFonts w:ascii="Calibri" w:hAnsi="Calibri" w:cs="Calibri"/>
          <w:sz w:val="21"/>
          <w:szCs w:val="21"/>
        </w:rPr>
        <w:t>Label type “CNSWP”</w:t>
      </w:r>
    </w:p>
    <w:p w14:paraId="0F40EE4D" w14:textId="77777777" w:rsidR="00C539EF" w:rsidRDefault="00C539EF" w:rsidP="003221F6">
      <w:pPr>
        <w:pStyle w:val="NormalWeb"/>
        <w:numPr>
          <w:ilvl w:val="1"/>
          <w:numId w:val="44"/>
        </w:numPr>
        <w:spacing w:before="0" w:beforeAutospacing="0" w:after="0" w:afterAutospacing="0"/>
        <w:rPr>
          <w:rFonts w:ascii="Calibri" w:hAnsi="Calibri" w:cs="Calibri"/>
          <w:sz w:val="21"/>
          <w:szCs w:val="21"/>
        </w:rPr>
      </w:pPr>
      <w:r>
        <w:rPr>
          <w:rFonts w:ascii="Calibri" w:hAnsi="Calibri" w:cs="Calibri"/>
          <w:sz w:val="21"/>
          <w:szCs w:val="21"/>
        </w:rPr>
        <w:t>Used for NSWP mixed pallets container labels</w:t>
      </w:r>
    </w:p>
    <w:p w14:paraId="4902B5B2" w14:textId="77777777" w:rsidR="00C539EF" w:rsidRDefault="00C539EF" w:rsidP="00C539EF">
      <w:pPr>
        <w:pStyle w:val="NormalWeb"/>
        <w:numPr>
          <w:ilvl w:val="0"/>
          <w:numId w:val="9"/>
        </w:numPr>
        <w:spacing w:before="0" w:beforeAutospacing="0" w:after="0" w:afterAutospacing="0"/>
        <w:rPr>
          <w:rFonts w:ascii="Calibri" w:hAnsi="Calibri" w:cs="Calibri"/>
          <w:sz w:val="21"/>
          <w:szCs w:val="21"/>
        </w:rPr>
      </w:pPr>
      <w:r>
        <w:rPr>
          <w:rFonts w:ascii="Calibri" w:hAnsi="Calibri" w:cs="Calibri"/>
          <w:sz w:val="21"/>
          <w:szCs w:val="21"/>
        </w:rPr>
        <w:t>Label type “CSO”</w:t>
      </w:r>
    </w:p>
    <w:p w14:paraId="08015093" w14:textId="77777777" w:rsidR="00C539EF" w:rsidRDefault="00C539EF" w:rsidP="00C539EF">
      <w:pPr>
        <w:pStyle w:val="NormalWeb"/>
        <w:numPr>
          <w:ilvl w:val="1"/>
          <w:numId w:val="9"/>
        </w:numPr>
        <w:spacing w:before="0" w:beforeAutospacing="0" w:after="0" w:afterAutospacing="0"/>
        <w:rPr>
          <w:rFonts w:ascii="Calibri" w:hAnsi="Calibri" w:cs="Calibri"/>
          <w:sz w:val="21"/>
          <w:szCs w:val="21"/>
        </w:rPr>
      </w:pPr>
      <w:r>
        <w:rPr>
          <w:rFonts w:ascii="Calibri" w:hAnsi="Calibri" w:cs="Calibri"/>
          <w:sz w:val="21"/>
          <w:szCs w:val="21"/>
        </w:rPr>
        <w:t>Used for Special Order containers</w:t>
      </w:r>
    </w:p>
    <w:p w14:paraId="357CC1E3" w14:textId="77777777" w:rsidR="00C539EF" w:rsidRDefault="00C539EF" w:rsidP="00C539EF">
      <w:pPr>
        <w:pStyle w:val="NormalWeb"/>
        <w:numPr>
          <w:ilvl w:val="1"/>
          <w:numId w:val="9"/>
        </w:numPr>
        <w:spacing w:before="0" w:beforeAutospacing="0" w:after="0" w:afterAutospacing="0"/>
        <w:rPr>
          <w:rFonts w:ascii="Calibri" w:hAnsi="Calibri" w:cs="Calibri"/>
          <w:sz w:val="21"/>
          <w:szCs w:val="21"/>
        </w:rPr>
      </w:pPr>
      <w:r>
        <w:rPr>
          <w:rFonts w:ascii="Calibri" w:hAnsi="Calibri" w:cs="Calibri"/>
          <w:sz w:val="21"/>
          <w:szCs w:val="21"/>
        </w:rPr>
        <w:t>Receivers must be able to identify the order type so they can select the correct station</w:t>
      </w:r>
    </w:p>
    <w:p w14:paraId="0E26FAEF" w14:textId="77777777" w:rsidR="00C539EF" w:rsidRDefault="00C539EF" w:rsidP="00C539EF">
      <w:pPr>
        <w:pStyle w:val="NormalWeb"/>
        <w:numPr>
          <w:ilvl w:val="1"/>
          <w:numId w:val="9"/>
        </w:numPr>
        <w:spacing w:before="0" w:beforeAutospacing="0" w:after="0" w:afterAutospacing="0"/>
        <w:rPr>
          <w:rFonts w:ascii="Calibri" w:hAnsi="Calibri" w:cs="Calibri"/>
          <w:sz w:val="21"/>
          <w:szCs w:val="21"/>
        </w:rPr>
      </w:pPr>
      <w:r>
        <w:rPr>
          <w:rFonts w:ascii="Calibri" w:hAnsi="Calibri" w:cs="Calibri"/>
          <w:sz w:val="21"/>
          <w:szCs w:val="21"/>
        </w:rPr>
        <w:t>There are multiple types of special orders, each requires a separate station so that the label correctly prints the label</w:t>
      </w:r>
    </w:p>
    <w:p w14:paraId="087551A8" w14:textId="77777777" w:rsidR="00C539EF" w:rsidRDefault="00C539EF" w:rsidP="00C539EF">
      <w:pPr>
        <w:pStyle w:val="NormalWeb"/>
        <w:numPr>
          <w:ilvl w:val="2"/>
          <w:numId w:val="9"/>
        </w:numPr>
        <w:spacing w:before="0" w:beforeAutospacing="0" w:after="0" w:afterAutospacing="0"/>
        <w:rPr>
          <w:rFonts w:ascii="Calibri" w:hAnsi="Calibri" w:cs="Calibri"/>
          <w:sz w:val="21"/>
          <w:szCs w:val="21"/>
        </w:rPr>
      </w:pPr>
      <w:r>
        <w:rPr>
          <w:rFonts w:ascii="Calibri" w:hAnsi="Calibri" w:cs="Calibri"/>
          <w:sz w:val="21"/>
          <w:szCs w:val="21"/>
        </w:rPr>
        <w:t>MVP Rollout</w:t>
      </w:r>
    </w:p>
    <w:p w14:paraId="17CA61AA" w14:textId="77777777" w:rsidR="00C539EF" w:rsidRDefault="00C539EF" w:rsidP="00C539EF">
      <w:pPr>
        <w:pStyle w:val="NormalWeb"/>
        <w:numPr>
          <w:ilvl w:val="3"/>
          <w:numId w:val="9"/>
        </w:numPr>
        <w:spacing w:before="0" w:beforeAutospacing="0" w:after="0" w:afterAutospacing="0"/>
        <w:rPr>
          <w:rFonts w:ascii="Calibri" w:hAnsi="Calibri" w:cs="Calibri"/>
          <w:sz w:val="21"/>
          <w:szCs w:val="21"/>
        </w:rPr>
      </w:pPr>
      <w:r>
        <w:rPr>
          <w:rFonts w:ascii="Calibri" w:hAnsi="Calibri" w:cs="Calibri"/>
          <w:sz w:val="21"/>
          <w:szCs w:val="21"/>
        </w:rPr>
        <w:t>Special Order</w:t>
      </w:r>
    </w:p>
    <w:p w14:paraId="4A11831C" w14:textId="77777777" w:rsidR="00C539EF" w:rsidRDefault="00C539EF" w:rsidP="00C539EF">
      <w:pPr>
        <w:pStyle w:val="NormalWeb"/>
        <w:numPr>
          <w:ilvl w:val="2"/>
          <w:numId w:val="9"/>
        </w:numPr>
        <w:spacing w:before="0" w:beforeAutospacing="0" w:after="0" w:afterAutospacing="0"/>
        <w:rPr>
          <w:rFonts w:ascii="Calibri" w:hAnsi="Calibri" w:cs="Calibri"/>
          <w:sz w:val="21"/>
          <w:szCs w:val="21"/>
        </w:rPr>
      </w:pPr>
      <w:r>
        <w:rPr>
          <w:rFonts w:ascii="Calibri" w:hAnsi="Calibri" w:cs="Calibri"/>
          <w:sz w:val="21"/>
          <w:szCs w:val="21"/>
        </w:rPr>
        <w:t>Full Roll Out</w:t>
      </w:r>
    </w:p>
    <w:p w14:paraId="1CDFA689" w14:textId="77777777" w:rsidR="00C539EF" w:rsidRDefault="00C539EF" w:rsidP="00C539EF">
      <w:pPr>
        <w:pStyle w:val="NormalWeb"/>
        <w:numPr>
          <w:ilvl w:val="3"/>
          <w:numId w:val="9"/>
        </w:numPr>
        <w:spacing w:before="0" w:beforeAutospacing="0" w:after="0" w:afterAutospacing="0"/>
        <w:rPr>
          <w:rFonts w:ascii="Calibri" w:hAnsi="Calibri" w:cs="Calibri"/>
          <w:sz w:val="21"/>
          <w:szCs w:val="21"/>
        </w:rPr>
      </w:pPr>
      <w:r>
        <w:rPr>
          <w:rFonts w:ascii="Calibri" w:hAnsi="Calibri" w:cs="Calibri"/>
          <w:sz w:val="21"/>
          <w:szCs w:val="21"/>
        </w:rPr>
        <w:t>Boudreaux RLS</w:t>
      </w:r>
    </w:p>
    <w:p w14:paraId="4B0495AF" w14:textId="77777777" w:rsidR="00C539EF" w:rsidRDefault="00C539EF" w:rsidP="00C539EF">
      <w:pPr>
        <w:pStyle w:val="NormalWeb"/>
        <w:numPr>
          <w:ilvl w:val="3"/>
          <w:numId w:val="9"/>
        </w:numPr>
        <w:spacing w:before="0" w:beforeAutospacing="0" w:after="0" w:afterAutospacing="0"/>
        <w:rPr>
          <w:rFonts w:ascii="Calibri" w:hAnsi="Calibri" w:cs="Calibri"/>
          <w:sz w:val="21"/>
          <w:szCs w:val="21"/>
        </w:rPr>
      </w:pPr>
      <w:r>
        <w:rPr>
          <w:rFonts w:ascii="Calibri" w:hAnsi="Calibri" w:cs="Calibri"/>
          <w:sz w:val="21"/>
          <w:szCs w:val="21"/>
        </w:rPr>
        <w:t>Beaujolais RLS</w:t>
      </w:r>
    </w:p>
    <w:p w14:paraId="09EF3218" w14:textId="77777777" w:rsidR="00C539EF" w:rsidRDefault="00C539EF" w:rsidP="00C539EF">
      <w:pPr>
        <w:pStyle w:val="NormalWeb"/>
        <w:numPr>
          <w:ilvl w:val="3"/>
          <w:numId w:val="9"/>
        </w:numPr>
        <w:spacing w:before="0" w:beforeAutospacing="0" w:after="0" w:afterAutospacing="0"/>
        <w:rPr>
          <w:rFonts w:ascii="Calibri" w:hAnsi="Calibri" w:cs="Calibri"/>
          <w:sz w:val="21"/>
          <w:szCs w:val="21"/>
        </w:rPr>
      </w:pPr>
      <w:r>
        <w:rPr>
          <w:rFonts w:ascii="Calibri" w:hAnsi="Calibri" w:cs="Calibri"/>
          <w:sz w:val="21"/>
          <w:szCs w:val="21"/>
        </w:rPr>
        <w:t>VIWF</w:t>
      </w:r>
    </w:p>
    <w:p w14:paraId="38617C31" w14:textId="77777777" w:rsidR="00C539EF" w:rsidRPr="00C01D3C" w:rsidRDefault="00C539EF" w:rsidP="00C539EF">
      <w:pPr>
        <w:pStyle w:val="NormalWeb"/>
        <w:numPr>
          <w:ilvl w:val="3"/>
          <w:numId w:val="9"/>
        </w:numPr>
        <w:spacing w:before="0" w:beforeAutospacing="0" w:after="0" w:afterAutospacing="0"/>
        <w:rPr>
          <w:rFonts w:ascii="Calibri" w:hAnsi="Calibri" w:cs="Calibri"/>
          <w:sz w:val="21"/>
          <w:szCs w:val="21"/>
        </w:rPr>
      </w:pPr>
      <w:r>
        <w:rPr>
          <w:rFonts w:ascii="Calibri" w:hAnsi="Calibri" w:cs="Calibri"/>
          <w:sz w:val="21"/>
          <w:szCs w:val="21"/>
        </w:rPr>
        <w:t>Partial Cases</w:t>
      </w:r>
    </w:p>
    <w:p w14:paraId="2DEC5B63" w14:textId="77777777" w:rsidR="00C539EF" w:rsidRDefault="00C539EF" w:rsidP="00C539EF">
      <w:pPr>
        <w:pStyle w:val="Heading2"/>
      </w:pPr>
      <w:bookmarkStart w:id="85" w:name="_Station_Devices"/>
      <w:bookmarkEnd w:id="85"/>
      <w:r>
        <w:t>Station Devices</w:t>
      </w:r>
    </w:p>
    <w:p w14:paraId="47592D5B" w14:textId="6137DA8B" w:rsidR="00455355" w:rsidRDefault="00455355" w:rsidP="00455355">
      <w:pPr>
        <w:pStyle w:val="NormalWeb"/>
        <w:spacing w:after="0"/>
        <w:rPr>
          <w:rFonts w:ascii="Calibri" w:hAnsi="Calibri" w:cs="Calibri"/>
          <w:sz w:val="21"/>
          <w:szCs w:val="21"/>
        </w:rPr>
      </w:pPr>
      <w:r>
        <w:rPr>
          <w:rFonts w:ascii="Calibri" w:hAnsi="Calibri" w:cs="Calibri"/>
          <w:sz w:val="21"/>
          <w:szCs w:val="21"/>
        </w:rPr>
        <w:t xml:space="preserve">NOTE: </w:t>
      </w:r>
      <w:r w:rsidR="00763613">
        <w:rPr>
          <w:rFonts w:ascii="Calibri" w:hAnsi="Calibri" w:cs="Calibri"/>
          <w:sz w:val="21"/>
          <w:szCs w:val="21"/>
        </w:rPr>
        <w:t>Label</w:t>
      </w:r>
      <w:r>
        <w:rPr>
          <w:rFonts w:ascii="Calibri" w:hAnsi="Calibri" w:cs="Calibri"/>
          <w:sz w:val="21"/>
          <w:szCs w:val="21"/>
        </w:rPr>
        <w:t xml:space="preserve"> printers’ configuration for the GOLD environment is contained in </w:t>
      </w:r>
      <w:r w:rsidRPr="000F5CA1">
        <w:rPr>
          <w:rFonts w:ascii="Calibri" w:hAnsi="Calibri" w:cs="Calibri"/>
          <w:sz w:val="21"/>
          <w:szCs w:val="21"/>
        </w:rPr>
        <w:t>Station</w:t>
      </w:r>
      <w:r w:rsidR="00763613">
        <w:rPr>
          <w:rFonts w:ascii="Calibri" w:hAnsi="Calibri" w:cs="Calibri"/>
          <w:sz w:val="21"/>
          <w:szCs w:val="21"/>
        </w:rPr>
        <w:t xml:space="preserve"> Device</w:t>
      </w:r>
      <w:r w:rsidRPr="000F5CA1">
        <w:rPr>
          <w:rFonts w:ascii="Calibri" w:hAnsi="Calibri" w:cs="Calibri"/>
          <w:sz w:val="21"/>
          <w:szCs w:val="21"/>
        </w:rPr>
        <w:t>GOLD</w:t>
      </w:r>
      <w:r>
        <w:rPr>
          <w:rFonts w:ascii="Calibri" w:hAnsi="Calibri" w:cs="Calibri"/>
          <w:sz w:val="21"/>
          <w:szCs w:val="21"/>
        </w:rPr>
        <w:t>.xls file on SharePoint</w:t>
      </w:r>
    </w:p>
    <w:p w14:paraId="432DC62A" w14:textId="12126253" w:rsidR="00455355" w:rsidRDefault="00763613" w:rsidP="00455355">
      <w:pPr>
        <w:pStyle w:val="NormalWeb"/>
        <w:spacing w:after="0"/>
        <w:rPr>
          <w:rFonts w:ascii="Calibri" w:hAnsi="Calibri" w:cs="Calibri"/>
          <w:sz w:val="21"/>
          <w:szCs w:val="21"/>
        </w:rPr>
      </w:pPr>
      <w:r>
        <w:rPr>
          <w:rFonts w:ascii="Calibri" w:hAnsi="Calibri" w:cs="Calibri"/>
          <w:sz w:val="21"/>
          <w:szCs w:val="21"/>
        </w:rPr>
        <w:t>Label</w:t>
      </w:r>
      <w:r w:rsidR="00455355">
        <w:rPr>
          <w:rFonts w:ascii="Calibri" w:hAnsi="Calibri" w:cs="Calibri"/>
          <w:sz w:val="21"/>
          <w:szCs w:val="21"/>
        </w:rPr>
        <w:t xml:space="preserve"> printers’ configuration for the INT3 test environment is contained in </w:t>
      </w:r>
      <w:r w:rsidR="00455355" w:rsidRPr="000F5CA1">
        <w:rPr>
          <w:rFonts w:ascii="Calibri" w:hAnsi="Calibri" w:cs="Calibri"/>
          <w:sz w:val="21"/>
          <w:szCs w:val="21"/>
        </w:rPr>
        <w:t>Stati</w:t>
      </w:r>
      <w:r w:rsidR="00455355">
        <w:rPr>
          <w:rFonts w:ascii="Calibri" w:hAnsi="Calibri" w:cs="Calibri"/>
          <w:sz w:val="21"/>
          <w:szCs w:val="21"/>
        </w:rPr>
        <w:t>on</w:t>
      </w:r>
      <w:r>
        <w:rPr>
          <w:rFonts w:ascii="Calibri" w:hAnsi="Calibri" w:cs="Calibri"/>
          <w:sz w:val="21"/>
          <w:szCs w:val="21"/>
        </w:rPr>
        <w:t xml:space="preserve"> Device</w:t>
      </w:r>
      <w:r w:rsidR="00455355">
        <w:rPr>
          <w:rFonts w:ascii="Calibri" w:hAnsi="Calibri" w:cs="Calibri"/>
          <w:sz w:val="21"/>
          <w:szCs w:val="21"/>
        </w:rPr>
        <w:t>INT3.xls and has all stations configured to print to the PDF BULLZIP printer</w:t>
      </w:r>
      <w:r>
        <w:rPr>
          <w:rFonts w:ascii="Calibri" w:hAnsi="Calibri" w:cs="Calibri"/>
          <w:sz w:val="21"/>
          <w:szCs w:val="21"/>
        </w:rPr>
        <w:t>. The exceptions will be stations 25A1, 25A2, 25B1,</w:t>
      </w:r>
      <w:r w:rsidRPr="00763613">
        <w:rPr>
          <w:rFonts w:ascii="Calibri" w:hAnsi="Calibri" w:cs="Calibri"/>
          <w:sz w:val="21"/>
          <w:szCs w:val="21"/>
        </w:rPr>
        <w:t xml:space="preserve"> </w:t>
      </w:r>
      <w:r>
        <w:rPr>
          <w:rFonts w:ascii="Calibri" w:hAnsi="Calibri" w:cs="Calibri"/>
          <w:sz w:val="21"/>
          <w:szCs w:val="21"/>
        </w:rPr>
        <w:t>25B2, 25C1,</w:t>
      </w:r>
      <w:r w:rsidRPr="00763613">
        <w:rPr>
          <w:rFonts w:ascii="Calibri" w:hAnsi="Calibri" w:cs="Calibri"/>
          <w:sz w:val="21"/>
          <w:szCs w:val="21"/>
        </w:rPr>
        <w:t xml:space="preserve"> </w:t>
      </w:r>
      <w:r>
        <w:rPr>
          <w:rFonts w:ascii="Calibri" w:hAnsi="Calibri" w:cs="Calibri"/>
          <w:sz w:val="21"/>
          <w:szCs w:val="21"/>
        </w:rPr>
        <w:t>25C2 which configured to print on so called Zebra1 physical test printer.</w:t>
      </w:r>
    </w:p>
    <w:p w14:paraId="5F7AAACC" w14:textId="77777777" w:rsidR="00C539EF" w:rsidRPr="00ED74EE" w:rsidRDefault="00C539EF" w:rsidP="00C539EF">
      <w:pPr>
        <w:pStyle w:val="NormalWeb"/>
        <w:numPr>
          <w:ilvl w:val="0"/>
          <w:numId w:val="9"/>
        </w:numPr>
        <w:spacing w:before="0" w:beforeAutospacing="0" w:after="0" w:afterAutospacing="0"/>
        <w:rPr>
          <w:rFonts w:ascii="Calibri" w:hAnsi="Calibri" w:cs="Calibri"/>
          <w:sz w:val="21"/>
          <w:szCs w:val="21"/>
        </w:rPr>
      </w:pPr>
      <w:r w:rsidRPr="00ED74EE">
        <w:rPr>
          <w:rFonts w:ascii="Calibri" w:hAnsi="Calibri" w:cs="Calibri"/>
          <w:sz w:val="21"/>
          <w:szCs w:val="21"/>
        </w:rPr>
        <w:t>Station device</w:t>
      </w:r>
    </w:p>
    <w:p w14:paraId="7FF73909" w14:textId="77777777" w:rsidR="00C539EF" w:rsidRPr="003967D3" w:rsidRDefault="00C539EF" w:rsidP="00C539EF">
      <w:pPr>
        <w:pStyle w:val="NormalWeb"/>
        <w:numPr>
          <w:ilvl w:val="1"/>
          <w:numId w:val="9"/>
        </w:numPr>
        <w:spacing w:before="0" w:beforeAutospacing="0" w:after="0" w:afterAutospacing="0"/>
        <w:rPr>
          <w:rFonts w:ascii="Calibri" w:hAnsi="Calibri" w:cs="Calibri"/>
          <w:sz w:val="21"/>
          <w:szCs w:val="21"/>
        </w:rPr>
      </w:pPr>
      <w:r w:rsidRPr="00ED74EE">
        <w:rPr>
          <w:rFonts w:ascii="Calibri" w:hAnsi="Calibri" w:cs="Calibri"/>
          <w:sz w:val="21"/>
          <w:szCs w:val="21"/>
        </w:rPr>
        <w:t>Associate station to a label type</w:t>
      </w:r>
      <w:r>
        <w:rPr>
          <w:rFonts w:ascii="Calibri" w:hAnsi="Calibri" w:cs="Calibri"/>
          <w:sz w:val="21"/>
          <w:szCs w:val="21"/>
        </w:rPr>
        <w:t xml:space="preserve"> and system document format name</w:t>
      </w:r>
    </w:p>
    <w:p w14:paraId="4A5401CF" w14:textId="77777777" w:rsidR="00C539EF" w:rsidRDefault="00C539EF" w:rsidP="00240884">
      <w:pPr>
        <w:pStyle w:val="NormalWeb"/>
        <w:spacing w:before="0" w:beforeAutospacing="0" w:after="0" w:afterAutospacing="0"/>
        <w:ind w:left="1080"/>
        <w:rPr>
          <w:rFonts w:ascii="Calibri" w:hAnsi="Calibri" w:cs="Calibri"/>
          <w:sz w:val="21"/>
          <w:szCs w:val="21"/>
        </w:rPr>
      </w:pPr>
      <w:r>
        <w:rPr>
          <w:noProof/>
          <w:lang w:val="en-US" w:eastAsia="en-US"/>
        </w:rPr>
        <w:drawing>
          <wp:inline distT="0" distB="0" distL="0" distR="0" wp14:anchorId="3255A2A1" wp14:editId="35CF9B3F">
            <wp:extent cx="3204721" cy="23853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04721" cy="2385391"/>
                    </a:xfrm>
                    <a:prstGeom prst="rect">
                      <a:avLst/>
                    </a:prstGeom>
                  </pic:spPr>
                </pic:pic>
              </a:graphicData>
            </a:graphic>
          </wp:inline>
        </w:drawing>
      </w:r>
    </w:p>
    <w:p w14:paraId="54862E6B" w14:textId="0362074F" w:rsidR="00DD3EB3" w:rsidRDefault="00C539EF" w:rsidP="00DD3EB3">
      <w:pPr>
        <w:pStyle w:val="Heading2"/>
      </w:pPr>
      <w:bookmarkStart w:id="86" w:name="_Output_Devices"/>
      <w:bookmarkEnd w:id="86"/>
      <w:r>
        <w:t>Output Devices</w:t>
      </w:r>
    </w:p>
    <w:p w14:paraId="55184DFD" w14:textId="167F0B6E" w:rsidR="00DD3EB3" w:rsidRDefault="00DD3EB3" w:rsidP="00DD3EB3">
      <w:pPr>
        <w:pStyle w:val="NormalWeb"/>
        <w:spacing w:after="0"/>
        <w:rPr>
          <w:rFonts w:ascii="Calibri" w:hAnsi="Calibri" w:cs="Calibri"/>
          <w:sz w:val="21"/>
          <w:szCs w:val="21"/>
        </w:rPr>
      </w:pPr>
      <w:r>
        <w:rPr>
          <w:rFonts w:ascii="Calibri" w:hAnsi="Calibri" w:cs="Calibri"/>
          <w:sz w:val="21"/>
          <w:szCs w:val="21"/>
        </w:rPr>
        <w:t>NOTE: Output Devices for the GOLD environment are configured as per Output Devices</w:t>
      </w:r>
      <w:r w:rsidRPr="000F5CA1">
        <w:rPr>
          <w:rFonts w:ascii="Calibri" w:hAnsi="Calibri" w:cs="Calibri"/>
          <w:sz w:val="21"/>
          <w:szCs w:val="21"/>
        </w:rPr>
        <w:t>GOLD</w:t>
      </w:r>
      <w:r>
        <w:rPr>
          <w:rFonts w:ascii="Calibri" w:hAnsi="Calibri" w:cs="Calibri"/>
          <w:sz w:val="21"/>
          <w:szCs w:val="21"/>
        </w:rPr>
        <w:t>.xls file on SharePoint</w:t>
      </w:r>
      <w:r w:rsidR="00355F89">
        <w:rPr>
          <w:rFonts w:ascii="Calibri" w:hAnsi="Calibri" w:cs="Calibri"/>
          <w:sz w:val="21"/>
          <w:szCs w:val="21"/>
        </w:rPr>
        <w:t>.</w:t>
      </w:r>
    </w:p>
    <w:p w14:paraId="731605E0" w14:textId="77777777" w:rsidR="00C539EF" w:rsidRDefault="00C539EF" w:rsidP="00C539EF">
      <w:pPr>
        <w:pStyle w:val="NormalWeb"/>
        <w:numPr>
          <w:ilvl w:val="0"/>
          <w:numId w:val="9"/>
        </w:numPr>
        <w:spacing w:before="0" w:beforeAutospacing="0" w:after="0" w:afterAutospacing="0"/>
        <w:rPr>
          <w:rFonts w:ascii="Calibri" w:hAnsi="Calibri" w:cs="Calibri"/>
          <w:sz w:val="21"/>
          <w:szCs w:val="21"/>
        </w:rPr>
      </w:pPr>
      <w:r>
        <w:rPr>
          <w:rFonts w:ascii="Calibri" w:hAnsi="Calibri" w:cs="Calibri"/>
          <w:sz w:val="21"/>
          <w:szCs w:val="21"/>
        </w:rPr>
        <w:t>Links logical printers to physical printers</w:t>
      </w:r>
    </w:p>
    <w:p w14:paraId="2EEC51F2" w14:textId="77777777" w:rsidR="00C539EF" w:rsidRDefault="00C539EF" w:rsidP="00C539EF">
      <w:pPr>
        <w:pStyle w:val="NormalWeb"/>
        <w:numPr>
          <w:ilvl w:val="0"/>
          <w:numId w:val="9"/>
        </w:numPr>
        <w:spacing w:before="0" w:beforeAutospacing="0" w:after="0" w:afterAutospacing="0"/>
        <w:rPr>
          <w:rFonts w:ascii="Calibri" w:hAnsi="Calibri" w:cs="Calibri"/>
          <w:sz w:val="21"/>
          <w:szCs w:val="21"/>
        </w:rPr>
      </w:pPr>
      <w:r>
        <w:rPr>
          <w:rFonts w:ascii="Calibri" w:hAnsi="Calibri" w:cs="Calibri"/>
          <w:sz w:val="21"/>
          <w:szCs w:val="21"/>
        </w:rPr>
        <w:t>All printers need to be created in this table</w:t>
      </w:r>
    </w:p>
    <w:p w14:paraId="3B107639" w14:textId="77777777" w:rsidR="00C539EF" w:rsidRDefault="00C539EF" w:rsidP="00C539EF">
      <w:pPr>
        <w:pStyle w:val="NormalWeb"/>
        <w:spacing w:before="0" w:beforeAutospacing="0" w:after="0" w:afterAutospacing="0"/>
        <w:rPr>
          <w:rFonts w:ascii="Calibri" w:hAnsi="Calibri" w:cs="Calibri"/>
          <w:sz w:val="21"/>
          <w:szCs w:val="21"/>
        </w:rPr>
      </w:pPr>
    </w:p>
    <w:p w14:paraId="01944339" w14:textId="77777777" w:rsidR="00C539EF" w:rsidRDefault="00C539EF" w:rsidP="00C539EF">
      <w:pPr>
        <w:pStyle w:val="NormalWeb"/>
        <w:spacing w:before="0" w:beforeAutospacing="0" w:after="0" w:afterAutospacing="0"/>
        <w:rPr>
          <w:rFonts w:ascii="Calibri" w:hAnsi="Calibri" w:cs="Calibri"/>
          <w:sz w:val="21"/>
          <w:szCs w:val="21"/>
        </w:rPr>
      </w:pPr>
      <w:r>
        <w:rPr>
          <w:rFonts w:ascii="Calibri" w:hAnsi="Calibri" w:cs="Calibri"/>
          <w:sz w:val="21"/>
          <w:szCs w:val="21"/>
        </w:rPr>
        <w:t>Sample below from dev environment</w:t>
      </w:r>
    </w:p>
    <w:p w14:paraId="2FE3A55E" w14:textId="77777777" w:rsidR="00C539EF" w:rsidRDefault="00C539EF" w:rsidP="00C539EF">
      <w:pPr>
        <w:pStyle w:val="NormalWeb"/>
        <w:spacing w:before="0" w:beforeAutospacing="0" w:after="0" w:afterAutospacing="0"/>
        <w:rPr>
          <w:rFonts w:ascii="Calibri" w:hAnsi="Calibri" w:cs="Calibri"/>
          <w:sz w:val="21"/>
          <w:szCs w:val="21"/>
        </w:rPr>
      </w:pPr>
      <w:r>
        <w:rPr>
          <w:noProof/>
          <w:lang w:val="en-US" w:eastAsia="en-US"/>
        </w:rPr>
        <w:lastRenderedPageBreak/>
        <w:drawing>
          <wp:inline distT="0" distB="0" distL="0" distR="0" wp14:anchorId="0E19079C" wp14:editId="71459601">
            <wp:extent cx="6970143" cy="2304764"/>
            <wp:effectExtent l="0" t="0" r="2540" b="63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970143" cy="2304764"/>
                    </a:xfrm>
                    <a:prstGeom prst="rect">
                      <a:avLst/>
                    </a:prstGeom>
                  </pic:spPr>
                </pic:pic>
              </a:graphicData>
            </a:graphic>
          </wp:inline>
        </w:drawing>
      </w:r>
    </w:p>
    <w:p w14:paraId="0605C581" w14:textId="77777777" w:rsidR="00C539EF" w:rsidRDefault="00C539EF" w:rsidP="00C539EF">
      <w:pPr>
        <w:pStyle w:val="Heading2"/>
      </w:pPr>
      <w:bookmarkStart w:id="87" w:name="_Document_Format_Definition"/>
      <w:bookmarkEnd w:id="87"/>
      <w:r>
        <w:t>Document Format Definition</w:t>
      </w:r>
    </w:p>
    <w:p w14:paraId="2676A8ED" w14:textId="77777777" w:rsidR="00C539EF" w:rsidRDefault="00C539EF" w:rsidP="00C539EF">
      <w:pPr>
        <w:pStyle w:val="NormalWeb"/>
        <w:spacing w:before="0" w:beforeAutospacing="0" w:after="0" w:afterAutospacing="0"/>
        <w:rPr>
          <w:rFonts w:ascii="Calibri" w:hAnsi="Calibri" w:cs="Calibri"/>
          <w:sz w:val="21"/>
          <w:szCs w:val="21"/>
        </w:rPr>
      </w:pPr>
      <w:r>
        <w:rPr>
          <w:rFonts w:ascii="Calibri" w:hAnsi="Calibri" w:cs="Calibri"/>
          <w:sz w:val="21"/>
          <w:szCs w:val="21"/>
        </w:rPr>
        <w:t>Step:</w:t>
      </w:r>
    </w:p>
    <w:p w14:paraId="313B5561" w14:textId="77777777" w:rsidR="00C539EF" w:rsidRDefault="00C539EF" w:rsidP="00C539EF">
      <w:pPr>
        <w:pStyle w:val="NormalWeb"/>
        <w:numPr>
          <w:ilvl w:val="0"/>
          <w:numId w:val="9"/>
        </w:numPr>
        <w:spacing w:before="0" w:beforeAutospacing="0" w:after="0" w:afterAutospacing="0"/>
        <w:rPr>
          <w:rFonts w:ascii="Calibri" w:hAnsi="Calibri" w:cs="Calibri"/>
          <w:sz w:val="21"/>
          <w:szCs w:val="21"/>
        </w:rPr>
      </w:pPr>
      <w:r>
        <w:rPr>
          <w:rFonts w:ascii="Calibri" w:hAnsi="Calibri" w:cs="Calibri"/>
          <w:sz w:val="21"/>
          <w:szCs w:val="21"/>
        </w:rPr>
        <w:t>Create logical document format in the system</w:t>
      </w:r>
    </w:p>
    <w:p w14:paraId="4C473671" w14:textId="77777777" w:rsidR="00C539EF" w:rsidRDefault="00C539EF" w:rsidP="00C539EF">
      <w:pPr>
        <w:pStyle w:val="ListParagraph"/>
        <w:numPr>
          <w:ilvl w:val="1"/>
          <w:numId w:val="9"/>
        </w:numPr>
        <w:spacing w:after="40" w:line="240" w:lineRule="auto"/>
      </w:pPr>
      <w:r w:rsidRPr="00233374">
        <w:rPr>
          <w:rFonts w:ascii="Calibri" w:hAnsi="Calibri" w:cs="Calibri"/>
        </w:rPr>
        <w:t>I.e.;</w:t>
      </w:r>
      <w:r w:rsidRPr="00233374">
        <w:t xml:space="preserve"> </w:t>
      </w:r>
      <w:r>
        <w:t xml:space="preserve">Create Document Format </w:t>
      </w:r>
      <w:proofErr w:type="spellStart"/>
      <w:r>
        <w:t>wms_default_ldb</w:t>
      </w:r>
      <w:proofErr w:type="spellEnd"/>
    </w:p>
    <w:p w14:paraId="63005C79" w14:textId="77777777" w:rsidR="00C539EF" w:rsidRDefault="00C539EF" w:rsidP="00C539EF">
      <w:pPr>
        <w:pStyle w:val="NormalWeb"/>
        <w:numPr>
          <w:ilvl w:val="0"/>
          <w:numId w:val="9"/>
        </w:numPr>
        <w:spacing w:before="0" w:beforeAutospacing="0" w:after="0" w:afterAutospacing="0"/>
        <w:rPr>
          <w:rFonts w:ascii="Calibri" w:hAnsi="Calibri" w:cs="Calibri"/>
          <w:sz w:val="21"/>
          <w:szCs w:val="21"/>
        </w:rPr>
      </w:pPr>
      <w:r>
        <w:rPr>
          <w:rFonts w:ascii="Calibri" w:hAnsi="Calibri" w:cs="Calibri"/>
          <w:sz w:val="21"/>
          <w:szCs w:val="21"/>
        </w:rPr>
        <w:t>Link logical name to Tecsys functionality (WMS)</w:t>
      </w:r>
    </w:p>
    <w:p w14:paraId="1FE87C7B" w14:textId="77777777" w:rsidR="00C539EF" w:rsidRDefault="00C539EF" w:rsidP="00C539EF">
      <w:pPr>
        <w:spacing w:after="40" w:line="240" w:lineRule="auto"/>
      </w:pPr>
    </w:p>
    <w:p w14:paraId="34FC2B17" w14:textId="77777777" w:rsidR="00C539EF" w:rsidRDefault="00C539EF" w:rsidP="00C539EF">
      <w:pPr>
        <w:pStyle w:val="NormalWeb"/>
        <w:spacing w:before="0" w:beforeAutospacing="0" w:after="0" w:afterAutospacing="0"/>
      </w:pPr>
      <w:r>
        <w:rPr>
          <w:rFonts w:ascii="Calibri" w:hAnsi="Calibri" w:cs="Calibri"/>
          <w:sz w:val="21"/>
          <w:szCs w:val="21"/>
        </w:rPr>
        <w:t>Sample below from dev environment</w:t>
      </w:r>
      <w:r>
        <w:t>:</w:t>
      </w:r>
    </w:p>
    <w:p w14:paraId="490DD1DE" w14:textId="77777777" w:rsidR="00C539EF" w:rsidRDefault="00C539EF" w:rsidP="00C539EF">
      <w:pPr>
        <w:spacing w:after="40" w:line="240" w:lineRule="auto"/>
      </w:pPr>
      <w:r>
        <w:rPr>
          <w:noProof/>
          <w:lang w:val="en-US"/>
        </w:rPr>
        <w:drawing>
          <wp:inline distT="0" distB="0" distL="0" distR="0" wp14:anchorId="15989642" wp14:editId="19C9190D">
            <wp:extent cx="6047117" cy="180958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47379" cy="1809658"/>
                    </a:xfrm>
                    <a:prstGeom prst="rect">
                      <a:avLst/>
                    </a:prstGeom>
                    <a:noFill/>
                    <a:ln>
                      <a:noFill/>
                    </a:ln>
                  </pic:spPr>
                </pic:pic>
              </a:graphicData>
            </a:graphic>
          </wp:inline>
        </w:drawing>
      </w:r>
    </w:p>
    <w:p w14:paraId="7AA5FF0A" w14:textId="77777777" w:rsidR="00C539EF" w:rsidRDefault="00C539EF" w:rsidP="00C539EF">
      <w:pPr>
        <w:pStyle w:val="Heading2"/>
      </w:pPr>
      <w:bookmarkStart w:id="88" w:name="_Document_Format_to"/>
      <w:bookmarkEnd w:id="88"/>
      <w:r>
        <w:t>Document Format to External Document Map</w:t>
      </w:r>
    </w:p>
    <w:p w14:paraId="603FD91F" w14:textId="38831877" w:rsidR="00355F89" w:rsidRDefault="00355F89" w:rsidP="00355F89">
      <w:pPr>
        <w:pStyle w:val="NormalWeb"/>
        <w:spacing w:after="0"/>
        <w:rPr>
          <w:rFonts w:ascii="Calibri" w:hAnsi="Calibri" w:cs="Calibri"/>
          <w:sz w:val="21"/>
          <w:szCs w:val="21"/>
        </w:rPr>
      </w:pPr>
      <w:r>
        <w:rPr>
          <w:rFonts w:ascii="Calibri" w:hAnsi="Calibri" w:cs="Calibri"/>
          <w:sz w:val="21"/>
          <w:szCs w:val="21"/>
        </w:rPr>
        <w:t xml:space="preserve">NOTE: </w:t>
      </w:r>
      <w:r w:rsidRPr="00355F89">
        <w:rPr>
          <w:rFonts w:ascii="Calibri" w:hAnsi="Calibri" w:cs="Calibri"/>
          <w:sz w:val="21"/>
          <w:szCs w:val="21"/>
        </w:rPr>
        <w:t>External Document Map</w:t>
      </w:r>
      <w:r>
        <w:rPr>
          <w:rFonts w:ascii="Calibri" w:hAnsi="Calibri" w:cs="Calibri"/>
          <w:sz w:val="21"/>
          <w:szCs w:val="21"/>
        </w:rPr>
        <w:t xml:space="preserve">s for the GOLD environment are configured as per </w:t>
      </w:r>
      <w:r w:rsidRPr="00355F89">
        <w:rPr>
          <w:rFonts w:ascii="Calibri" w:hAnsi="Calibri" w:cs="Calibri"/>
          <w:sz w:val="21"/>
          <w:szCs w:val="21"/>
        </w:rPr>
        <w:t>External Document Map</w:t>
      </w:r>
      <w:r>
        <w:rPr>
          <w:rFonts w:ascii="Calibri" w:hAnsi="Calibri" w:cs="Calibri"/>
          <w:sz w:val="21"/>
          <w:szCs w:val="21"/>
        </w:rPr>
        <w:t>s</w:t>
      </w:r>
      <w:r w:rsidRPr="000F5CA1">
        <w:rPr>
          <w:rFonts w:ascii="Calibri" w:hAnsi="Calibri" w:cs="Calibri"/>
          <w:sz w:val="21"/>
          <w:szCs w:val="21"/>
        </w:rPr>
        <w:t>GOLD</w:t>
      </w:r>
      <w:r>
        <w:rPr>
          <w:rFonts w:ascii="Calibri" w:hAnsi="Calibri" w:cs="Calibri"/>
          <w:sz w:val="21"/>
          <w:szCs w:val="21"/>
        </w:rPr>
        <w:t>.xls file on SharePoint</w:t>
      </w:r>
    </w:p>
    <w:p w14:paraId="25E0A33B" w14:textId="44EDA9BE" w:rsidR="00355F89" w:rsidRDefault="00355F89" w:rsidP="00355F89">
      <w:pPr>
        <w:pStyle w:val="NormalWeb"/>
        <w:spacing w:after="0"/>
        <w:rPr>
          <w:rFonts w:ascii="Calibri" w:hAnsi="Calibri" w:cs="Calibri"/>
          <w:sz w:val="21"/>
          <w:szCs w:val="21"/>
        </w:rPr>
      </w:pPr>
      <w:r w:rsidRPr="00355F89">
        <w:rPr>
          <w:rFonts w:ascii="Calibri" w:hAnsi="Calibri" w:cs="Calibri"/>
          <w:sz w:val="21"/>
          <w:szCs w:val="21"/>
        </w:rPr>
        <w:t>External Document Map</w:t>
      </w:r>
      <w:r>
        <w:rPr>
          <w:rFonts w:ascii="Calibri" w:hAnsi="Calibri" w:cs="Calibri"/>
          <w:sz w:val="21"/>
          <w:szCs w:val="21"/>
        </w:rPr>
        <w:t xml:space="preserve">s for the INT3 environment are configured as per </w:t>
      </w:r>
      <w:r w:rsidRPr="00355F89">
        <w:rPr>
          <w:rFonts w:ascii="Calibri" w:hAnsi="Calibri" w:cs="Calibri"/>
          <w:sz w:val="21"/>
          <w:szCs w:val="21"/>
        </w:rPr>
        <w:t>External Document Map</w:t>
      </w:r>
      <w:r>
        <w:rPr>
          <w:rFonts w:ascii="Calibri" w:hAnsi="Calibri" w:cs="Calibri"/>
          <w:sz w:val="21"/>
          <w:szCs w:val="21"/>
        </w:rPr>
        <w:t>sINT3.xls file on SharePoint</w:t>
      </w:r>
    </w:p>
    <w:p w14:paraId="4D3615CC" w14:textId="77777777" w:rsidR="00C539EF" w:rsidRDefault="00C539EF" w:rsidP="00C539EF">
      <w:pPr>
        <w:pStyle w:val="NormalWeb"/>
        <w:spacing w:before="0" w:beforeAutospacing="0" w:after="0" w:afterAutospacing="0"/>
        <w:rPr>
          <w:rFonts w:ascii="Calibri" w:hAnsi="Calibri" w:cs="Calibri"/>
          <w:sz w:val="21"/>
          <w:szCs w:val="21"/>
        </w:rPr>
      </w:pPr>
      <w:r>
        <w:rPr>
          <w:rFonts w:ascii="Calibri" w:hAnsi="Calibri" w:cs="Calibri"/>
          <w:sz w:val="21"/>
          <w:szCs w:val="21"/>
        </w:rPr>
        <w:t>Step:</w:t>
      </w:r>
    </w:p>
    <w:p w14:paraId="2EEF13FE" w14:textId="77777777" w:rsidR="00C539EF" w:rsidRDefault="00C539EF" w:rsidP="00C539EF">
      <w:pPr>
        <w:pStyle w:val="NormalWeb"/>
        <w:numPr>
          <w:ilvl w:val="0"/>
          <w:numId w:val="9"/>
        </w:numPr>
        <w:spacing w:before="0" w:beforeAutospacing="0" w:after="0" w:afterAutospacing="0"/>
        <w:rPr>
          <w:rFonts w:ascii="Calibri" w:hAnsi="Calibri" w:cs="Calibri"/>
          <w:sz w:val="21"/>
          <w:szCs w:val="21"/>
        </w:rPr>
      </w:pPr>
      <w:r>
        <w:rPr>
          <w:rFonts w:ascii="Calibri" w:hAnsi="Calibri" w:cs="Calibri"/>
          <w:sz w:val="21"/>
          <w:szCs w:val="21"/>
        </w:rPr>
        <w:t xml:space="preserve">Link logical name to </w:t>
      </w:r>
      <w:proofErr w:type="spellStart"/>
      <w:r>
        <w:rPr>
          <w:rFonts w:ascii="Calibri" w:hAnsi="Calibri" w:cs="Calibri"/>
          <w:sz w:val="21"/>
          <w:szCs w:val="21"/>
        </w:rPr>
        <w:t>Loftware</w:t>
      </w:r>
      <w:proofErr w:type="spellEnd"/>
      <w:r>
        <w:rPr>
          <w:rFonts w:ascii="Calibri" w:hAnsi="Calibri" w:cs="Calibri"/>
          <w:sz w:val="21"/>
          <w:szCs w:val="21"/>
        </w:rPr>
        <w:t xml:space="preserve"> document name</w:t>
      </w:r>
    </w:p>
    <w:p w14:paraId="24DECBCB" w14:textId="77777777" w:rsidR="00C539EF" w:rsidRDefault="00C539EF" w:rsidP="00C539EF">
      <w:pPr>
        <w:pStyle w:val="NormalWeb"/>
        <w:spacing w:before="0" w:beforeAutospacing="0" w:after="0" w:afterAutospacing="0"/>
        <w:rPr>
          <w:rFonts w:ascii="Calibri" w:hAnsi="Calibri" w:cs="Calibri"/>
          <w:sz w:val="21"/>
          <w:szCs w:val="21"/>
        </w:rPr>
      </w:pPr>
    </w:p>
    <w:p w14:paraId="123D0064" w14:textId="77777777" w:rsidR="00C539EF" w:rsidRPr="00E83068" w:rsidRDefault="00C539EF" w:rsidP="00C539EF">
      <w:pPr>
        <w:pStyle w:val="NormalWeb"/>
        <w:spacing w:before="0" w:beforeAutospacing="0" w:after="0" w:afterAutospacing="0"/>
        <w:rPr>
          <w:rFonts w:ascii="Calibri" w:hAnsi="Calibri" w:cs="Calibri"/>
          <w:sz w:val="21"/>
          <w:szCs w:val="21"/>
        </w:rPr>
      </w:pPr>
      <w:r>
        <w:rPr>
          <w:rFonts w:ascii="Calibri" w:hAnsi="Calibri" w:cs="Calibri"/>
          <w:sz w:val="21"/>
          <w:szCs w:val="21"/>
        </w:rPr>
        <w:t>Sample below from dev environment</w:t>
      </w:r>
    </w:p>
    <w:p w14:paraId="4944C768" w14:textId="77777777" w:rsidR="00C539EF" w:rsidRDefault="00C539EF" w:rsidP="00C539EF">
      <w:pPr>
        <w:spacing w:after="40" w:line="240" w:lineRule="auto"/>
      </w:pPr>
      <w:r>
        <w:rPr>
          <w:noProof/>
          <w:lang w:val="en-US"/>
        </w:rPr>
        <w:drawing>
          <wp:inline distT="0" distB="0" distL="0" distR="0" wp14:anchorId="52D2CE9B" wp14:editId="7C4CE3B3">
            <wp:extent cx="5943600" cy="1213485"/>
            <wp:effectExtent l="0" t="0" r="0" b="5715"/>
            <wp:docPr id="7563" name="Picture 7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213485"/>
                    </a:xfrm>
                    <a:prstGeom prst="rect">
                      <a:avLst/>
                    </a:prstGeom>
                  </pic:spPr>
                </pic:pic>
              </a:graphicData>
            </a:graphic>
          </wp:inline>
        </w:drawing>
      </w:r>
    </w:p>
    <w:p w14:paraId="73E3F72C" w14:textId="77777777" w:rsidR="00C539EF" w:rsidRDefault="00C539EF" w:rsidP="00C539EF">
      <w:pPr>
        <w:pStyle w:val="Heading2"/>
      </w:pPr>
      <w:bookmarkStart w:id="89" w:name="_Printing_Trouble_Shooting"/>
      <w:bookmarkEnd w:id="89"/>
      <w:r>
        <w:lastRenderedPageBreak/>
        <w:t>Printing Trouble Shooting</w:t>
      </w:r>
    </w:p>
    <w:p w14:paraId="0B8E4A80" w14:textId="77777777" w:rsidR="00C539EF" w:rsidRDefault="00C539EF" w:rsidP="003221F6">
      <w:pPr>
        <w:pStyle w:val="ListParagraph"/>
        <w:numPr>
          <w:ilvl w:val="0"/>
          <w:numId w:val="84"/>
        </w:numPr>
        <w:spacing w:after="40" w:line="240" w:lineRule="auto"/>
      </w:pPr>
      <w:r>
        <w:t>Check Station master for document set-up</w:t>
      </w:r>
    </w:p>
    <w:p w14:paraId="6CCCB92F" w14:textId="77777777" w:rsidR="00C539EF" w:rsidRDefault="00C539EF" w:rsidP="003221F6">
      <w:pPr>
        <w:pStyle w:val="ListParagraph"/>
        <w:numPr>
          <w:ilvl w:val="1"/>
          <w:numId w:val="84"/>
        </w:numPr>
        <w:spacing w:after="40" w:line="240" w:lineRule="auto"/>
      </w:pPr>
      <w:r>
        <w:t>Or check associated station device for label set-up</w:t>
      </w:r>
    </w:p>
    <w:p w14:paraId="04E9321E" w14:textId="77777777" w:rsidR="00C539EF" w:rsidRDefault="00C539EF" w:rsidP="003221F6">
      <w:pPr>
        <w:pStyle w:val="ListParagraph"/>
        <w:numPr>
          <w:ilvl w:val="0"/>
          <w:numId w:val="84"/>
        </w:numPr>
        <w:spacing w:after="40" w:line="240" w:lineRule="auto"/>
      </w:pPr>
      <w:r>
        <w:t xml:space="preserve">Check </w:t>
      </w:r>
      <w:proofErr w:type="spellStart"/>
      <w:r>
        <w:t>sys_mon</w:t>
      </w:r>
      <w:proofErr w:type="spellEnd"/>
      <w:r>
        <w:t xml:space="preserve"> in Tecsys to ensure print is being sent to queues</w:t>
      </w:r>
    </w:p>
    <w:p w14:paraId="01346E10" w14:textId="77777777" w:rsidR="00C539EF" w:rsidRDefault="00C539EF" w:rsidP="003221F6">
      <w:pPr>
        <w:pStyle w:val="ListParagraph"/>
        <w:numPr>
          <w:ilvl w:val="1"/>
          <w:numId w:val="84"/>
        </w:numPr>
        <w:spacing w:after="40" w:line="240" w:lineRule="auto"/>
      </w:pPr>
      <w:r>
        <w:t>Check queues below</w:t>
      </w:r>
    </w:p>
    <w:p w14:paraId="536F0206" w14:textId="77777777" w:rsidR="00C539EF" w:rsidRDefault="00C539EF" w:rsidP="003221F6">
      <w:pPr>
        <w:pStyle w:val="ListParagraph"/>
        <w:numPr>
          <w:ilvl w:val="2"/>
          <w:numId w:val="84"/>
        </w:numPr>
        <w:spacing w:after="40" w:line="240" w:lineRule="auto"/>
      </w:pPr>
      <w:r>
        <w:t>Stop and start queue if required to ensure queue is not stuck</w:t>
      </w:r>
    </w:p>
    <w:p w14:paraId="64AD9272" w14:textId="77777777" w:rsidR="00C539EF" w:rsidRDefault="00C539EF" w:rsidP="00C539EF">
      <w:pPr>
        <w:pStyle w:val="ListParagraph"/>
        <w:spacing w:after="40" w:line="240" w:lineRule="auto"/>
        <w:ind w:left="1440"/>
      </w:pPr>
      <w:r>
        <w:rPr>
          <w:noProof/>
          <w:lang w:val="en-US"/>
        </w:rPr>
        <w:drawing>
          <wp:inline distT="0" distB="0" distL="0" distR="0" wp14:anchorId="2CC8509A" wp14:editId="1BC8E01E">
            <wp:extent cx="5943600" cy="426720"/>
            <wp:effectExtent l="0" t="0" r="0" b="0"/>
            <wp:docPr id="7557" name="Picture 7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26720"/>
                    </a:xfrm>
                    <a:prstGeom prst="rect">
                      <a:avLst/>
                    </a:prstGeom>
                  </pic:spPr>
                </pic:pic>
              </a:graphicData>
            </a:graphic>
          </wp:inline>
        </w:drawing>
      </w:r>
    </w:p>
    <w:p w14:paraId="71D804CA" w14:textId="77777777" w:rsidR="00C539EF" w:rsidRDefault="00C539EF" w:rsidP="00C539EF">
      <w:pPr>
        <w:pStyle w:val="ListParagraph"/>
        <w:spacing w:after="40" w:line="240" w:lineRule="auto"/>
        <w:ind w:left="1440"/>
      </w:pPr>
    </w:p>
    <w:p w14:paraId="073CB05F" w14:textId="77777777" w:rsidR="00C539EF" w:rsidRDefault="00C539EF" w:rsidP="003221F6">
      <w:pPr>
        <w:pStyle w:val="ListParagraph"/>
        <w:numPr>
          <w:ilvl w:val="1"/>
          <w:numId w:val="84"/>
        </w:numPr>
        <w:spacing w:after="40" w:line="240" w:lineRule="auto"/>
      </w:pPr>
      <w:r>
        <w:t xml:space="preserve">Click to open queue list (press search) and select document details </w:t>
      </w:r>
      <w:r>
        <w:tab/>
      </w:r>
    </w:p>
    <w:p w14:paraId="3E46F112" w14:textId="77777777" w:rsidR="00C539EF" w:rsidRDefault="00C539EF" w:rsidP="003221F6">
      <w:pPr>
        <w:pStyle w:val="ListParagraph"/>
        <w:numPr>
          <w:ilvl w:val="2"/>
          <w:numId w:val="84"/>
        </w:numPr>
        <w:spacing w:after="40" w:line="240" w:lineRule="auto"/>
      </w:pPr>
      <w:r>
        <w:t>Ensure there are no errors associated to the document</w:t>
      </w:r>
    </w:p>
    <w:p w14:paraId="429B2119" w14:textId="77777777" w:rsidR="00C539EF" w:rsidRDefault="00C539EF" w:rsidP="00C539EF">
      <w:pPr>
        <w:pStyle w:val="ListParagraph"/>
        <w:spacing w:after="40" w:line="240" w:lineRule="auto"/>
        <w:ind w:left="1440"/>
      </w:pPr>
      <w:r>
        <w:rPr>
          <w:noProof/>
          <w:lang w:val="en-US"/>
        </w:rPr>
        <w:drawing>
          <wp:inline distT="0" distB="0" distL="0" distR="0" wp14:anchorId="044A8CE9" wp14:editId="3B0C67FD">
            <wp:extent cx="5943600" cy="1647825"/>
            <wp:effectExtent l="0" t="0" r="0" b="9525"/>
            <wp:docPr id="7558" name="Picture 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647825"/>
                    </a:xfrm>
                    <a:prstGeom prst="rect">
                      <a:avLst/>
                    </a:prstGeom>
                  </pic:spPr>
                </pic:pic>
              </a:graphicData>
            </a:graphic>
          </wp:inline>
        </w:drawing>
      </w:r>
    </w:p>
    <w:p w14:paraId="54518297" w14:textId="77777777" w:rsidR="00C539EF" w:rsidRDefault="00C539EF" w:rsidP="00C539EF">
      <w:pPr>
        <w:pStyle w:val="ListParagraph"/>
        <w:spacing w:after="40" w:line="240" w:lineRule="auto"/>
        <w:ind w:left="1440"/>
      </w:pPr>
      <w:r>
        <w:rPr>
          <w:noProof/>
          <w:lang w:val="en-US"/>
        </w:rPr>
        <w:drawing>
          <wp:inline distT="0" distB="0" distL="0" distR="0" wp14:anchorId="65FE283A" wp14:editId="625A38AC">
            <wp:extent cx="5943600" cy="3812540"/>
            <wp:effectExtent l="0" t="0" r="0" b="0"/>
            <wp:docPr id="7559" name="Picture 7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812540"/>
                    </a:xfrm>
                    <a:prstGeom prst="rect">
                      <a:avLst/>
                    </a:prstGeom>
                  </pic:spPr>
                </pic:pic>
              </a:graphicData>
            </a:graphic>
          </wp:inline>
        </w:drawing>
      </w:r>
    </w:p>
    <w:p w14:paraId="560BB1C5" w14:textId="77777777" w:rsidR="00C539EF" w:rsidRDefault="00C539EF" w:rsidP="003221F6">
      <w:pPr>
        <w:pStyle w:val="ListParagraph"/>
        <w:numPr>
          <w:ilvl w:val="0"/>
          <w:numId w:val="84"/>
        </w:numPr>
        <w:spacing w:after="40" w:line="240" w:lineRule="auto"/>
      </w:pPr>
      <w:r>
        <w:t>If the error is “No printing service could be found”</w:t>
      </w:r>
    </w:p>
    <w:p w14:paraId="19AFC762" w14:textId="77777777" w:rsidR="00C539EF" w:rsidRDefault="00C539EF" w:rsidP="003221F6">
      <w:pPr>
        <w:pStyle w:val="ListParagraph"/>
        <w:numPr>
          <w:ilvl w:val="1"/>
          <w:numId w:val="84"/>
        </w:numPr>
        <w:spacing w:after="40" w:line="240" w:lineRule="auto"/>
      </w:pPr>
      <w:r>
        <w:t>Ping the printer from the application server</w:t>
      </w:r>
    </w:p>
    <w:p w14:paraId="56634D3E" w14:textId="264FAC8E" w:rsidR="00225745" w:rsidRDefault="00C539EF" w:rsidP="003221F6">
      <w:pPr>
        <w:pStyle w:val="ListParagraph"/>
        <w:numPr>
          <w:ilvl w:val="1"/>
          <w:numId w:val="84"/>
        </w:numPr>
        <w:spacing w:after="40" w:line="240" w:lineRule="auto"/>
      </w:pPr>
      <w:r>
        <w:t>Verify set-up for printer in application server</w:t>
      </w:r>
    </w:p>
    <w:p w14:paraId="599B7A48" w14:textId="0490AF32" w:rsidR="00225745" w:rsidRDefault="00225745" w:rsidP="003221F6">
      <w:pPr>
        <w:pStyle w:val="ListParagraph"/>
        <w:numPr>
          <w:ilvl w:val="0"/>
          <w:numId w:val="84"/>
        </w:numPr>
        <w:spacing w:after="40" w:line="240" w:lineRule="auto"/>
      </w:pPr>
      <w:r>
        <w:t>If the error is “</w:t>
      </w:r>
      <w:proofErr w:type="spellStart"/>
      <w:r>
        <w:t>BlaBla</w:t>
      </w:r>
      <w:proofErr w:type="spellEnd"/>
      <w:r>
        <w:t xml:space="preserve"> Jasper Folder </w:t>
      </w:r>
      <w:proofErr w:type="spellStart"/>
      <w:r>
        <w:t>Blabla</w:t>
      </w:r>
      <w:proofErr w:type="spellEnd"/>
      <w:r>
        <w:t>”</w:t>
      </w:r>
    </w:p>
    <w:p w14:paraId="6FA89B2B" w14:textId="77777777" w:rsidR="00C539EF" w:rsidRDefault="00C539EF" w:rsidP="003221F6">
      <w:pPr>
        <w:pStyle w:val="ListParagraph"/>
        <w:numPr>
          <w:ilvl w:val="1"/>
          <w:numId w:val="84"/>
        </w:numPr>
        <w:spacing w:after="40" w:line="240" w:lineRule="auto"/>
      </w:pPr>
      <w:r>
        <w:t>Check if Jasper folder is created in application</w:t>
      </w:r>
    </w:p>
    <w:p w14:paraId="672CD630" w14:textId="77777777" w:rsidR="00C539EF" w:rsidRDefault="00C539EF" w:rsidP="00C539EF"/>
    <w:p w14:paraId="0FA6AC3A" w14:textId="77777777" w:rsidR="00ED74EE" w:rsidRDefault="00ED74EE" w:rsidP="00ED74EE">
      <w:pPr>
        <w:pStyle w:val="Heading1"/>
      </w:pPr>
      <w:bookmarkStart w:id="90" w:name="_Labels"/>
      <w:bookmarkEnd w:id="90"/>
      <w:r>
        <w:lastRenderedPageBreak/>
        <w:t>Labels</w:t>
      </w:r>
    </w:p>
    <w:p w14:paraId="5CF305BE" w14:textId="08115C2B" w:rsidR="00576B23" w:rsidRDefault="00576B23" w:rsidP="00234D0D">
      <w:bookmarkStart w:id="91" w:name="_Inventory/_Receiving_Tag"/>
      <w:bookmarkEnd w:id="91"/>
      <w:r>
        <w:t>Container/Tag Data ID configuration</w:t>
      </w:r>
    </w:p>
    <w:p w14:paraId="16B56BF2" w14:textId="41CA90AD" w:rsidR="00576B23" w:rsidRDefault="00576B23" w:rsidP="003221F6">
      <w:pPr>
        <w:pStyle w:val="ListParagraph"/>
        <w:numPr>
          <w:ilvl w:val="0"/>
          <w:numId w:val="77"/>
        </w:numPr>
        <w:spacing w:before="240"/>
      </w:pPr>
      <w:r>
        <w:t>Data ID Generation prefixes:</w:t>
      </w:r>
    </w:p>
    <w:p w14:paraId="0C6F1617" w14:textId="5091C977" w:rsidR="00576B23" w:rsidRDefault="00576B23" w:rsidP="00785A03">
      <w:pPr>
        <w:pStyle w:val="ListParagraph"/>
        <w:numPr>
          <w:ilvl w:val="0"/>
          <w:numId w:val="33"/>
        </w:numPr>
        <w:ind w:left="1080"/>
      </w:pPr>
      <w:r>
        <w:t>TAG – V for Vancouver Distribution Center and K for Kamloops Distribution Center</w:t>
      </w:r>
    </w:p>
    <w:p w14:paraId="5F46445F" w14:textId="22DD0431" w:rsidR="00576B23" w:rsidRDefault="00576B23" w:rsidP="00785A03">
      <w:pPr>
        <w:pStyle w:val="ListParagraph"/>
        <w:numPr>
          <w:ilvl w:val="0"/>
          <w:numId w:val="33"/>
        </w:numPr>
        <w:ind w:left="1080"/>
      </w:pPr>
      <w:r>
        <w:t>CONT – C</w:t>
      </w:r>
    </w:p>
    <w:p w14:paraId="2E670C8D" w14:textId="754667A5" w:rsidR="00576B23" w:rsidRDefault="00576B23" w:rsidP="003221F6">
      <w:pPr>
        <w:pStyle w:val="ListParagraph"/>
        <w:numPr>
          <w:ilvl w:val="0"/>
          <w:numId w:val="77"/>
        </w:numPr>
        <w:spacing w:before="240"/>
      </w:pPr>
      <w:r>
        <w:t>For the purposes of printing the numbers of the same length the Last Generated Number setting was set to:</w:t>
      </w:r>
    </w:p>
    <w:p w14:paraId="047C350B" w14:textId="66B6D490" w:rsidR="00576B23" w:rsidRDefault="00576B23" w:rsidP="003221F6">
      <w:pPr>
        <w:pStyle w:val="ListParagraph"/>
        <w:numPr>
          <w:ilvl w:val="0"/>
          <w:numId w:val="78"/>
        </w:numPr>
        <w:spacing w:before="240"/>
        <w:ind w:left="1080"/>
      </w:pPr>
      <w:r>
        <w:t>CONT – 1000000 (prefix + 7 chars)</w:t>
      </w:r>
    </w:p>
    <w:p w14:paraId="304353F7" w14:textId="77777777" w:rsidR="00225745" w:rsidRPr="00225745" w:rsidRDefault="00576B23" w:rsidP="003221F6">
      <w:pPr>
        <w:pStyle w:val="ListParagraph"/>
        <w:numPr>
          <w:ilvl w:val="0"/>
          <w:numId w:val="78"/>
        </w:numPr>
        <w:spacing w:before="240"/>
        <w:ind w:left="1080"/>
      </w:pPr>
      <w:r>
        <w:t>TAG – 100000000 (prefix + 9 chars)</w:t>
      </w:r>
    </w:p>
    <w:p w14:paraId="42594BAC" w14:textId="21F8E9F9" w:rsidR="00576B23" w:rsidRDefault="00576B23" w:rsidP="00225745">
      <w:pPr>
        <w:pStyle w:val="ListParagraph"/>
        <w:spacing w:before="240"/>
        <w:ind w:left="1080"/>
      </w:pPr>
      <w:r>
        <w:rPr>
          <w:noProof/>
          <w:lang w:val="en-US"/>
        </w:rPr>
        <w:drawing>
          <wp:inline distT="0" distB="0" distL="0" distR="0" wp14:anchorId="532587B1" wp14:editId="4062FAFB">
            <wp:extent cx="3967701" cy="1825250"/>
            <wp:effectExtent l="0" t="0" r="0" b="3810"/>
            <wp:docPr id="2053" name="Picture 2053" descr="cid:image004.png@01D37A56.66D41E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37A56.66D41EB0"/>
                    <pic:cNvPicPr>
                      <a:picLocks noChangeAspect="1" noChangeArrowheads="1"/>
                    </pic:cNvPicPr>
                  </pic:nvPicPr>
                  <pic:blipFill>
                    <a:blip r:embed="rId61" r:link="rId62" cstate="print">
                      <a:extLst>
                        <a:ext uri="{28A0092B-C50C-407E-A947-70E740481C1C}">
                          <a14:useLocalDpi xmlns:a14="http://schemas.microsoft.com/office/drawing/2010/main" val="0"/>
                        </a:ext>
                      </a:extLst>
                    </a:blip>
                    <a:srcRect/>
                    <a:stretch>
                      <a:fillRect/>
                    </a:stretch>
                  </pic:blipFill>
                  <pic:spPr bwMode="auto">
                    <a:xfrm>
                      <a:off x="0" y="0"/>
                      <a:ext cx="4004745" cy="1842291"/>
                    </a:xfrm>
                    <a:prstGeom prst="rect">
                      <a:avLst/>
                    </a:prstGeom>
                    <a:noFill/>
                    <a:ln>
                      <a:noFill/>
                    </a:ln>
                  </pic:spPr>
                </pic:pic>
              </a:graphicData>
            </a:graphic>
          </wp:inline>
        </w:drawing>
      </w:r>
    </w:p>
    <w:p w14:paraId="0829DD7A" w14:textId="3F45AB64" w:rsidR="00ED74EE" w:rsidRDefault="000D2908" w:rsidP="00ED74EE">
      <w:pPr>
        <w:pStyle w:val="Heading2"/>
      </w:pPr>
      <w:r>
        <w:t xml:space="preserve">Inventory/ Receiving </w:t>
      </w:r>
      <w:r w:rsidR="00ED74EE">
        <w:t>Tag</w:t>
      </w:r>
    </w:p>
    <w:p w14:paraId="6ECCFEC1" w14:textId="0B0BBCCB" w:rsidR="000D2908" w:rsidRDefault="000D2908" w:rsidP="000D2908">
      <w:r>
        <w:t>There will be 3 container tags:</w:t>
      </w:r>
    </w:p>
    <w:p w14:paraId="495633BD" w14:textId="62AAA96F" w:rsidR="000D2908" w:rsidRDefault="000D2908" w:rsidP="003221F6">
      <w:pPr>
        <w:pStyle w:val="ListParagraph"/>
        <w:numPr>
          <w:ilvl w:val="0"/>
          <w:numId w:val="42"/>
        </w:numPr>
      </w:pPr>
      <w:r>
        <w:t xml:space="preserve">Regular </w:t>
      </w:r>
    </w:p>
    <w:p w14:paraId="58381893" w14:textId="3AC84FB4" w:rsidR="00030909" w:rsidRDefault="00030909" w:rsidP="003221F6">
      <w:pPr>
        <w:pStyle w:val="ListParagraph"/>
        <w:numPr>
          <w:ilvl w:val="1"/>
          <w:numId w:val="42"/>
        </w:numPr>
      </w:pPr>
      <w:r>
        <w:t>Use for regular product pallet and NSWP single SKU pallets</w:t>
      </w:r>
    </w:p>
    <w:p w14:paraId="38FC1BEE" w14:textId="5CDCF294" w:rsidR="00030909" w:rsidRDefault="00030909" w:rsidP="003221F6">
      <w:pPr>
        <w:pStyle w:val="ListParagraph"/>
        <w:numPr>
          <w:ilvl w:val="1"/>
          <w:numId w:val="42"/>
        </w:numPr>
      </w:pPr>
      <w:r>
        <w:t>Fields:</w:t>
      </w:r>
    </w:p>
    <w:p w14:paraId="31A688DA" w14:textId="71D60BE3" w:rsidR="00030909" w:rsidRDefault="00030909" w:rsidP="003221F6">
      <w:pPr>
        <w:pStyle w:val="ListParagraph"/>
        <w:numPr>
          <w:ilvl w:val="2"/>
          <w:numId w:val="42"/>
        </w:numPr>
      </w:pPr>
      <w:proofErr w:type="spellStart"/>
      <w:r>
        <w:t>Scannable</w:t>
      </w:r>
      <w:proofErr w:type="spellEnd"/>
      <w:r>
        <w:t xml:space="preserve"> tag</w:t>
      </w:r>
    </w:p>
    <w:p w14:paraId="2352FA60" w14:textId="3C2EB35A" w:rsidR="00030909" w:rsidRDefault="00030909" w:rsidP="003221F6">
      <w:pPr>
        <w:pStyle w:val="ListParagraph"/>
        <w:numPr>
          <w:ilvl w:val="2"/>
          <w:numId w:val="42"/>
        </w:numPr>
      </w:pPr>
      <w:r>
        <w:t>Readable tag</w:t>
      </w:r>
    </w:p>
    <w:p w14:paraId="7E2713C7" w14:textId="640A0473" w:rsidR="00030909" w:rsidRDefault="00030909" w:rsidP="003221F6">
      <w:pPr>
        <w:pStyle w:val="ListParagraph"/>
        <w:numPr>
          <w:ilvl w:val="2"/>
          <w:numId w:val="42"/>
        </w:numPr>
      </w:pPr>
      <w:proofErr w:type="spellStart"/>
      <w:r>
        <w:t>Scannable</w:t>
      </w:r>
      <w:proofErr w:type="spellEnd"/>
      <w:r>
        <w:t xml:space="preserve"> item</w:t>
      </w:r>
    </w:p>
    <w:p w14:paraId="66A3597C" w14:textId="3B83CC58" w:rsidR="00030909" w:rsidRDefault="00030909" w:rsidP="003221F6">
      <w:pPr>
        <w:pStyle w:val="ListParagraph"/>
        <w:numPr>
          <w:ilvl w:val="2"/>
          <w:numId w:val="42"/>
        </w:numPr>
      </w:pPr>
      <w:r>
        <w:t>Readable item</w:t>
      </w:r>
    </w:p>
    <w:p w14:paraId="389CCCB1" w14:textId="72657D7C" w:rsidR="006C7DA7" w:rsidRDefault="006C7DA7" w:rsidP="003221F6">
      <w:pPr>
        <w:pStyle w:val="ListParagraph"/>
        <w:numPr>
          <w:ilvl w:val="2"/>
          <w:numId w:val="42"/>
        </w:numPr>
      </w:pPr>
      <w:r>
        <w:t>Purchase Order #</w:t>
      </w:r>
    </w:p>
    <w:p w14:paraId="55F8A0CA" w14:textId="4E562363" w:rsidR="00030909" w:rsidRDefault="00030909" w:rsidP="003221F6">
      <w:pPr>
        <w:pStyle w:val="ListParagraph"/>
        <w:numPr>
          <w:ilvl w:val="2"/>
          <w:numId w:val="42"/>
        </w:numPr>
      </w:pPr>
      <w:r>
        <w:t>Item description</w:t>
      </w:r>
    </w:p>
    <w:p w14:paraId="3E3D3CE6" w14:textId="4881496D" w:rsidR="00030909" w:rsidRDefault="00030909" w:rsidP="003221F6">
      <w:pPr>
        <w:pStyle w:val="ListParagraph"/>
        <w:numPr>
          <w:ilvl w:val="2"/>
          <w:numId w:val="42"/>
        </w:numPr>
      </w:pPr>
      <w:r>
        <w:t>Date Received</w:t>
      </w:r>
    </w:p>
    <w:p w14:paraId="59987304" w14:textId="23D93EAD" w:rsidR="00030909" w:rsidRDefault="00030909" w:rsidP="003221F6">
      <w:pPr>
        <w:pStyle w:val="ListParagraph"/>
        <w:numPr>
          <w:ilvl w:val="2"/>
          <w:numId w:val="42"/>
        </w:numPr>
      </w:pPr>
      <w:r>
        <w:t>Date Expiry</w:t>
      </w:r>
    </w:p>
    <w:p w14:paraId="22EAC6CC" w14:textId="02130378" w:rsidR="00030909" w:rsidRDefault="00030909" w:rsidP="003221F6">
      <w:pPr>
        <w:pStyle w:val="ListParagraph"/>
        <w:numPr>
          <w:ilvl w:val="2"/>
          <w:numId w:val="42"/>
        </w:numPr>
      </w:pPr>
      <w:r>
        <w:t>Quantity in pallet</w:t>
      </w:r>
    </w:p>
    <w:p w14:paraId="60464006" w14:textId="6B2548C5" w:rsidR="00030909" w:rsidRDefault="00030909" w:rsidP="003221F6">
      <w:pPr>
        <w:pStyle w:val="ListParagraph"/>
        <w:numPr>
          <w:ilvl w:val="2"/>
          <w:numId w:val="42"/>
        </w:numPr>
      </w:pPr>
      <w:r>
        <w:t>UOM</w:t>
      </w:r>
    </w:p>
    <w:p w14:paraId="029AA059" w14:textId="01063281" w:rsidR="00591AFE" w:rsidRDefault="00591AFE" w:rsidP="003221F6">
      <w:pPr>
        <w:pStyle w:val="ListParagraph"/>
        <w:numPr>
          <w:ilvl w:val="2"/>
          <w:numId w:val="42"/>
        </w:numPr>
      </w:pPr>
      <w:r>
        <w:t>Right Corner indicator</w:t>
      </w:r>
    </w:p>
    <w:p w14:paraId="5CEECB02" w14:textId="1E1738C0" w:rsidR="00591AFE" w:rsidRDefault="00591AFE" w:rsidP="003221F6">
      <w:pPr>
        <w:pStyle w:val="ListParagraph"/>
        <w:numPr>
          <w:ilvl w:val="3"/>
          <w:numId w:val="42"/>
        </w:numPr>
      </w:pPr>
      <w:r>
        <w:t xml:space="preserve">Blank if full load and not </w:t>
      </w:r>
      <w:proofErr w:type="spellStart"/>
      <w:r>
        <w:t>overshipped</w:t>
      </w:r>
      <w:proofErr w:type="spellEnd"/>
      <w:r>
        <w:t xml:space="preserve"> product</w:t>
      </w:r>
    </w:p>
    <w:p w14:paraId="303B95FE" w14:textId="2549123A" w:rsidR="00D11210" w:rsidRDefault="00D11210" w:rsidP="003221F6">
      <w:pPr>
        <w:pStyle w:val="ListParagraph"/>
        <w:numPr>
          <w:ilvl w:val="3"/>
          <w:numId w:val="42"/>
        </w:numPr>
      </w:pPr>
      <w:r>
        <w:t>“NSWP” if single SKU NSWP pallet</w:t>
      </w:r>
    </w:p>
    <w:p w14:paraId="6F26243C" w14:textId="3A31A77A" w:rsidR="00D11210" w:rsidRDefault="00D11210" w:rsidP="003221F6">
      <w:pPr>
        <w:pStyle w:val="ListParagraph"/>
        <w:numPr>
          <w:ilvl w:val="3"/>
          <w:numId w:val="42"/>
        </w:numPr>
      </w:pPr>
      <w:r>
        <w:t>“SO” if special order</w:t>
      </w:r>
    </w:p>
    <w:p w14:paraId="5A16DD39" w14:textId="669BE71E" w:rsidR="00D11210" w:rsidRDefault="00D11210" w:rsidP="003221F6">
      <w:pPr>
        <w:pStyle w:val="ListParagraph"/>
        <w:numPr>
          <w:ilvl w:val="4"/>
          <w:numId w:val="42"/>
        </w:numPr>
      </w:pPr>
      <w:r>
        <w:t>Identified via the item name starting with “SO”``</w:t>
      </w:r>
    </w:p>
    <w:p w14:paraId="2E78CB8A" w14:textId="4FEEFAC5" w:rsidR="00030909" w:rsidRDefault="00591AFE" w:rsidP="003221F6">
      <w:pPr>
        <w:pStyle w:val="ListParagraph"/>
        <w:numPr>
          <w:ilvl w:val="3"/>
          <w:numId w:val="42"/>
        </w:numPr>
      </w:pPr>
      <w:r>
        <w:t xml:space="preserve"> </w:t>
      </w:r>
      <w:r w:rsidR="00030909">
        <w:t>“P” if pallet is a less then full load</w:t>
      </w:r>
    </w:p>
    <w:p w14:paraId="6E26BF4F" w14:textId="351F2194" w:rsidR="00030909" w:rsidRDefault="00030909" w:rsidP="003221F6">
      <w:pPr>
        <w:pStyle w:val="ListParagraph"/>
        <w:numPr>
          <w:ilvl w:val="4"/>
          <w:numId w:val="42"/>
        </w:numPr>
      </w:pPr>
      <w:r>
        <w:t>Will require SQL to add to label as to has to verify what the full load for the product is and see if it is less</w:t>
      </w:r>
    </w:p>
    <w:p w14:paraId="04D161C1" w14:textId="5A71DB16" w:rsidR="00591AFE" w:rsidRDefault="00591AFE" w:rsidP="003221F6">
      <w:pPr>
        <w:pStyle w:val="ListParagraph"/>
        <w:numPr>
          <w:ilvl w:val="3"/>
          <w:numId w:val="42"/>
        </w:numPr>
      </w:pPr>
      <w:r>
        <w:t xml:space="preserve"> “H” if pallet is for </w:t>
      </w:r>
      <w:proofErr w:type="spellStart"/>
      <w:r>
        <w:t>overshipped</w:t>
      </w:r>
      <w:proofErr w:type="spellEnd"/>
      <w:r>
        <w:t xml:space="preserve"> product</w:t>
      </w:r>
    </w:p>
    <w:p w14:paraId="469CB2D4" w14:textId="7C931633" w:rsidR="000D2908" w:rsidRDefault="000D2908" w:rsidP="00030909">
      <w:pPr>
        <w:ind w:left="1440"/>
      </w:pPr>
    </w:p>
    <w:p w14:paraId="05FE53ED" w14:textId="276F86CC" w:rsidR="00D11210" w:rsidRDefault="00D11210" w:rsidP="00030909">
      <w:pPr>
        <w:ind w:left="1440"/>
      </w:pPr>
      <w:r>
        <w:rPr>
          <w:noProof/>
          <w:lang w:val="en-US"/>
        </w:rPr>
        <w:lastRenderedPageBreak/>
        <w:drawing>
          <wp:inline distT="0" distB="0" distL="0" distR="0" wp14:anchorId="123AE218" wp14:editId="16BE8E8D">
            <wp:extent cx="2976245" cy="2035810"/>
            <wp:effectExtent l="0" t="0" r="0" b="254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6245" cy="2035810"/>
                    </a:xfrm>
                    <a:prstGeom prst="rect">
                      <a:avLst/>
                    </a:prstGeom>
                    <a:noFill/>
                    <a:ln>
                      <a:noFill/>
                    </a:ln>
                  </pic:spPr>
                </pic:pic>
              </a:graphicData>
            </a:graphic>
          </wp:inline>
        </w:drawing>
      </w:r>
    </w:p>
    <w:p w14:paraId="10B4670C" w14:textId="5AF7775A" w:rsidR="000D2908" w:rsidRDefault="000D2908" w:rsidP="003221F6">
      <w:pPr>
        <w:pStyle w:val="ListParagraph"/>
        <w:numPr>
          <w:ilvl w:val="0"/>
          <w:numId w:val="42"/>
        </w:numPr>
      </w:pPr>
      <w:r>
        <w:t xml:space="preserve">NSWP </w:t>
      </w:r>
    </w:p>
    <w:p w14:paraId="4832FD30" w14:textId="01380BF6" w:rsidR="000D2908" w:rsidRDefault="000D2908" w:rsidP="003221F6">
      <w:pPr>
        <w:pStyle w:val="ListParagraph"/>
        <w:numPr>
          <w:ilvl w:val="1"/>
          <w:numId w:val="42"/>
        </w:numPr>
      </w:pPr>
      <w:r>
        <w:t>Will use a Receipt label</w:t>
      </w:r>
    </w:p>
    <w:p w14:paraId="31F37740" w14:textId="792A10BF" w:rsidR="000D2908" w:rsidRDefault="000D2908" w:rsidP="003221F6">
      <w:pPr>
        <w:pStyle w:val="ListParagraph"/>
        <w:numPr>
          <w:ilvl w:val="2"/>
          <w:numId w:val="42"/>
        </w:numPr>
      </w:pPr>
      <w:r>
        <w:t xml:space="preserve">Receipt# - </w:t>
      </w:r>
      <w:proofErr w:type="spellStart"/>
      <w:r>
        <w:t>scannable</w:t>
      </w:r>
      <w:proofErr w:type="spellEnd"/>
      <w:r>
        <w:t xml:space="preserve"> (big) and readable (small)</w:t>
      </w:r>
    </w:p>
    <w:p w14:paraId="6432A771" w14:textId="10D96667" w:rsidR="000D2908" w:rsidRDefault="000D2908" w:rsidP="003221F6">
      <w:pPr>
        <w:pStyle w:val="ListParagraph"/>
        <w:numPr>
          <w:ilvl w:val="2"/>
          <w:numId w:val="42"/>
        </w:numPr>
      </w:pPr>
      <w:r>
        <w:t>System date/time (date receipt)</w:t>
      </w:r>
    </w:p>
    <w:p w14:paraId="064E880D" w14:textId="579FC2D5" w:rsidR="000D2908" w:rsidRDefault="000D2908" w:rsidP="003221F6">
      <w:pPr>
        <w:pStyle w:val="ListParagraph"/>
        <w:numPr>
          <w:ilvl w:val="2"/>
          <w:numId w:val="42"/>
        </w:numPr>
      </w:pPr>
      <w:r>
        <w:t>Label Identification: NSWP</w:t>
      </w:r>
    </w:p>
    <w:p w14:paraId="0DC600B7" w14:textId="0B729A78" w:rsidR="000D2908" w:rsidRDefault="000D2908" w:rsidP="003221F6">
      <w:pPr>
        <w:pStyle w:val="ListParagraph"/>
        <w:numPr>
          <w:ilvl w:val="1"/>
          <w:numId w:val="42"/>
        </w:numPr>
      </w:pPr>
      <w:r>
        <w:t>Used for Mix pallet of NSWP</w:t>
      </w:r>
    </w:p>
    <w:p w14:paraId="6727E98F" w14:textId="0016237B" w:rsidR="000D2908" w:rsidRDefault="000D2908" w:rsidP="003221F6">
      <w:pPr>
        <w:pStyle w:val="ListParagraph"/>
        <w:numPr>
          <w:ilvl w:val="2"/>
          <w:numId w:val="42"/>
        </w:numPr>
      </w:pPr>
      <w:r>
        <w:t>Full pallets of NSWP use regular tag</w:t>
      </w:r>
    </w:p>
    <w:p w14:paraId="39B5FED5" w14:textId="64F55DEA" w:rsidR="000D2908" w:rsidRDefault="000D2908" w:rsidP="000D2908">
      <w:pPr>
        <w:ind w:left="1440"/>
      </w:pPr>
      <w:r>
        <w:rPr>
          <w:noProof/>
          <w:lang w:val="en-US"/>
        </w:rPr>
        <w:drawing>
          <wp:inline distT="0" distB="0" distL="0" distR="0" wp14:anchorId="497E80D3" wp14:editId="405142DE">
            <wp:extent cx="3350361" cy="2062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50604" cy="2062249"/>
                    </a:xfrm>
                    <a:prstGeom prst="rect">
                      <a:avLst/>
                    </a:prstGeom>
                    <a:noFill/>
                    <a:ln>
                      <a:noFill/>
                    </a:ln>
                  </pic:spPr>
                </pic:pic>
              </a:graphicData>
            </a:graphic>
          </wp:inline>
        </w:drawing>
      </w:r>
    </w:p>
    <w:p w14:paraId="3E0BF921" w14:textId="68C4A4E9" w:rsidR="000D2908" w:rsidRDefault="000D2908" w:rsidP="003221F6">
      <w:pPr>
        <w:pStyle w:val="ListParagraph"/>
        <w:numPr>
          <w:ilvl w:val="0"/>
          <w:numId w:val="42"/>
        </w:numPr>
      </w:pPr>
      <w:r>
        <w:t>Special Order</w:t>
      </w:r>
    </w:p>
    <w:p w14:paraId="087F0A1B" w14:textId="5826A503" w:rsidR="000D2908" w:rsidRDefault="000D2908" w:rsidP="003221F6">
      <w:pPr>
        <w:pStyle w:val="ListParagraph"/>
        <w:numPr>
          <w:ilvl w:val="1"/>
          <w:numId w:val="42"/>
        </w:numPr>
      </w:pPr>
      <w:r>
        <w:t>Simplified Regular Label</w:t>
      </w:r>
    </w:p>
    <w:p w14:paraId="7C612741" w14:textId="70CB94AE" w:rsidR="000D2908" w:rsidRDefault="000D2908" w:rsidP="003221F6">
      <w:pPr>
        <w:pStyle w:val="ListParagraph"/>
        <w:numPr>
          <w:ilvl w:val="2"/>
          <w:numId w:val="42"/>
        </w:numPr>
      </w:pPr>
      <w:r>
        <w:t>Tag #</w:t>
      </w:r>
    </w:p>
    <w:p w14:paraId="362BE9DE" w14:textId="2A857AD7" w:rsidR="000D2908" w:rsidRDefault="000D2908" w:rsidP="003221F6">
      <w:pPr>
        <w:pStyle w:val="ListParagraph"/>
        <w:numPr>
          <w:ilvl w:val="2"/>
          <w:numId w:val="42"/>
        </w:numPr>
      </w:pPr>
      <w:r>
        <w:t>System date/time</w:t>
      </w:r>
    </w:p>
    <w:p w14:paraId="4DB7A9DD" w14:textId="54740036" w:rsidR="000D2908" w:rsidRDefault="000D2908" w:rsidP="003221F6">
      <w:pPr>
        <w:pStyle w:val="ListParagraph"/>
        <w:numPr>
          <w:ilvl w:val="2"/>
          <w:numId w:val="42"/>
        </w:numPr>
      </w:pPr>
      <w:r>
        <w:t>Label identification: Special Order</w:t>
      </w:r>
    </w:p>
    <w:p w14:paraId="19FC5050" w14:textId="70777940" w:rsidR="000D2908" w:rsidRDefault="000D2908" w:rsidP="003221F6">
      <w:pPr>
        <w:pStyle w:val="ListParagraph"/>
        <w:numPr>
          <w:ilvl w:val="2"/>
          <w:numId w:val="42"/>
        </w:numPr>
      </w:pPr>
      <w:r>
        <w:t>Used for mix pallet of Special Order</w:t>
      </w:r>
    </w:p>
    <w:p w14:paraId="705380A2" w14:textId="7FA1DC68" w:rsidR="000D2908" w:rsidRDefault="000D2908" w:rsidP="003221F6">
      <w:pPr>
        <w:pStyle w:val="ListParagraph"/>
        <w:numPr>
          <w:ilvl w:val="1"/>
          <w:numId w:val="42"/>
        </w:numPr>
      </w:pPr>
      <w:r>
        <w:t>Special Products must be identified as a special product in system</w:t>
      </w:r>
    </w:p>
    <w:p w14:paraId="7BE8E7C7" w14:textId="18B75CC6" w:rsidR="00591AFE" w:rsidRDefault="00591AFE" w:rsidP="003221F6">
      <w:pPr>
        <w:pStyle w:val="ListParagraph"/>
        <w:numPr>
          <w:ilvl w:val="2"/>
          <w:numId w:val="42"/>
        </w:numPr>
      </w:pPr>
      <w:r>
        <w:t>Item name starts with “SO”</w:t>
      </w:r>
    </w:p>
    <w:p w14:paraId="0CB35DEB" w14:textId="575B32A0" w:rsidR="000D2908" w:rsidRDefault="000D2908" w:rsidP="000D2908">
      <w:pPr>
        <w:pStyle w:val="ListParagraph"/>
        <w:ind w:left="1440"/>
      </w:pPr>
      <w:r>
        <w:rPr>
          <w:noProof/>
          <w:lang w:val="en-US"/>
        </w:rPr>
        <w:lastRenderedPageBreak/>
        <w:drawing>
          <wp:inline distT="0" distB="0" distL="0" distR="0" wp14:anchorId="4982DECC" wp14:editId="052C4B41">
            <wp:extent cx="3386937" cy="2068966"/>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8276" cy="2069784"/>
                    </a:xfrm>
                    <a:prstGeom prst="rect">
                      <a:avLst/>
                    </a:prstGeom>
                    <a:noFill/>
                    <a:ln>
                      <a:noFill/>
                    </a:ln>
                  </pic:spPr>
                </pic:pic>
              </a:graphicData>
            </a:graphic>
          </wp:inline>
        </w:drawing>
      </w:r>
    </w:p>
    <w:p w14:paraId="0F4FB8EF" w14:textId="77777777" w:rsidR="000D2908" w:rsidRDefault="000D2908" w:rsidP="000D2908">
      <w:pPr>
        <w:pStyle w:val="ListParagraph"/>
        <w:ind w:left="1440"/>
      </w:pPr>
    </w:p>
    <w:p w14:paraId="507073D9" w14:textId="43151BA2" w:rsidR="00807E4E" w:rsidRDefault="00807E4E" w:rsidP="00807E4E">
      <w:pPr>
        <w:pStyle w:val="Heading2"/>
      </w:pPr>
      <w:bookmarkStart w:id="92" w:name="_CPRE_configuration_details"/>
      <w:bookmarkEnd w:id="92"/>
      <w:r>
        <w:t>CPRE configuration details</w:t>
      </w:r>
    </w:p>
    <w:p w14:paraId="1CA11DB9" w14:textId="219FE0E5" w:rsidR="00517E08" w:rsidRDefault="00807E4E" w:rsidP="00517E08">
      <w:r>
        <w:t>Which station and as the result printer will be used for printing the CPRE labels is based on the Area configuration.</w:t>
      </w:r>
    </w:p>
    <w:p w14:paraId="177831F5" w14:textId="287334D8" w:rsidR="00807E4E" w:rsidRDefault="00807E4E" w:rsidP="00517E08">
      <w:r>
        <w:t>Container Selection Code Station is dictating the station selection. For example, if the pick command is generated for a location in the AB1R area then the station BTL1 will be used for printing. The actual printer to be used for station BTL1 can be looked up in Station Devices view.</w:t>
      </w:r>
    </w:p>
    <w:p w14:paraId="7A6C512D" w14:textId="263539C5" w:rsidR="00807E4E" w:rsidRPr="00517E08" w:rsidRDefault="00807E4E" w:rsidP="00517E08">
      <w:r>
        <w:t>The Areas Container Selection Code Station is configured in the following way:</w:t>
      </w:r>
    </w:p>
    <w:p w14:paraId="5B2EDB76" w14:textId="3AA3A5AE" w:rsidR="00807E4E" w:rsidRDefault="00807E4E" w:rsidP="00D318DD">
      <w:bookmarkStart w:id="93" w:name="_CPRE"/>
      <w:bookmarkEnd w:id="93"/>
      <w:r>
        <w:rPr>
          <w:noProof/>
          <w:lang w:val="en-US"/>
        </w:rPr>
        <w:drawing>
          <wp:inline distT="0" distB="0" distL="0" distR="0" wp14:anchorId="3317CADF" wp14:editId="32CE8B81">
            <wp:extent cx="5943600" cy="38474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847465"/>
                    </a:xfrm>
                    <a:prstGeom prst="rect">
                      <a:avLst/>
                    </a:prstGeom>
                  </pic:spPr>
                </pic:pic>
              </a:graphicData>
            </a:graphic>
          </wp:inline>
        </w:drawing>
      </w:r>
    </w:p>
    <w:p w14:paraId="44AA4147" w14:textId="77777777" w:rsidR="00ED74EE" w:rsidRDefault="00ED74EE" w:rsidP="00ED74EE">
      <w:pPr>
        <w:pStyle w:val="Heading2"/>
      </w:pPr>
      <w:r>
        <w:t>CPRE</w:t>
      </w:r>
    </w:p>
    <w:p w14:paraId="32B3DE5A" w14:textId="187EE67B" w:rsidR="00D47E40" w:rsidRDefault="00D47E40" w:rsidP="00D47E40">
      <w:pPr>
        <w:spacing w:after="40" w:line="240" w:lineRule="auto"/>
      </w:pPr>
      <w:r>
        <w:t>Used for all picks in warehouse including:</w:t>
      </w:r>
    </w:p>
    <w:p w14:paraId="3965FBF0" w14:textId="6A2CD0B7" w:rsidR="00D47E40" w:rsidRDefault="00D47E40" w:rsidP="003221F6">
      <w:pPr>
        <w:pStyle w:val="ListParagraph"/>
        <w:numPr>
          <w:ilvl w:val="0"/>
          <w:numId w:val="42"/>
        </w:numPr>
        <w:spacing w:after="40" w:line="240" w:lineRule="auto"/>
      </w:pPr>
      <w:r>
        <w:t>Case pick</w:t>
      </w:r>
    </w:p>
    <w:p w14:paraId="6C39382C" w14:textId="58D4A41B" w:rsidR="00D47E40" w:rsidRDefault="00D47E40" w:rsidP="003221F6">
      <w:pPr>
        <w:pStyle w:val="ListParagraph"/>
        <w:numPr>
          <w:ilvl w:val="0"/>
          <w:numId w:val="42"/>
        </w:numPr>
        <w:spacing w:after="40" w:line="240" w:lineRule="auto"/>
      </w:pPr>
      <w:r>
        <w:t>Bottle pick</w:t>
      </w:r>
    </w:p>
    <w:p w14:paraId="2512AF1D" w14:textId="3F738E50" w:rsidR="00D47E40" w:rsidRDefault="00D47E40" w:rsidP="003221F6">
      <w:pPr>
        <w:pStyle w:val="ListParagraph"/>
        <w:numPr>
          <w:ilvl w:val="0"/>
          <w:numId w:val="42"/>
        </w:numPr>
        <w:spacing w:after="40" w:line="240" w:lineRule="auto"/>
      </w:pPr>
      <w:r>
        <w:t>Full pallet pick</w:t>
      </w:r>
    </w:p>
    <w:p w14:paraId="1E806A1D" w14:textId="77777777" w:rsidR="00D47E40" w:rsidRPr="00D47E40" w:rsidRDefault="00D47E40" w:rsidP="00D47E40">
      <w:pPr>
        <w:pStyle w:val="ListParagraph"/>
        <w:spacing w:after="40" w:line="240" w:lineRule="auto"/>
      </w:pPr>
    </w:p>
    <w:p w14:paraId="52972605" w14:textId="77777777" w:rsidR="00ED74EE" w:rsidRDefault="00ED74EE" w:rsidP="00ED74EE">
      <w:pPr>
        <w:pStyle w:val="Heading3"/>
      </w:pPr>
      <w:r>
        <w:lastRenderedPageBreak/>
        <w:t>Case Pick</w:t>
      </w:r>
    </w:p>
    <w:p w14:paraId="509F3E3B" w14:textId="49BEAD98" w:rsidR="003603B4" w:rsidRDefault="003603B4" w:rsidP="00D47E40">
      <w:pPr>
        <w:spacing w:afterLines="40" w:after="96" w:line="240" w:lineRule="auto"/>
      </w:pPr>
      <w:r>
        <w:t>Fields to print in CPRE:</w:t>
      </w:r>
    </w:p>
    <w:p w14:paraId="5E7B0A06" w14:textId="77777777" w:rsidR="000751F7" w:rsidRPr="000751F7" w:rsidRDefault="000751F7" w:rsidP="003221F6">
      <w:pPr>
        <w:pStyle w:val="ListParagraph"/>
        <w:numPr>
          <w:ilvl w:val="0"/>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Customer Number</w:t>
      </w:r>
    </w:p>
    <w:p w14:paraId="76A8730B" w14:textId="77777777" w:rsidR="000751F7" w:rsidRPr="000751F7" w:rsidRDefault="000751F7" w:rsidP="003221F6">
      <w:pPr>
        <w:pStyle w:val="ListParagraph"/>
        <w:numPr>
          <w:ilvl w:val="0"/>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Customer Ship to Name</w:t>
      </w:r>
    </w:p>
    <w:p w14:paraId="6E65442B" w14:textId="77777777" w:rsidR="000751F7" w:rsidRPr="000751F7" w:rsidRDefault="000751F7" w:rsidP="003221F6">
      <w:pPr>
        <w:pStyle w:val="ListParagraph"/>
        <w:numPr>
          <w:ilvl w:val="0"/>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Delivery address</w:t>
      </w:r>
    </w:p>
    <w:p w14:paraId="138F76B4" w14:textId="2F56907D" w:rsidR="000751F7" w:rsidRPr="000751F7" w:rsidRDefault="000751F7" w:rsidP="003221F6">
      <w:pPr>
        <w:pStyle w:val="ListParagraph"/>
        <w:numPr>
          <w:ilvl w:val="1"/>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Address</w:t>
      </w:r>
    </w:p>
    <w:p w14:paraId="01C9A1F3" w14:textId="2864F765" w:rsidR="000751F7" w:rsidRPr="000751F7" w:rsidRDefault="000751F7" w:rsidP="003221F6">
      <w:pPr>
        <w:pStyle w:val="ListParagraph"/>
        <w:numPr>
          <w:ilvl w:val="1"/>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City</w:t>
      </w:r>
    </w:p>
    <w:p w14:paraId="26F1E182" w14:textId="70116636" w:rsidR="000751F7" w:rsidRPr="000751F7" w:rsidRDefault="000751F7" w:rsidP="003221F6">
      <w:pPr>
        <w:pStyle w:val="ListParagraph"/>
        <w:numPr>
          <w:ilvl w:val="1"/>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Province</w:t>
      </w:r>
    </w:p>
    <w:p w14:paraId="447395E3" w14:textId="02596513" w:rsidR="000751F7" w:rsidRPr="000751F7" w:rsidRDefault="000751F7" w:rsidP="003221F6">
      <w:pPr>
        <w:pStyle w:val="ListParagraph"/>
        <w:numPr>
          <w:ilvl w:val="1"/>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Postal Code</w:t>
      </w:r>
    </w:p>
    <w:p w14:paraId="668B200C" w14:textId="3A872EEB" w:rsidR="000751F7" w:rsidRPr="000751F7" w:rsidRDefault="000751F7" w:rsidP="003221F6">
      <w:pPr>
        <w:pStyle w:val="ListParagraph"/>
        <w:numPr>
          <w:ilvl w:val="1"/>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Country</w:t>
      </w:r>
    </w:p>
    <w:p w14:paraId="08898308" w14:textId="3D74E48C" w:rsidR="000751F7" w:rsidRPr="000751F7" w:rsidRDefault="000751F7" w:rsidP="003221F6">
      <w:pPr>
        <w:pStyle w:val="ListParagraph"/>
        <w:numPr>
          <w:ilvl w:val="0"/>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Container ID</w:t>
      </w:r>
    </w:p>
    <w:p w14:paraId="789E6BE1" w14:textId="77777777" w:rsidR="000751F7" w:rsidRPr="000751F7" w:rsidRDefault="000751F7" w:rsidP="003221F6">
      <w:pPr>
        <w:pStyle w:val="ListParagraph"/>
        <w:numPr>
          <w:ilvl w:val="0"/>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Destination</w:t>
      </w:r>
    </w:p>
    <w:p w14:paraId="673BDE2A" w14:textId="77777777" w:rsidR="000751F7" w:rsidRPr="000751F7" w:rsidRDefault="000751F7" w:rsidP="003221F6">
      <w:pPr>
        <w:pStyle w:val="ListParagraph"/>
        <w:numPr>
          <w:ilvl w:val="1"/>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Cannot display wrapper or QA as these are route points and not destinations</w:t>
      </w:r>
    </w:p>
    <w:p w14:paraId="7EC6CD7E" w14:textId="77777777" w:rsidR="000751F7" w:rsidRPr="000751F7" w:rsidRDefault="000751F7" w:rsidP="003221F6">
      <w:pPr>
        <w:pStyle w:val="ListParagraph"/>
        <w:numPr>
          <w:ilvl w:val="1"/>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The destination location displayed will be the ship lane</w:t>
      </w:r>
    </w:p>
    <w:p w14:paraId="2BC64B9E" w14:textId="77777777" w:rsidR="000751F7" w:rsidRPr="000751F7" w:rsidRDefault="000751F7" w:rsidP="003221F6">
      <w:pPr>
        <w:pStyle w:val="ListParagraph"/>
        <w:numPr>
          <w:ilvl w:val="0"/>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Container type</w:t>
      </w:r>
    </w:p>
    <w:p w14:paraId="19E58152" w14:textId="77777777" w:rsidR="000751F7" w:rsidRPr="000751F7" w:rsidRDefault="000751F7" w:rsidP="003221F6">
      <w:pPr>
        <w:pStyle w:val="ListParagraph"/>
        <w:numPr>
          <w:ilvl w:val="0"/>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Warehouse (location)</w:t>
      </w:r>
    </w:p>
    <w:p w14:paraId="2FF1144E" w14:textId="77777777" w:rsidR="000751F7" w:rsidRPr="000751F7" w:rsidRDefault="000751F7" w:rsidP="003221F6">
      <w:pPr>
        <w:pStyle w:val="ListParagraph"/>
        <w:numPr>
          <w:ilvl w:val="0"/>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Order number/ delivery ID</w:t>
      </w:r>
    </w:p>
    <w:p w14:paraId="1FC65137" w14:textId="77777777" w:rsidR="000751F7" w:rsidRPr="000751F7" w:rsidRDefault="000751F7" w:rsidP="003221F6">
      <w:pPr>
        <w:pStyle w:val="ListParagraph"/>
        <w:numPr>
          <w:ilvl w:val="0"/>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 xml:space="preserve">Ship date </w:t>
      </w:r>
    </w:p>
    <w:p w14:paraId="5DFEC6C1" w14:textId="77777777" w:rsidR="000751F7" w:rsidRPr="000751F7" w:rsidRDefault="000751F7" w:rsidP="003221F6">
      <w:pPr>
        <w:pStyle w:val="ListParagraph"/>
        <w:numPr>
          <w:ilvl w:val="0"/>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Ship time</w:t>
      </w:r>
    </w:p>
    <w:p w14:paraId="28EBF1DD" w14:textId="77777777" w:rsidR="000751F7" w:rsidRPr="000751F7" w:rsidRDefault="000751F7" w:rsidP="003221F6">
      <w:pPr>
        <w:pStyle w:val="ListParagraph"/>
        <w:numPr>
          <w:ilvl w:val="0"/>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 xml:space="preserve">Created date </w:t>
      </w:r>
    </w:p>
    <w:p w14:paraId="2CB7348A" w14:textId="399799B6" w:rsidR="000751F7" w:rsidRPr="000751F7" w:rsidRDefault="000751F7" w:rsidP="003221F6">
      <w:pPr>
        <w:pStyle w:val="ListParagraph"/>
        <w:numPr>
          <w:ilvl w:val="0"/>
          <w:numId w:val="86"/>
        </w:numPr>
        <w:spacing w:after="0" w:line="240" w:lineRule="auto"/>
        <w:textAlignment w:val="center"/>
        <w:rPr>
          <w:rFonts w:ascii="Calibri" w:eastAsia="Times New Roman" w:hAnsi="Calibri" w:cs="Calibri"/>
          <w:sz w:val="22"/>
          <w:szCs w:val="22"/>
        </w:rPr>
      </w:pPr>
      <w:r w:rsidRPr="000751F7">
        <w:rPr>
          <w:rFonts w:ascii="Calibri" w:eastAsia="Times New Roman" w:hAnsi="Calibri" w:cs="Calibri"/>
          <w:sz w:val="22"/>
          <w:szCs w:val="22"/>
        </w:rPr>
        <w:t>Created Time</w:t>
      </w:r>
    </w:p>
    <w:p w14:paraId="07F0AE37" w14:textId="37583851" w:rsidR="000751F7" w:rsidRDefault="000751F7" w:rsidP="003221F6">
      <w:pPr>
        <w:numPr>
          <w:ilvl w:val="0"/>
          <w:numId w:val="85"/>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Upper Right Corner Value</w:t>
      </w:r>
    </w:p>
    <w:p w14:paraId="72DAA9C5" w14:textId="313AE682" w:rsidR="000751F7" w:rsidRDefault="000751F7" w:rsidP="003221F6">
      <w:pPr>
        <w:numPr>
          <w:ilvl w:val="1"/>
          <w:numId w:val="85"/>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C - value container</w:t>
      </w:r>
    </w:p>
    <w:p w14:paraId="741C42C1" w14:textId="1C83D56D" w:rsidR="000751F7" w:rsidRDefault="000751F7" w:rsidP="003221F6">
      <w:pPr>
        <w:numPr>
          <w:ilvl w:val="1"/>
          <w:numId w:val="85"/>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F - value full load</w:t>
      </w:r>
    </w:p>
    <w:p w14:paraId="0AB5F580" w14:textId="6A1F0542" w:rsidR="000751F7" w:rsidRDefault="000751F7" w:rsidP="003221F6">
      <w:pPr>
        <w:numPr>
          <w:ilvl w:val="0"/>
          <w:numId w:val="85"/>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 xml:space="preserve">Big Number </w:t>
      </w:r>
    </w:p>
    <w:p w14:paraId="089F80DB" w14:textId="43199B8E" w:rsidR="000751F7" w:rsidRDefault="000751F7" w:rsidP="003221F6">
      <w:pPr>
        <w:numPr>
          <w:ilvl w:val="1"/>
          <w:numId w:val="85"/>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Last 4 digits of the order</w:t>
      </w:r>
    </w:p>
    <w:p w14:paraId="1B4AA435" w14:textId="2CD361DC" w:rsidR="00747C42" w:rsidRPr="003F6776" w:rsidRDefault="000751F7" w:rsidP="003221F6">
      <w:pPr>
        <w:numPr>
          <w:ilvl w:val="0"/>
          <w:numId w:val="85"/>
        </w:numPr>
        <w:spacing w:after="0" w:line="240" w:lineRule="auto"/>
        <w:textAlignment w:val="center"/>
        <w:rPr>
          <w:rFonts w:ascii="Calibri" w:eastAsia="Times New Roman" w:hAnsi="Calibri" w:cs="Calibri"/>
          <w:color w:val="FF0000"/>
          <w:sz w:val="22"/>
          <w:szCs w:val="22"/>
        </w:rPr>
      </w:pPr>
      <w:r w:rsidRPr="003F6776">
        <w:rPr>
          <w:rFonts w:ascii="Calibri" w:eastAsia="Times New Roman" w:hAnsi="Calibri" w:cs="Calibri"/>
          <w:color w:val="FF0000"/>
          <w:sz w:val="22"/>
          <w:szCs w:val="22"/>
        </w:rPr>
        <w:t xml:space="preserve">Container: X of Y </w:t>
      </w:r>
      <w:r w:rsidR="003F6776" w:rsidRPr="003F6776">
        <w:rPr>
          <w:rFonts w:ascii="Calibri" w:eastAsia="Times New Roman" w:hAnsi="Calibri" w:cs="Calibri"/>
          <w:color w:val="FF0000"/>
          <w:sz w:val="22"/>
          <w:szCs w:val="22"/>
        </w:rPr>
        <w:t xml:space="preserve">--- </w:t>
      </w:r>
      <w:r w:rsidR="00747C42" w:rsidRPr="003F6776">
        <w:rPr>
          <w:rFonts w:ascii="Calibri" w:eastAsia="Times New Roman" w:hAnsi="Calibri" w:cs="Calibri"/>
          <w:color w:val="FF0000"/>
          <w:sz w:val="22"/>
          <w:szCs w:val="22"/>
        </w:rPr>
        <w:t>Deferred</w:t>
      </w:r>
    </w:p>
    <w:p w14:paraId="20ACB40E" w14:textId="183D347E" w:rsidR="000751F7" w:rsidRDefault="000751F7" w:rsidP="003221F6">
      <w:pPr>
        <w:numPr>
          <w:ilvl w:val="0"/>
          <w:numId w:val="85"/>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Created time</w:t>
      </w:r>
    </w:p>
    <w:p w14:paraId="6F1FBCDF" w14:textId="77777777" w:rsidR="000751F7" w:rsidRDefault="000751F7" w:rsidP="000751F7">
      <w:pPr>
        <w:spacing w:after="0" w:line="240" w:lineRule="auto"/>
        <w:ind w:left="540"/>
        <w:textAlignment w:val="center"/>
        <w:rPr>
          <w:rFonts w:ascii="Calibri" w:eastAsia="Times New Roman" w:hAnsi="Calibri" w:cs="Calibri"/>
          <w:sz w:val="22"/>
          <w:szCs w:val="22"/>
        </w:rPr>
      </w:pPr>
    </w:p>
    <w:p w14:paraId="1BB6BF86" w14:textId="6FA28681" w:rsidR="003603B4" w:rsidRDefault="003603B4" w:rsidP="00D47E40">
      <w:pPr>
        <w:spacing w:afterLines="40" w:after="96" w:line="240" w:lineRule="auto"/>
      </w:pPr>
      <w:r>
        <w:t>The last case pick CPRE label for an order that has bottle pick will display:</w:t>
      </w:r>
    </w:p>
    <w:p w14:paraId="10D8FE5A" w14:textId="24E194E6" w:rsidR="003603B4" w:rsidRDefault="003603B4" w:rsidP="003221F6">
      <w:pPr>
        <w:pStyle w:val="ListParagraph"/>
        <w:numPr>
          <w:ilvl w:val="0"/>
          <w:numId w:val="38"/>
        </w:numPr>
        <w:spacing w:afterLines="40" w:after="96" w:line="240" w:lineRule="auto"/>
      </w:pPr>
      <w:r>
        <w:t>“B” to indicate there are cases in bottle pick</w:t>
      </w:r>
    </w:p>
    <w:p w14:paraId="31FF5EC7" w14:textId="727AB6B4" w:rsidR="003603B4" w:rsidRDefault="003603B4" w:rsidP="00D47E40">
      <w:pPr>
        <w:spacing w:afterLines="40" w:after="96" w:line="240" w:lineRule="auto"/>
      </w:pPr>
      <w:r>
        <w:t>Pending from Tecsys:</w:t>
      </w:r>
    </w:p>
    <w:p w14:paraId="57527321" w14:textId="77777777" w:rsidR="003603B4" w:rsidRDefault="003603B4" w:rsidP="003221F6">
      <w:pPr>
        <w:pStyle w:val="ListParagraph"/>
        <w:numPr>
          <w:ilvl w:val="0"/>
          <w:numId w:val="39"/>
        </w:numPr>
        <w:spacing w:afterLines="40" w:after="96" w:line="240" w:lineRule="auto"/>
      </w:pPr>
      <w:r>
        <w:t xml:space="preserve">What happens if an order is just bottle pick? </w:t>
      </w:r>
    </w:p>
    <w:p w14:paraId="729FAB47" w14:textId="11179441" w:rsidR="003603B4" w:rsidRDefault="003603B4" w:rsidP="003221F6">
      <w:pPr>
        <w:pStyle w:val="ListParagraph"/>
        <w:numPr>
          <w:ilvl w:val="1"/>
          <w:numId w:val="39"/>
        </w:numPr>
        <w:spacing w:afterLines="40" w:after="96" w:line="240" w:lineRule="auto"/>
      </w:pPr>
      <w:r>
        <w:t>Zero case picks, will a CPRE just for the bottle case picks still print?</w:t>
      </w:r>
    </w:p>
    <w:p w14:paraId="0B9A76DF" w14:textId="77777777" w:rsidR="00ED74EE" w:rsidRDefault="00ED74EE" w:rsidP="00ED74EE">
      <w:pPr>
        <w:pStyle w:val="Heading3"/>
      </w:pPr>
      <w:r>
        <w:t>Bottle Pick</w:t>
      </w:r>
    </w:p>
    <w:p w14:paraId="342ED8B9" w14:textId="77777777" w:rsidR="003603B4" w:rsidRDefault="003603B4" w:rsidP="00D47E40">
      <w:pPr>
        <w:spacing w:after="40" w:line="240" w:lineRule="auto"/>
      </w:pPr>
      <w:r>
        <w:t>Fields to print in CPRE:</w:t>
      </w:r>
    </w:p>
    <w:p w14:paraId="043D04FB" w14:textId="0CD388D2" w:rsidR="003603B4" w:rsidRDefault="00D47E40" w:rsidP="003221F6">
      <w:pPr>
        <w:pStyle w:val="ListParagraph"/>
        <w:numPr>
          <w:ilvl w:val="0"/>
          <w:numId w:val="40"/>
        </w:numPr>
        <w:spacing w:after="40" w:line="240" w:lineRule="auto"/>
      </w:pPr>
      <w:r>
        <w:t>Same as Case Pick</w:t>
      </w:r>
    </w:p>
    <w:p w14:paraId="56581968" w14:textId="04204CC1" w:rsidR="00D47E40" w:rsidRDefault="00D47E40" w:rsidP="003221F6">
      <w:pPr>
        <w:pStyle w:val="ListParagraph"/>
        <w:numPr>
          <w:ilvl w:val="1"/>
          <w:numId w:val="40"/>
        </w:numPr>
        <w:spacing w:after="40" w:line="240" w:lineRule="auto"/>
      </w:pPr>
      <w:r>
        <w:t>Except for no “B” on any label</w:t>
      </w:r>
    </w:p>
    <w:p w14:paraId="5F2AB2F5" w14:textId="662D433B" w:rsidR="00D47E40" w:rsidRDefault="00D47E40" w:rsidP="003221F6">
      <w:pPr>
        <w:pStyle w:val="ListParagraph"/>
        <w:numPr>
          <w:ilvl w:val="0"/>
          <w:numId w:val="40"/>
        </w:numPr>
        <w:spacing w:after="40" w:line="240" w:lineRule="auto"/>
      </w:pPr>
      <w:r>
        <w:t>One label printed per case</w:t>
      </w:r>
    </w:p>
    <w:p w14:paraId="224A5EE5" w14:textId="77777777" w:rsidR="003F6776" w:rsidRDefault="003F6776" w:rsidP="00747C42">
      <w:pPr>
        <w:spacing w:after="40" w:line="240" w:lineRule="auto"/>
      </w:pPr>
    </w:p>
    <w:p w14:paraId="10B2525F" w14:textId="0F782FD3" w:rsidR="00747C42" w:rsidRDefault="003F6776" w:rsidP="00747C42">
      <w:pPr>
        <w:spacing w:after="40" w:line="240" w:lineRule="auto"/>
      </w:pPr>
      <w:r>
        <w:rPr>
          <w:noProof/>
          <w:lang w:val="en-US"/>
        </w:rPr>
        <w:lastRenderedPageBreak/>
        <w:drawing>
          <wp:inline distT="0" distB="0" distL="0" distR="0" wp14:anchorId="10CF740B" wp14:editId="4307B03A">
            <wp:extent cx="5048293" cy="2958860"/>
            <wp:effectExtent l="0" t="0" r="0" b="0"/>
            <wp:docPr id="7560" name="Picture 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45998" cy="2957515"/>
                    </a:xfrm>
                    <a:prstGeom prst="rect">
                      <a:avLst/>
                    </a:prstGeom>
                  </pic:spPr>
                </pic:pic>
              </a:graphicData>
            </a:graphic>
          </wp:inline>
        </w:drawing>
      </w:r>
    </w:p>
    <w:p w14:paraId="240EBCFD" w14:textId="77777777" w:rsidR="00747C42" w:rsidRDefault="00747C42" w:rsidP="00747C42">
      <w:pPr>
        <w:spacing w:after="40" w:line="240" w:lineRule="auto"/>
      </w:pPr>
    </w:p>
    <w:p w14:paraId="1A273443" w14:textId="0627AF2F" w:rsidR="003F6776" w:rsidRDefault="003F6776" w:rsidP="00747C42">
      <w:pPr>
        <w:spacing w:after="40" w:line="240" w:lineRule="auto"/>
      </w:pPr>
      <w:r>
        <w:rPr>
          <w:noProof/>
          <w:lang w:val="en-US"/>
        </w:rPr>
        <w:drawing>
          <wp:inline distT="0" distB="0" distL="0" distR="0" wp14:anchorId="3B7849C2" wp14:editId="329EBE7A">
            <wp:extent cx="5034949" cy="3303917"/>
            <wp:effectExtent l="0" t="0" r="0" b="0"/>
            <wp:docPr id="7561" name="Picture 7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47476" cy="3312137"/>
                    </a:xfrm>
                    <a:prstGeom prst="rect">
                      <a:avLst/>
                    </a:prstGeom>
                  </pic:spPr>
                </pic:pic>
              </a:graphicData>
            </a:graphic>
          </wp:inline>
        </w:drawing>
      </w:r>
    </w:p>
    <w:p w14:paraId="058AF8D7" w14:textId="77777777" w:rsidR="00D301A5" w:rsidRDefault="00D301A5" w:rsidP="00D301A5">
      <w:pPr>
        <w:pStyle w:val="Heading2"/>
      </w:pPr>
      <w:bookmarkStart w:id="94" w:name="_Shipping_Label"/>
      <w:bookmarkStart w:id="95" w:name="_Shipping_label_configuration"/>
      <w:bookmarkEnd w:id="94"/>
      <w:bookmarkEnd w:id="95"/>
      <w:r>
        <w:t>Shipping label configuration details</w:t>
      </w:r>
    </w:p>
    <w:p w14:paraId="3F79005C" w14:textId="77777777" w:rsidR="00D301A5" w:rsidRDefault="00D301A5" w:rsidP="00D301A5">
      <w:r>
        <w:t>The Shipping label document design can be set up in multiple places in Tecsys. These places have the hierarchy such as:</w:t>
      </w:r>
    </w:p>
    <w:p w14:paraId="200FA25D" w14:textId="77777777" w:rsidR="00D301A5" w:rsidRDefault="00D301A5" w:rsidP="003221F6">
      <w:pPr>
        <w:pStyle w:val="ListParagraph"/>
        <w:numPr>
          <w:ilvl w:val="0"/>
          <w:numId w:val="102"/>
        </w:numPr>
        <w:spacing w:after="200" w:line="276" w:lineRule="auto"/>
      </w:pPr>
      <w:r>
        <w:t>Outbound Orders (</w:t>
      </w:r>
      <w:proofErr w:type="spellStart"/>
      <w:r>
        <w:t>om_f</w:t>
      </w:r>
      <w:proofErr w:type="spellEnd"/>
      <w:r>
        <w:t xml:space="preserve"> – highest, wins below ones) – Customer-Specific Shipping Label Document Format</w:t>
      </w:r>
    </w:p>
    <w:p w14:paraId="12D49491" w14:textId="77777777" w:rsidR="00D301A5" w:rsidRDefault="00D301A5" w:rsidP="003221F6">
      <w:pPr>
        <w:pStyle w:val="ListParagraph"/>
        <w:numPr>
          <w:ilvl w:val="0"/>
          <w:numId w:val="102"/>
        </w:numPr>
        <w:spacing w:after="200" w:line="276" w:lineRule="auto"/>
      </w:pPr>
      <w:r w:rsidRPr="00F7488D">
        <w:rPr>
          <w:noProof/>
        </w:rPr>
        <w:t>Carrier</w:t>
      </w:r>
      <w:r>
        <w:t xml:space="preserve"> Services (</w:t>
      </w:r>
      <w:proofErr w:type="spellStart"/>
      <w:r>
        <w:t>ca_f</w:t>
      </w:r>
      <w:proofErr w:type="spellEnd"/>
      <w:r>
        <w:t xml:space="preserve"> – higher) – Shipping Label Document Format field</w:t>
      </w:r>
    </w:p>
    <w:p w14:paraId="00543CCC" w14:textId="77777777" w:rsidR="00D301A5" w:rsidRDefault="00D301A5" w:rsidP="003221F6">
      <w:pPr>
        <w:pStyle w:val="ListParagraph"/>
        <w:numPr>
          <w:ilvl w:val="0"/>
          <w:numId w:val="102"/>
        </w:numPr>
        <w:spacing w:after="200" w:line="276" w:lineRule="auto"/>
      </w:pPr>
      <w:r>
        <w:t>Warehouse options (</w:t>
      </w:r>
      <w:proofErr w:type="spellStart"/>
      <w:r>
        <w:t>so_f</w:t>
      </w:r>
      <w:proofErr w:type="spellEnd"/>
      <w:r>
        <w:t xml:space="preserve">  - lowest) – Document Format Name field</w:t>
      </w:r>
    </w:p>
    <w:p w14:paraId="3AAD017A" w14:textId="77777777" w:rsidR="00D301A5" w:rsidRDefault="00D301A5" w:rsidP="00D301A5">
      <w:r w:rsidRPr="00F7488D">
        <w:rPr>
          <w:noProof/>
        </w:rPr>
        <w:t>Currently</w:t>
      </w:r>
      <w:r>
        <w:rPr>
          <w:noProof/>
        </w:rPr>
        <w:t>,</w:t>
      </w:r>
      <w:r>
        <w:t xml:space="preserve"> the default setup is done </w:t>
      </w:r>
      <w:r>
        <w:rPr>
          <w:noProof/>
        </w:rPr>
        <w:t>i</w:t>
      </w:r>
      <w:r w:rsidRPr="00F7488D">
        <w:rPr>
          <w:noProof/>
        </w:rPr>
        <w:t>n</w:t>
      </w:r>
      <w:r>
        <w:t xml:space="preserve"> the Warehouse Options:</w:t>
      </w:r>
    </w:p>
    <w:p w14:paraId="4764EAA8" w14:textId="1A1E74F9" w:rsidR="00D301A5" w:rsidRPr="00D301A5" w:rsidRDefault="00D301A5" w:rsidP="00D301A5">
      <w:r w:rsidRPr="00D301A5">
        <w:t xml:space="preserve">Document Format Name = </w:t>
      </w:r>
      <w:proofErr w:type="spellStart"/>
      <w:r w:rsidRPr="00D301A5">
        <w:t>wms_lbl_ldb</w:t>
      </w:r>
      <w:proofErr w:type="spellEnd"/>
    </w:p>
    <w:p w14:paraId="48B9EC0F" w14:textId="77777777" w:rsidR="00517E08" w:rsidRDefault="00517E08" w:rsidP="00517E08">
      <w:pPr>
        <w:pStyle w:val="Heading2"/>
      </w:pPr>
      <w:r>
        <w:t>Shipping Label</w:t>
      </w:r>
    </w:p>
    <w:p w14:paraId="117335C7" w14:textId="66EB171E" w:rsidR="00517E08" w:rsidRDefault="00517E08" w:rsidP="003F6776">
      <w:pPr>
        <w:spacing w:after="40" w:line="240" w:lineRule="auto"/>
      </w:pPr>
      <w:r>
        <w:t>Used</w:t>
      </w:r>
      <w:r w:rsidR="003F6776">
        <w:t xml:space="preserve"> for all shipping in warehouse. </w:t>
      </w:r>
      <w:r>
        <w:t>Fields to print in shipping label:</w:t>
      </w:r>
    </w:p>
    <w:p w14:paraId="062FEFF9" w14:textId="77777777" w:rsidR="00517E08" w:rsidRDefault="00517E08" w:rsidP="003221F6">
      <w:pPr>
        <w:numPr>
          <w:ilvl w:val="0"/>
          <w:numId w:val="87"/>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lastRenderedPageBreak/>
        <w:t xml:space="preserve">Ship date </w:t>
      </w:r>
    </w:p>
    <w:p w14:paraId="76A19A7D" w14:textId="77777777" w:rsidR="00517E08" w:rsidRDefault="00517E08" w:rsidP="003221F6">
      <w:pPr>
        <w:numPr>
          <w:ilvl w:val="0"/>
          <w:numId w:val="87"/>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Ship time</w:t>
      </w:r>
    </w:p>
    <w:p w14:paraId="12B95D1E" w14:textId="77777777" w:rsidR="00517E08" w:rsidRDefault="00517E08" w:rsidP="003221F6">
      <w:pPr>
        <w:numPr>
          <w:ilvl w:val="0"/>
          <w:numId w:val="87"/>
        </w:numPr>
        <w:tabs>
          <w:tab w:val="clear" w:pos="720"/>
          <w:tab w:val="num" w:pos="540"/>
        </w:tabs>
        <w:spacing w:after="0" w:line="240" w:lineRule="auto"/>
        <w:ind w:hanging="540"/>
        <w:textAlignment w:val="center"/>
        <w:rPr>
          <w:rFonts w:ascii="Calibri" w:eastAsia="Times New Roman" w:hAnsi="Calibri" w:cs="Calibri"/>
          <w:sz w:val="22"/>
          <w:szCs w:val="22"/>
        </w:rPr>
      </w:pPr>
      <w:r>
        <w:rPr>
          <w:rFonts w:ascii="Calibri" w:eastAsia="Times New Roman" w:hAnsi="Calibri" w:cs="Calibri"/>
          <w:sz w:val="22"/>
          <w:szCs w:val="22"/>
        </w:rPr>
        <w:t>Customer Number</w:t>
      </w:r>
    </w:p>
    <w:p w14:paraId="7046A908" w14:textId="77777777" w:rsidR="00517E08" w:rsidRDefault="00517E08" w:rsidP="003221F6">
      <w:pPr>
        <w:numPr>
          <w:ilvl w:val="0"/>
          <w:numId w:val="87"/>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Customer ship to</w:t>
      </w:r>
    </w:p>
    <w:p w14:paraId="73DD3DFC" w14:textId="77777777" w:rsidR="00517E08" w:rsidRDefault="00517E08" w:rsidP="003221F6">
      <w:pPr>
        <w:numPr>
          <w:ilvl w:val="0"/>
          <w:numId w:val="87"/>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Delivery address</w:t>
      </w:r>
    </w:p>
    <w:p w14:paraId="559F8945" w14:textId="77777777" w:rsidR="00517E08" w:rsidRPr="00517E08" w:rsidRDefault="00517E08" w:rsidP="003221F6">
      <w:pPr>
        <w:pStyle w:val="ListParagraph"/>
        <w:numPr>
          <w:ilvl w:val="1"/>
          <w:numId w:val="87"/>
        </w:numPr>
        <w:spacing w:after="0" w:line="240" w:lineRule="auto"/>
        <w:textAlignment w:val="center"/>
        <w:rPr>
          <w:rFonts w:ascii="Calibri" w:eastAsia="Times New Roman" w:hAnsi="Calibri" w:cs="Calibri"/>
          <w:sz w:val="22"/>
          <w:szCs w:val="22"/>
        </w:rPr>
      </w:pPr>
      <w:r w:rsidRPr="00517E08">
        <w:rPr>
          <w:rFonts w:ascii="Calibri" w:eastAsia="Times New Roman" w:hAnsi="Calibri" w:cs="Calibri"/>
          <w:sz w:val="22"/>
          <w:szCs w:val="22"/>
        </w:rPr>
        <w:t>Address</w:t>
      </w:r>
    </w:p>
    <w:p w14:paraId="64621154" w14:textId="77777777" w:rsidR="00517E08" w:rsidRPr="00517E08" w:rsidRDefault="00517E08" w:rsidP="003221F6">
      <w:pPr>
        <w:pStyle w:val="ListParagraph"/>
        <w:numPr>
          <w:ilvl w:val="1"/>
          <w:numId w:val="87"/>
        </w:numPr>
        <w:spacing w:after="0" w:line="240" w:lineRule="auto"/>
        <w:textAlignment w:val="center"/>
        <w:rPr>
          <w:rFonts w:ascii="Calibri" w:eastAsia="Times New Roman" w:hAnsi="Calibri" w:cs="Calibri"/>
          <w:sz w:val="22"/>
          <w:szCs w:val="22"/>
        </w:rPr>
      </w:pPr>
      <w:r w:rsidRPr="00517E08">
        <w:rPr>
          <w:rFonts w:ascii="Calibri" w:eastAsia="Times New Roman" w:hAnsi="Calibri" w:cs="Calibri"/>
          <w:sz w:val="22"/>
          <w:szCs w:val="22"/>
        </w:rPr>
        <w:t>City</w:t>
      </w:r>
    </w:p>
    <w:p w14:paraId="213FA79F" w14:textId="77777777" w:rsidR="00517E08" w:rsidRPr="00517E08" w:rsidRDefault="00517E08" w:rsidP="003221F6">
      <w:pPr>
        <w:pStyle w:val="ListParagraph"/>
        <w:numPr>
          <w:ilvl w:val="1"/>
          <w:numId w:val="87"/>
        </w:numPr>
        <w:spacing w:after="0" w:line="240" w:lineRule="auto"/>
        <w:textAlignment w:val="center"/>
        <w:rPr>
          <w:rFonts w:ascii="Calibri" w:eastAsia="Times New Roman" w:hAnsi="Calibri" w:cs="Calibri"/>
          <w:sz w:val="22"/>
          <w:szCs w:val="22"/>
        </w:rPr>
      </w:pPr>
      <w:r w:rsidRPr="00517E08">
        <w:rPr>
          <w:rFonts w:ascii="Calibri" w:eastAsia="Times New Roman" w:hAnsi="Calibri" w:cs="Calibri"/>
          <w:sz w:val="22"/>
          <w:szCs w:val="22"/>
        </w:rPr>
        <w:t>Province</w:t>
      </w:r>
    </w:p>
    <w:p w14:paraId="220E4C04" w14:textId="77777777" w:rsidR="00517E08" w:rsidRPr="00517E08" w:rsidRDefault="00517E08" w:rsidP="003221F6">
      <w:pPr>
        <w:pStyle w:val="ListParagraph"/>
        <w:numPr>
          <w:ilvl w:val="1"/>
          <w:numId w:val="87"/>
        </w:numPr>
        <w:spacing w:after="0" w:line="240" w:lineRule="auto"/>
        <w:textAlignment w:val="center"/>
        <w:rPr>
          <w:rFonts w:ascii="Calibri" w:eastAsia="Times New Roman" w:hAnsi="Calibri" w:cs="Calibri"/>
          <w:sz w:val="22"/>
          <w:szCs w:val="22"/>
        </w:rPr>
      </w:pPr>
      <w:r w:rsidRPr="00517E08">
        <w:rPr>
          <w:rFonts w:ascii="Calibri" w:eastAsia="Times New Roman" w:hAnsi="Calibri" w:cs="Calibri"/>
          <w:sz w:val="22"/>
          <w:szCs w:val="22"/>
        </w:rPr>
        <w:t>Postal Code</w:t>
      </w:r>
    </w:p>
    <w:p w14:paraId="1986F359" w14:textId="77777777" w:rsidR="00517E08" w:rsidRPr="00517E08" w:rsidRDefault="00517E08" w:rsidP="003221F6">
      <w:pPr>
        <w:pStyle w:val="ListParagraph"/>
        <w:numPr>
          <w:ilvl w:val="1"/>
          <w:numId w:val="87"/>
        </w:numPr>
        <w:spacing w:after="0" w:line="240" w:lineRule="auto"/>
        <w:textAlignment w:val="center"/>
        <w:rPr>
          <w:rFonts w:ascii="Calibri" w:eastAsia="Times New Roman" w:hAnsi="Calibri" w:cs="Calibri"/>
          <w:sz w:val="22"/>
          <w:szCs w:val="22"/>
        </w:rPr>
      </w:pPr>
      <w:r w:rsidRPr="00517E08">
        <w:rPr>
          <w:rFonts w:ascii="Calibri" w:eastAsia="Times New Roman" w:hAnsi="Calibri" w:cs="Calibri"/>
          <w:sz w:val="22"/>
          <w:szCs w:val="22"/>
        </w:rPr>
        <w:t>Country</w:t>
      </w:r>
    </w:p>
    <w:p w14:paraId="7C3E6D2F" w14:textId="77777777" w:rsidR="00517E08" w:rsidRDefault="00517E08" w:rsidP="003221F6">
      <w:pPr>
        <w:numPr>
          <w:ilvl w:val="0"/>
          <w:numId w:val="87"/>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Order number/ delivery ID</w:t>
      </w:r>
    </w:p>
    <w:p w14:paraId="4F006AC6" w14:textId="2DD5320F" w:rsidR="00517E08" w:rsidRPr="00517E08" w:rsidRDefault="00517E08" w:rsidP="003221F6">
      <w:pPr>
        <w:numPr>
          <w:ilvl w:val="0"/>
          <w:numId w:val="87"/>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Container ID</w:t>
      </w:r>
    </w:p>
    <w:p w14:paraId="5E0D03CC" w14:textId="77777777" w:rsidR="00517E08" w:rsidRDefault="00517E08" w:rsidP="003221F6">
      <w:pPr>
        <w:numPr>
          <w:ilvl w:val="0"/>
          <w:numId w:val="88"/>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Warehouse address</w:t>
      </w:r>
    </w:p>
    <w:p w14:paraId="66EE27B6" w14:textId="14A66AF2" w:rsidR="00517E08" w:rsidRDefault="00517E08" w:rsidP="003221F6">
      <w:pPr>
        <w:numPr>
          <w:ilvl w:val="1"/>
          <w:numId w:val="88"/>
        </w:numPr>
        <w:spacing w:after="0" w:line="240" w:lineRule="auto"/>
        <w:textAlignment w:val="center"/>
        <w:rPr>
          <w:rFonts w:ascii="Calibri" w:eastAsia="Times New Roman" w:hAnsi="Calibri" w:cs="Calibri"/>
          <w:sz w:val="22"/>
          <w:szCs w:val="22"/>
        </w:rPr>
      </w:pPr>
      <w:proofErr w:type="spellStart"/>
      <w:r>
        <w:rPr>
          <w:rFonts w:ascii="Calibri" w:eastAsia="Times New Roman" w:hAnsi="Calibri" w:cs="Calibri"/>
          <w:sz w:val="22"/>
          <w:szCs w:val="22"/>
        </w:rPr>
        <w:t>Whs</w:t>
      </w:r>
      <w:proofErr w:type="spellEnd"/>
      <w:r>
        <w:rPr>
          <w:rFonts w:ascii="Calibri" w:eastAsia="Times New Roman" w:hAnsi="Calibri" w:cs="Calibri"/>
          <w:sz w:val="22"/>
          <w:szCs w:val="22"/>
        </w:rPr>
        <w:t xml:space="preserve"> Name</w:t>
      </w:r>
    </w:p>
    <w:p w14:paraId="59766F25" w14:textId="4F6181C8" w:rsidR="00517E08" w:rsidRDefault="00517E08" w:rsidP="003221F6">
      <w:pPr>
        <w:numPr>
          <w:ilvl w:val="1"/>
          <w:numId w:val="88"/>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Ship From Name</w:t>
      </w:r>
    </w:p>
    <w:p w14:paraId="2DB1116E" w14:textId="7E40A5FF" w:rsidR="00517E08" w:rsidRDefault="009D0274" w:rsidP="003221F6">
      <w:pPr>
        <w:numPr>
          <w:ilvl w:val="1"/>
          <w:numId w:val="88"/>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Address</w:t>
      </w:r>
    </w:p>
    <w:p w14:paraId="39013450" w14:textId="0AB1E833" w:rsidR="009D0274" w:rsidRDefault="009D0274" w:rsidP="003221F6">
      <w:pPr>
        <w:numPr>
          <w:ilvl w:val="1"/>
          <w:numId w:val="88"/>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City</w:t>
      </w:r>
    </w:p>
    <w:p w14:paraId="112D1CAE" w14:textId="4E86205E" w:rsidR="009D0274" w:rsidRDefault="009D0274" w:rsidP="003221F6">
      <w:pPr>
        <w:numPr>
          <w:ilvl w:val="1"/>
          <w:numId w:val="88"/>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Province</w:t>
      </w:r>
    </w:p>
    <w:p w14:paraId="6625ADB7" w14:textId="024A78BB" w:rsidR="009D0274" w:rsidRDefault="009D0274" w:rsidP="003221F6">
      <w:pPr>
        <w:numPr>
          <w:ilvl w:val="1"/>
          <w:numId w:val="88"/>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Postal Code</w:t>
      </w:r>
    </w:p>
    <w:p w14:paraId="0A949CA7" w14:textId="7E064B09" w:rsidR="009D0274" w:rsidRDefault="009D0274" w:rsidP="003221F6">
      <w:pPr>
        <w:numPr>
          <w:ilvl w:val="1"/>
          <w:numId w:val="88"/>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Country</w:t>
      </w:r>
    </w:p>
    <w:p w14:paraId="0EFB5614" w14:textId="77777777" w:rsidR="00517E08" w:rsidRDefault="00517E08" w:rsidP="003221F6">
      <w:pPr>
        <w:numPr>
          <w:ilvl w:val="0"/>
          <w:numId w:val="88"/>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Destination</w:t>
      </w:r>
    </w:p>
    <w:p w14:paraId="1EB30A02" w14:textId="77777777" w:rsidR="009D0274" w:rsidRDefault="00517E08" w:rsidP="003221F6">
      <w:pPr>
        <w:numPr>
          <w:ilvl w:val="0"/>
          <w:numId w:val="88"/>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Created Date </w:t>
      </w:r>
    </w:p>
    <w:p w14:paraId="3AB812C2" w14:textId="77777777" w:rsidR="009D0274" w:rsidRDefault="009D0274" w:rsidP="003221F6">
      <w:pPr>
        <w:numPr>
          <w:ilvl w:val="0"/>
          <w:numId w:val="88"/>
        </w:numPr>
        <w:spacing w:after="0" w:line="240" w:lineRule="auto"/>
        <w:ind w:left="540"/>
        <w:textAlignment w:val="center"/>
        <w:rPr>
          <w:rFonts w:ascii="Calibri" w:eastAsia="Times New Roman" w:hAnsi="Calibri" w:cs="Calibri"/>
          <w:sz w:val="22"/>
          <w:szCs w:val="22"/>
        </w:rPr>
      </w:pPr>
      <w:r w:rsidRPr="009D0274">
        <w:rPr>
          <w:rFonts w:ascii="Calibri" w:eastAsia="Times New Roman" w:hAnsi="Calibri" w:cs="Calibri"/>
          <w:sz w:val="22"/>
          <w:szCs w:val="22"/>
        </w:rPr>
        <w:t>Upper Right Corner Value</w:t>
      </w:r>
    </w:p>
    <w:p w14:paraId="2248A3C3" w14:textId="57BF34FF" w:rsidR="009D0274" w:rsidRDefault="009D0274" w:rsidP="003221F6">
      <w:pPr>
        <w:numPr>
          <w:ilvl w:val="1"/>
          <w:numId w:val="88"/>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S - value</w:t>
      </w:r>
    </w:p>
    <w:p w14:paraId="5094AAF2" w14:textId="77777777" w:rsidR="009D0274" w:rsidRDefault="009D0274" w:rsidP="003221F6">
      <w:pPr>
        <w:numPr>
          <w:ilvl w:val="0"/>
          <w:numId w:val="88"/>
        </w:numPr>
        <w:spacing w:after="0" w:line="240" w:lineRule="auto"/>
        <w:ind w:left="540"/>
        <w:textAlignment w:val="center"/>
        <w:rPr>
          <w:rFonts w:ascii="Calibri" w:eastAsia="Times New Roman" w:hAnsi="Calibri" w:cs="Calibri"/>
          <w:sz w:val="22"/>
          <w:szCs w:val="22"/>
        </w:rPr>
      </w:pPr>
      <w:r w:rsidRPr="009D0274">
        <w:rPr>
          <w:rFonts w:ascii="Calibri" w:eastAsia="Times New Roman" w:hAnsi="Calibri" w:cs="Calibri"/>
          <w:sz w:val="22"/>
          <w:szCs w:val="22"/>
        </w:rPr>
        <w:t xml:space="preserve">Big Number </w:t>
      </w:r>
    </w:p>
    <w:p w14:paraId="655FC883" w14:textId="726EDE07" w:rsidR="009D0274" w:rsidRPr="009D0274" w:rsidRDefault="009D0274" w:rsidP="003221F6">
      <w:pPr>
        <w:numPr>
          <w:ilvl w:val="1"/>
          <w:numId w:val="88"/>
        </w:numPr>
        <w:spacing w:after="0" w:line="240" w:lineRule="auto"/>
        <w:textAlignment w:val="center"/>
        <w:rPr>
          <w:rFonts w:ascii="Calibri" w:eastAsia="Times New Roman" w:hAnsi="Calibri" w:cs="Calibri"/>
          <w:sz w:val="22"/>
          <w:szCs w:val="22"/>
        </w:rPr>
      </w:pPr>
      <w:r w:rsidRPr="009D0274">
        <w:rPr>
          <w:rFonts w:ascii="Calibri" w:eastAsia="Times New Roman" w:hAnsi="Calibri" w:cs="Calibri"/>
          <w:sz w:val="22"/>
          <w:szCs w:val="22"/>
        </w:rPr>
        <w:t>Last 4 digits of the order</w:t>
      </w:r>
    </w:p>
    <w:p w14:paraId="0C87A315" w14:textId="77777777" w:rsidR="00517E08" w:rsidRDefault="00517E08" w:rsidP="003221F6">
      <w:pPr>
        <w:numPr>
          <w:ilvl w:val="0"/>
          <w:numId w:val="89"/>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Container: X of Y </w:t>
      </w:r>
    </w:p>
    <w:p w14:paraId="68A918D8" w14:textId="3A2AF375" w:rsidR="00747C42" w:rsidRDefault="00747C42" w:rsidP="003221F6">
      <w:pPr>
        <w:numPr>
          <w:ilvl w:val="1"/>
          <w:numId w:val="89"/>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Deferred</w:t>
      </w:r>
    </w:p>
    <w:p w14:paraId="5DBC1DFA" w14:textId="102524A6" w:rsidR="00517E08" w:rsidRDefault="00517E08" w:rsidP="003221F6">
      <w:pPr>
        <w:numPr>
          <w:ilvl w:val="0"/>
          <w:numId w:val="89"/>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Created Time</w:t>
      </w:r>
    </w:p>
    <w:p w14:paraId="14D6F815" w14:textId="77777777" w:rsidR="00517E08" w:rsidRDefault="00517E08" w:rsidP="003221F6">
      <w:pPr>
        <w:numPr>
          <w:ilvl w:val="0"/>
          <w:numId w:val="89"/>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Actual shipping weight</w:t>
      </w:r>
    </w:p>
    <w:p w14:paraId="1CCA92F1" w14:textId="2273ED50" w:rsidR="00747C42" w:rsidRDefault="00747C42" w:rsidP="003221F6">
      <w:pPr>
        <w:numPr>
          <w:ilvl w:val="1"/>
          <w:numId w:val="89"/>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Waiting for Tecsys</w:t>
      </w:r>
    </w:p>
    <w:p w14:paraId="7A04907B" w14:textId="77777777" w:rsidR="00517E08" w:rsidRDefault="00517E08" w:rsidP="00517E08">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C27AE7B" w14:textId="6F52B2AA" w:rsidR="00517E08" w:rsidRDefault="00517E08" w:rsidP="00517E08">
      <w:pPr>
        <w:pStyle w:val="NormalWeb"/>
        <w:spacing w:before="0" w:beforeAutospacing="0" w:after="0" w:afterAutospacing="0"/>
        <w:rPr>
          <w:rFonts w:ascii="Calibri" w:hAnsi="Calibri" w:cs="Calibri"/>
          <w:sz w:val="22"/>
          <w:szCs w:val="22"/>
        </w:rPr>
      </w:pPr>
      <w:r>
        <w:rPr>
          <w:rFonts w:ascii="Calibri" w:hAnsi="Calibri" w:cs="Calibri"/>
          <w:sz w:val="22"/>
          <w:szCs w:val="22"/>
        </w:rPr>
        <w:t>For bottle pick shipping label only</w:t>
      </w:r>
      <w:r w:rsidR="009D0274">
        <w:rPr>
          <w:rFonts w:ascii="Calibri" w:hAnsi="Calibri" w:cs="Calibri"/>
          <w:sz w:val="22"/>
          <w:szCs w:val="22"/>
        </w:rPr>
        <w:t>:</w:t>
      </w:r>
    </w:p>
    <w:p w14:paraId="395D5876" w14:textId="77777777" w:rsidR="00517E08" w:rsidRDefault="00517E08" w:rsidP="003221F6">
      <w:pPr>
        <w:numPr>
          <w:ilvl w:val="0"/>
          <w:numId w:val="90"/>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Content</w:t>
      </w:r>
    </w:p>
    <w:p w14:paraId="16E5B1A1" w14:textId="77777777" w:rsidR="00517E08" w:rsidRDefault="00517E08" w:rsidP="003221F6">
      <w:pPr>
        <w:numPr>
          <w:ilvl w:val="0"/>
          <w:numId w:val="90"/>
        </w:numPr>
        <w:spacing w:after="0" w:line="240" w:lineRule="auto"/>
        <w:ind w:left="540"/>
        <w:textAlignment w:val="center"/>
        <w:rPr>
          <w:rFonts w:ascii="Calibri" w:eastAsia="Times New Roman" w:hAnsi="Calibri" w:cs="Calibri"/>
          <w:sz w:val="22"/>
          <w:szCs w:val="22"/>
        </w:rPr>
      </w:pPr>
      <w:r>
        <w:rPr>
          <w:rFonts w:ascii="Calibri" w:eastAsia="Times New Roman" w:hAnsi="Calibri" w:cs="Calibri"/>
          <w:sz w:val="22"/>
          <w:szCs w:val="22"/>
        </w:rPr>
        <w:t>Count of items in case</w:t>
      </w:r>
    </w:p>
    <w:p w14:paraId="1B0335B5" w14:textId="77777777" w:rsidR="000D237F" w:rsidRDefault="000D237F" w:rsidP="000D237F">
      <w:pPr>
        <w:spacing w:after="0" w:line="240" w:lineRule="auto"/>
        <w:textAlignment w:val="center"/>
        <w:rPr>
          <w:rFonts w:ascii="Calibri" w:eastAsia="Times New Roman" w:hAnsi="Calibri" w:cs="Calibri"/>
          <w:sz w:val="22"/>
          <w:szCs w:val="22"/>
        </w:rPr>
      </w:pPr>
    </w:p>
    <w:p w14:paraId="653015BA" w14:textId="22F64ACF" w:rsidR="000D237F" w:rsidRDefault="000D237F" w:rsidP="000D237F">
      <w:p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Tecsys will print shipping labels where users request it such as in the manual wrappers. But in the automated wrappers and on the 3</w:t>
      </w:r>
      <w:r w:rsidRPr="000D237F">
        <w:rPr>
          <w:rFonts w:ascii="Calibri" w:eastAsia="Times New Roman" w:hAnsi="Calibri" w:cs="Calibri"/>
          <w:sz w:val="22"/>
          <w:szCs w:val="22"/>
          <w:vertAlign w:val="superscript"/>
        </w:rPr>
        <w:t>rd</w:t>
      </w:r>
      <w:r>
        <w:rPr>
          <w:rFonts w:ascii="Calibri" w:eastAsia="Times New Roman" w:hAnsi="Calibri" w:cs="Calibri"/>
          <w:sz w:val="22"/>
          <w:szCs w:val="22"/>
        </w:rPr>
        <w:t xml:space="preserve"> floor of the bottle pick the labels are printed by the integrated WSC systems provided with the conveyors. Tecsys will do a web call to the external device and supply all the data required for the external printer to build the label. Label format is NOT included in the web call. These are configured at the external printer (TBD on actual software used).</w:t>
      </w:r>
    </w:p>
    <w:p w14:paraId="609A5478" w14:textId="08EF4E79" w:rsidR="003F6776" w:rsidRDefault="003F6776" w:rsidP="00D47E40">
      <w:pPr>
        <w:spacing w:after="40" w:line="240" w:lineRule="auto"/>
      </w:pPr>
      <w:r>
        <w:rPr>
          <w:noProof/>
          <w:lang w:val="en-US"/>
        </w:rPr>
        <w:lastRenderedPageBreak/>
        <w:drawing>
          <wp:inline distT="0" distB="0" distL="0" distR="0" wp14:anchorId="5FA21B3F" wp14:editId="4BEFDD67">
            <wp:extent cx="4899804" cy="3490063"/>
            <wp:effectExtent l="0" t="0" r="0" b="0"/>
            <wp:docPr id="7562" name="Picture 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98990" cy="3489483"/>
                    </a:xfrm>
                    <a:prstGeom prst="rect">
                      <a:avLst/>
                    </a:prstGeom>
                  </pic:spPr>
                </pic:pic>
              </a:graphicData>
            </a:graphic>
          </wp:inline>
        </w:drawing>
      </w:r>
    </w:p>
    <w:p w14:paraId="59429570" w14:textId="37D27CB1" w:rsidR="00113A2F" w:rsidRDefault="00113A2F" w:rsidP="00113A2F">
      <w:pPr>
        <w:pStyle w:val="Heading1"/>
      </w:pPr>
      <w:bookmarkStart w:id="96" w:name="_Documents"/>
      <w:bookmarkEnd w:id="96"/>
      <w:r>
        <w:t>Documents</w:t>
      </w:r>
    </w:p>
    <w:p w14:paraId="0805A968" w14:textId="32E93EA7" w:rsidR="00557B6F" w:rsidRPr="00240884" w:rsidRDefault="00557B6F" w:rsidP="00113A2F">
      <w:pPr>
        <w:spacing w:after="40" w:line="240" w:lineRule="auto"/>
      </w:pPr>
      <w:r w:rsidRPr="00240884">
        <w:t>In order to print paper document the Stations have to be pointed to the paper printers.</w:t>
      </w:r>
    </w:p>
    <w:p w14:paraId="1F9BB130" w14:textId="5C555020" w:rsidR="00557B6F" w:rsidRDefault="00557B6F" w:rsidP="00113A2F">
      <w:pPr>
        <w:spacing w:after="40" w:line="240" w:lineRule="auto"/>
      </w:pPr>
      <w:r w:rsidRPr="00240884">
        <w:t>As per requirements 3 stations should be able to print paperwork: BASE, RECV, and SHIP. The printers are configured as follows:</w:t>
      </w:r>
    </w:p>
    <w:p w14:paraId="5C40A69D" w14:textId="77777777" w:rsidR="00557B6F" w:rsidRDefault="00557B6F" w:rsidP="00113A2F">
      <w:pPr>
        <w:spacing w:after="40" w:line="240" w:lineRule="auto"/>
      </w:pPr>
    </w:p>
    <w:p w14:paraId="6273E7D8" w14:textId="37ED2269" w:rsidR="00557B6F" w:rsidRDefault="00557B6F" w:rsidP="00113A2F">
      <w:pPr>
        <w:spacing w:after="40" w:line="240" w:lineRule="auto"/>
      </w:pPr>
      <w:r>
        <w:rPr>
          <w:noProof/>
          <w:lang w:val="en-US"/>
        </w:rPr>
        <w:drawing>
          <wp:inline distT="0" distB="0" distL="0" distR="0" wp14:anchorId="1F4DF348" wp14:editId="4BA8A3AB">
            <wp:extent cx="6964114" cy="1447137"/>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959460" cy="1446170"/>
                    </a:xfrm>
                    <a:prstGeom prst="rect">
                      <a:avLst/>
                    </a:prstGeom>
                  </pic:spPr>
                </pic:pic>
              </a:graphicData>
            </a:graphic>
          </wp:inline>
        </w:drawing>
      </w:r>
    </w:p>
    <w:p w14:paraId="4FEFD3E2" w14:textId="3EA07365" w:rsidR="00557B6F" w:rsidRDefault="00557B6F" w:rsidP="00113A2F">
      <w:pPr>
        <w:spacing w:after="40" w:line="240" w:lineRule="auto"/>
      </w:pPr>
      <w:r>
        <w:t>These custom LDB documents should be printing from the system:</w:t>
      </w:r>
    </w:p>
    <w:p w14:paraId="0F8C05F3" w14:textId="77777777" w:rsidR="00113A2F" w:rsidRDefault="00113A2F" w:rsidP="003221F6">
      <w:pPr>
        <w:pStyle w:val="ListParagraph"/>
        <w:numPr>
          <w:ilvl w:val="0"/>
          <w:numId w:val="103"/>
        </w:numPr>
        <w:spacing w:after="40" w:line="240" w:lineRule="auto"/>
      </w:pPr>
      <w:r>
        <w:t>BOL</w:t>
      </w:r>
    </w:p>
    <w:p w14:paraId="17F87C61" w14:textId="29038B59" w:rsidR="00113A2F" w:rsidRDefault="00557B6F" w:rsidP="003221F6">
      <w:pPr>
        <w:pStyle w:val="ListParagraph"/>
        <w:numPr>
          <w:ilvl w:val="0"/>
          <w:numId w:val="103"/>
        </w:numPr>
        <w:spacing w:after="40" w:line="240" w:lineRule="auto"/>
      </w:pPr>
      <w:r>
        <w:t>Man</w:t>
      </w:r>
      <w:r w:rsidR="00113A2F">
        <w:t>ifest</w:t>
      </w:r>
    </w:p>
    <w:p w14:paraId="4BBC6212" w14:textId="77777777" w:rsidR="00113A2F" w:rsidRDefault="00113A2F" w:rsidP="003221F6">
      <w:pPr>
        <w:pStyle w:val="ListParagraph"/>
        <w:numPr>
          <w:ilvl w:val="0"/>
          <w:numId w:val="103"/>
        </w:numPr>
        <w:spacing w:after="40" w:line="240" w:lineRule="auto"/>
      </w:pPr>
      <w:r>
        <w:t>Container packing List</w:t>
      </w:r>
    </w:p>
    <w:p w14:paraId="6A6BC7CC" w14:textId="479A7430" w:rsidR="00113A2F" w:rsidRDefault="00557B6F" w:rsidP="003221F6">
      <w:pPr>
        <w:pStyle w:val="ListParagraph"/>
        <w:numPr>
          <w:ilvl w:val="0"/>
          <w:numId w:val="103"/>
        </w:numPr>
        <w:spacing w:after="40" w:line="240" w:lineRule="auto"/>
      </w:pPr>
      <w:r>
        <w:t>Master Packing List</w:t>
      </w:r>
    </w:p>
    <w:p w14:paraId="0CC7C477" w14:textId="1418D25C" w:rsidR="0073566E" w:rsidRDefault="0073566E" w:rsidP="0073566E">
      <w:pPr>
        <w:pStyle w:val="Heading1"/>
      </w:pPr>
      <w:bookmarkStart w:id="97" w:name="_LDB_Custom_Views"/>
      <w:bookmarkEnd w:id="97"/>
      <w:r>
        <w:t>LDB Custom Views and Columns</w:t>
      </w:r>
    </w:p>
    <w:p w14:paraId="66C8B3F0" w14:textId="63F7E298" w:rsidR="0073566E" w:rsidRDefault="0073566E" w:rsidP="00113A2F">
      <w:pPr>
        <w:spacing w:after="40" w:line="240" w:lineRule="auto"/>
      </w:pPr>
      <w:r>
        <w:t xml:space="preserve">There is a list of custom views and data column created in the system where Tecsys standard functionality did not fulfill the business needs. </w:t>
      </w:r>
    </w:p>
    <w:p w14:paraId="2B0DCD7E" w14:textId="77777777" w:rsidR="00113A2F" w:rsidRDefault="00113A2F" w:rsidP="00113A2F">
      <w:pPr>
        <w:spacing w:after="40" w:line="240" w:lineRule="auto"/>
      </w:pPr>
    </w:p>
    <w:p w14:paraId="37BCD5A8" w14:textId="35F355D6" w:rsidR="0073566E" w:rsidRDefault="0073566E" w:rsidP="00113A2F">
      <w:pPr>
        <w:spacing w:after="40" w:line="240" w:lineRule="auto"/>
      </w:pPr>
      <w:r>
        <w:t>Link to document listing all custom views and columns.</w:t>
      </w:r>
    </w:p>
    <w:p w14:paraId="625D7235" w14:textId="3AE6CABF" w:rsidR="0073566E" w:rsidRDefault="00A96C77" w:rsidP="0073566E">
      <w:hyperlink r:id="rId71" w:history="1">
        <w:r w:rsidR="0073566E" w:rsidRPr="00CE2F61">
          <w:rPr>
            <w:rStyle w:val="Hyperlink"/>
          </w:rPr>
          <w:t>http://headoffice.bcldb.com/projects/LDBDC/DC-WMS/Project%20Documents/30%20-%20Config%20and%20Dev/LDB%20SA%20Configuration/Configuration%20Documents/WMS%20Metadata%20Configuration%20Exceptions.xlsx</w:t>
        </w:r>
      </w:hyperlink>
      <w:r w:rsidR="0073566E">
        <w:t xml:space="preserve"> </w:t>
      </w:r>
    </w:p>
    <w:p w14:paraId="40C7AE1B" w14:textId="77777777" w:rsidR="0073566E" w:rsidRPr="00ED74EE" w:rsidRDefault="0073566E" w:rsidP="00ED74EE"/>
    <w:p w14:paraId="172267CB" w14:textId="77777777" w:rsidR="00ED74EE" w:rsidRDefault="00ED74EE" w:rsidP="00ED74EE">
      <w:pPr>
        <w:pStyle w:val="Heading1"/>
      </w:pPr>
      <w:bookmarkStart w:id="98" w:name="_Warehouse_Options"/>
      <w:bookmarkEnd w:id="98"/>
      <w:r>
        <w:t>Warehouse Options</w:t>
      </w:r>
    </w:p>
    <w:p w14:paraId="70FAE6F9" w14:textId="136D08EF" w:rsidR="003603B4" w:rsidRDefault="003603B4" w:rsidP="003603B4">
      <w:r>
        <w:t xml:space="preserve">Currently using </w:t>
      </w:r>
      <w:r w:rsidR="00AE6E1E">
        <w:t xml:space="preserve">mostly </w:t>
      </w:r>
      <w:r>
        <w:t>default setting</w:t>
      </w:r>
      <w:r w:rsidR="00AE6E1E">
        <w:t>s</w:t>
      </w:r>
      <w:r>
        <w:t xml:space="preserve"> supplier by Tecsys. </w:t>
      </w:r>
    </w:p>
    <w:p w14:paraId="217ECB07" w14:textId="183FA05D" w:rsidR="00AE6E1E" w:rsidRDefault="00AE6E1E" w:rsidP="00AE6E1E">
      <w:pPr>
        <w:pStyle w:val="Heading2"/>
      </w:pPr>
      <w:r>
        <w:t>Definitions</w:t>
      </w:r>
    </w:p>
    <w:tbl>
      <w:tblPr>
        <w:tblStyle w:val="TableGrid"/>
        <w:tblW w:w="0" w:type="auto"/>
        <w:tblInd w:w="93" w:type="dxa"/>
        <w:tblLook w:val="04A0" w:firstRow="1" w:lastRow="0" w:firstColumn="1" w:lastColumn="0" w:noHBand="0" w:noVBand="1"/>
      </w:tblPr>
      <w:tblGrid>
        <w:gridCol w:w="1172"/>
        <w:gridCol w:w="2278"/>
        <w:gridCol w:w="1219"/>
        <w:gridCol w:w="3523"/>
        <w:gridCol w:w="613"/>
        <w:gridCol w:w="952"/>
        <w:gridCol w:w="583"/>
        <w:gridCol w:w="583"/>
      </w:tblGrid>
      <w:tr w:rsidR="00107222" w:rsidRPr="00792C57" w14:paraId="22A3CE44" w14:textId="77777777" w:rsidTr="00107222">
        <w:trPr>
          <w:cantSplit/>
          <w:trHeight w:val="300"/>
        </w:trPr>
        <w:tc>
          <w:tcPr>
            <w:tcW w:w="1172" w:type="dxa"/>
            <w:shd w:val="pct12" w:color="auto" w:fill="auto"/>
            <w:noWrap/>
            <w:hideMark/>
          </w:tcPr>
          <w:p w14:paraId="31856879" w14:textId="77777777" w:rsidR="00792C57" w:rsidRPr="006962AA" w:rsidRDefault="00792C57">
            <w:pPr>
              <w:rPr>
                <w:b/>
                <w:sz w:val="18"/>
                <w:szCs w:val="18"/>
              </w:rPr>
            </w:pPr>
            <w:r w:rsidRPr="006962AA">
              <w:rPr>
                <w:b/>
                <w:sz w:val="18"/>
                <w:szCs w:val="18"/>
              </w:rPr>
              <w:t>Section</w:t>
            </w:r>
          </w:p>
        </w:tc>
        <w:tc>
          <w:tcPr>
            <w:tcW w:w="2278" w:type="dxa"/>
            <w:shd w:val="pct12" w:color="auto" w:fill="auto"/>
            <w:noWrap/>
            <w:hideMark/>
          </w:tcPr>
          <w:p w14:paraId="6605B82E" w14:textId="77777777" w:rsidR="00792C57" w:rsidRPr="006962AA" w:rsidRDefault="00792C57">
            <w:pPr>
              <w:rPr>
                <w:b/>
                <w:sz w:val="18"/>
                <w:szCs w:val="18"/>
              </w:rPr>
            </w:pPr>
            <w:r w:rsidRPr="006962AA">
              <w:rPr>
                <w:b/>
                <w:sz w:val="18"/>
                <w:szCs w:val="18"/>
              </w:rPr>
              <w:t>Field</w:t>
            </w:r>
          </w:p>
        </w:tc>
        <w:tc>
          <w:tcPr>
            <w:tcW w:w="1219" w:type="dxa"/>
            <w:shd w:val="pct12" w:color="auto" w:fill="auto"/>
            <w:noWrap/>
            <w:hideMark/>
          </w:tcPr>
          <w:p w14:paraId="0477AED5" w14:textId="77777777" w:rsidR="00792C57" w:rsidRPr="006962AA" w:rsidRDefault="00792C57">
            <w:pPr>
              <w:rPr>
                <w:b/>
                <w:sz w:val="18"/>
                <w:szCs w:val="18"/>
              </w:rPr>
            </w:pPr>
            <w:r w:rsidRPr="006962AA">
              <w:rPr>
                <w:b/>
                <w:sz w:val="18"/>
                <w:szCs w:val="18"/>
              </w:rPr>
              <w:t>Value</w:t>
            </w:r>
          </w:p>
        </w:tc>
        <w:tc>
          <w:tcPr>
            <w:tcW w:w="3523" w:type="dxa"/>
            <w:shd w:val="pct12" w:color="auto" w:fill="auto"/>
            <w:noWrap/>
            <w:hideMark/>
          </w:tcPr>
          <w:p w14:paraId="7E7AC6FD" w14:textId="77777777" w:rsidR="00792C57" w:rsidRPr="006962AA" w:rsidRDefault="00792C57">
            <w:pPr>
              <w:rPr>
                <w:b/>
                <w:sz w:val="18"/>
                <w:szCs w:val="18"/>
              </w:rPr>
            </w:pPr>
            <w:r w:rsidRPr="006962AA">
              <w:rPr>
                <w:b/>
                <w:sz w:val="18"/>
                <w:szCs w:val="18"/>
              </w:rPr>
              <w:t>Reason/FR</w:t>
            </w:r>
          </w:p>
        </w:tc>
        <w:tc>
          <w:tcPr>
            <w:tcW w:w="613" w:type="dxa"/>
            <w:shd w:val="pct12" w:color="auto" w:fill="auto"/>
            <w:noWrap/>
            <w:hideMark/>
          </w:tcPr>
          <w:p w14:paraId="4730DF28" w14:textId="77777777" w:rsidR="00792C57" w:rsidRPr="006962AA" w:rsidRDefault="00792C57">
            <w:pPr>
              <w:rPr>
                <w:b/>
                <w:sz w:val="18"/>
                <w:szCs w:val="18"/>
              </w:rPr>
            </w:pPr>
            <w:r w:rsidRPr="006962AA">
              <w:rPr>
                <w:b/>
                <w:sz w:val="18"/>
                <w:szCs w:val="18"/>
              </w:rPr>
              <w:t>Need FR</w:t>
            </w:r>
          </w:p>
        </w:tc>
        <w:tc>
          <w:tcPr>
            <w:tcW w:w="952" w:type="dxa"/>
            <w:shd w:val="pct12" w:color="auto" w:fill="auto"/>
            <w:noWrap/>
            <w:hideMark/>
          </w:tcPr>
          <w:p w14:paraId="38EDD620" w14:textId="77777777" w:rsidR="00792C57" w:rsidRPr="006962AA" w:rsidRDefault="00792C57">
            <w:pPr>
              <w:rPr>
                <w:b/>
                <w:sz w:val="18"/>
                <w:szCs w:val="18"/>
              </w:rPr>
            </w:pPr>
            <w:r w:rsidRPr="006962AA">
              <w:rPr>
                <w:b/>
                <w:sz w:val="18"/>
                <w:szCs w:val="18"/>
              </w:rPr>
              <w:t>Vis-</w:t>
            </w:r>
            <w:proofErr w:type="spellStart"/>
            <w:r w:rsidRPr="006962AA">
              <w:rPr>
                <w:b/>
                <w:sz w:val="18"/>
                <w:szCs w:val="18"/>
              </w:rPr>
              <w:t>SysAdmin</w:t>
            </w:r>
            <w:proofErr w:type="spellEnd"/>
          </w:p>
        </w:tc>
        <w:tc>
          <w:tcPr>
            <w:tcW w:w="583" w:type="dxa"/>
            <w:shd w:val="pct12" w:color="auto" w:fill="auto"/>
            <w:noWrap/>
            <w:hideMark/>
          </w:tcPr>
          <w:p w14:paraId="173C663D" w14:textId="77777777" w:rsidR="00792C57" w:rsidRPr="006962AA" w:rsidRDefault="00792C57">
            <w:pPr>
              <w:rPr>
                <w:b/>
                <w:sz w:val="18"/>
                <w:szCs w:val="18"/>
              </w:rPr>
            </w:pPr>
            <w:r w:rsidRPr="006962AA">
              <w:rPr>
                <w:b/>
                <w:sz w:val="18"/>
                <w:szCs w:val="18"/>
              </w:rPr>
              <w:t>Vis-</w:t>
            </w:r>
            <w:proofErr w:type="spellStart"/>
            <w:r w:rsidRPr="006962AA">
              <w:rPr>
                <w:b/>
                <w:sz w:val="18"/>
                <w:szCs w:val="18"/>
              </w:rPr>
              <w:t>Mgr</w:t>
            </w:r>
            <w:proofErr w:type="spellEnd"/>
          </w:p>
        </w:tc>
        <w:tc>
          <w:tcPr>
            <w:tcW w:w="583" w:type="dxa"/>
            <w:shd w:val="pct12" w:color="auto" w:fill="auto"/>
            <w:noWrap/>
            <w:hideMark/>
          </w:tcPr>
          <w:p w14:paraId="032AF91F" w14:textId="77777777" w:rsidR="00792C57" w:rsidRPr="006962AA" w:rsidRDefault="00792C57">
            <w:pPr>
              <w:rPr>
                <w:b/>
                <w:sz w:val="18"/>
                <w:szCs w:val="18"/>
              </w:rPr>
            </w:pPr>
            <w:r w:rsidRPr="006962AA">
              <w:rPr>
                <w:b/>
                <w:sz w:val="18"/>
                <w:szCs w:val="18"/>
              </w:rPr>
              <w:t>Vis-</w:t>
            </w:r>
          </w:p>
        </w:tc>
      </w:tr>
      <w:tr w:rsidR="00107222" w:rsidRPr="00792C57" w14:paraId="21AAB5CF" w14:textId="77777777" w:rsidTr="00107222">
        <w:trPr>
          <w:cantSplit/>
          <w:trHeight w:val="300"/>
        </w:trPr>
        <w:tc>
          <w:tcPr>
            <w:tcW w:w="1172" w:type="dxa"/>
            <w:vMerge w:val="restart"/>
            <w:noWrap/>
            <w:hideMark/>
          </w:tcPr>
          <w:p w14:paraId="012CBC6F" w14:textId="77777777" w:rsidR="007A31E7" w:rsidRPr="00792C57" w:rsidRDefault="007A31E7">
            <w:pPr>
              <w:rPr>
                <w:sz w:val="18"/>
                <w:szCs w:val="18"/>
              </w:rPr>
            </w:pPr>
            <w:r w:rsidRPr="00792C57">
              <w:rPr>
                <w:sz w:val="18"/>
                <w:szCs w:val="18"/>
              </w:rPr>
              <w:t>Ship From</w:t>
            </w:r>
          </w:p>
        </w:tc>
        <w:tc>
          <w:tcPr>
            <w:tcW w:w="2278" w:type="dxa"/>
            <w:noWrap/>
            <w:hideMark/>
          </w:tcPr>
          <w:p w14:paraId="2C459B82" w14:textId="77777777" w:rsidR="007A31E7" w:rsidRPr="00792C57" w:rsidRDefault="007A31E7">
            <w:pPr>
              <w:rPr>
                <w:sz w:val="18"/>
                <w:szCs w:val="18"/>
              </w:rPr>
            </w:pPr>
            <w:r w:rsidRPr="00792C57">
              <w:rPr>
                <w:sz w:val="18"/>
                <w:szCs w:val="18"/>
              </w:rPr>
              <w:t>Transaction Reset Status</w:t>
            </w:r>
          </w:p>
        </w:tc>
        <w:tc>
          <w:tcPr>
            <w:tcW w:w="1219" w:type="dxa"/>
            <w:noWrap/>
            <w:hideMark/>
          </w:tcPr>
          <w:p w14:paraId="056B9203" w14:textId="256E7ED7" w:rsidR="007A31E7" w:rsidRPr="00792C57" w:rsidRDefault="007A31E7">
            <w:pPr>
              <w:rPr>
                <w:sz w:val="18"/>
                <w:szCs w:val="18"/>
              </w:rPr>
            </w:pPr>
            <w:r>
              <w:rPr>
                <w:sz w:val="18"/>
                <w:szCs w:val="18"/>
              </w:rPr>
              <w:t>Disabled</w:t>
            </w:r>
          </w:p>
        </w:tc>
        <w:tc>
          <w:tcPr>
            <w:tcW w:w="3523" w:type="dxa"/>
            <w:noWrap/>
            <w:hideMark/>
          </w:tcPr>
          <w:p w14:paraId="0ACD3C85" w14:textId="2039DA7D" w:rsidR="007A31E7" w:rsidRPr="00792C57" w:rsidRDefault="007A31E7">
            <w:pPr>
              <w:rPr>
                <w:sz w:val="18"/>
                <w:szCs w:val="18"/>
              </w:rPr>
            </w:pPr>
            <w:r>
              <w:rPr>
                <w:sz w:val="18"/>
                <w:szCs w:val="18"/>
              </w:rPr>
              <w:t>This option should not even be in the view.</w:t>
            </w:r>
          </w:p>
        </w:tc>
        <w:tc>
          <w:tcPr>
            <w:tcW w:w="613" w:type="dxa"/>
            <w:noWrap/>
            <w:hideMark/>
          </w:tcPr>
          <w:p w14:paraId="7E9777B7" w14:textId="77777777" w:rsidR="007A31E7" w:rsidRPr="00792C57" w:rsidRDefault="007A31E7">
            <w:pPr>
              <w:rPr>
                <w:sz w:val="18"/>
                <w:szCs w:val="18"/>
              </w:rPr>
            </w:pPr>
          </w:p>
        </w:tc>
        <w:tc>
          <w:tcPr>
            <w:tcW w:w="952" w:type="dxa"/>
            <w:noWrap/>
            <w:hideMark/>
          </w:tcPr>
          <w:p w14:paraId="13D8B549" w14:textId="77777777" w:rsidR="007A31E7" w:rsidRPr="00792C57" w:rsidRDefault="007A31E7">
            <w:pPr>
              <w:rPr>
                <w:sz w:val="18"/>
                <w:szCs w:val="18"/>
              </w:rPr>
            </w:pPr>
            <w:r w:rsidRPr="00792C57">
              <w:rPr>
                <w:sz w:val="18"/>
                <w:szCs w:val="18"/>
              </w:rPr>
              <w:t>Y</w:t>
            </w:r>
          </w:p>
        </w:tc>
        <w:tc>
          <w:tcPr>
            <w:tcW w:w="583" w:type="dxa"/>
            <w:noWrap/>
            <w:hideMark/>
          </w:tcPr>
          <w:p w14:paraId="7BAF6EE2" w14:textId="77777777" w:rsidR="007A31E7" w:rsidRPr="00792C57" w:rsidRDefault="007A31E7">
            <w:pPr>
              <w:rPr>
                <w:sz w:val="18"/>
                <w:szCs w:val="18"/>
              </w:rPr>
            </w:pPr>
            <w:r w:rsidRPr="00792C57">
              <w:rPr>
                <w:sz w:val="18"/>
                <w:szCs w:val="18"/>
              </w:rPr>
              <w:t>N</w:t>
            </w:r>
          </w:p>
        </w:tc>
        <w:tc>
          <w:tcPr>
            <w:tcW w:w="583" w:type="dxa"/>
            <w:noWrap/>
            <w:hideMark/>
          </w:tcPr>
          <w:p w14:paraId="143DCB3E" w14:textId="77777777" w:rsidR="007A31E7" w:rsidRPr="00792C57" w:rsidRDefault="007A31E7">
            <w:pPr>
              <w:rPr>
                <w:sz w:val="18"/>
                <w:szCs w:val="18"/>
              </w:rPr>
            </w:pPr>
            <w:r w:rsidRPr="00792C57">
              <w:rPr>
                <w:sz w:val="18"/>
                <w:szCs w:val="18"/>
              </w:rPr>
              <w:t>N</w:t>
            </w:r>
          </w:p>
        </w:tc>
      </w:tr>
      <w:tr w:rsidR="00107222" w:rsidRPr="00792C57" w14:paraId="7535179B" w14:textId="77777777" w:rsidTr="00107222">
        <w:trPr>
          <w:cantSplit/>
          <w:trHeight w:val="300"/>
        </w:trPr>
        <w:tc>
          <w:tcPr>
            <w:tcW w:w="1172" w:type="dxa"/>
            <w:vMerge/>
            <w:noWrap/>
          </w:tcPr>
          <w:p w14:paraId="2D0D8717" w14:textId="38886A81" w:rsidR="007A31E7" w:rsidRPr="00792C57" w:rsidRDefault="007A31E7">
            <w:pPr>
              <w:rPr>
                <w:sz w:val="18"/>
                <w:szCs w:val="18"/>
              </w:rPr>
            </w:pPr>
          </w:p>
        </w:tc>
        <w:tc>
          <w:tcPr>
            <w:tcW w:w="2278" w:type="dxa"/>
            <w:noWrap/>
            <w:hideMark/>
          </w:tcPr>
          <w:p w14:paraId="7B043C5E" w14:textId="77777777" w:rsidR="007A31E7" w:rsidRPr="00792C57" w:rsidRDefault="007A31E7">
            <w:pPr>
              <w:rPr>
                <w:sz w:val="18"/>
                <w:szCs w:val="18"/>
              </w:rPr>
            </w:pPr>
            <w:r w:rsidRPr="00792C57">
              <w:rPr>
                <w:sz w:val="18"/>
                <w:szCs w:val="18"/>
              </w:rPr>
              <w:t>Warehouse Name</w:t>
            </w:r>
          </w:p>
        </w:tc>
        <w:tc>
          <w:tcPr>
            <w:tcW w:w="1219" w:type="dxa"/>
            <w:noWrap/>
            <w:hideMark/>
          </w:tcPr>
          <w:p w14:paraId="6C8CD922" w14:textId="77777777" w:rsidR="007A31E7" w:rsidRPr="00792C57" w:rsidRDefault="007A31E7">
            <w:pPr>
              <w:rPr>
                <w:sz w:val="18"/>
                <w:szCs w:val="18"/>
              </w:rPr>
            </w:pPr>
            <w:r w:rsidRPr="00792C57">
              <w:rPr>
                <w:sz w:val="18"/>
                <w:szCs w:val="18"/>
              </w:rPr>
              <w:t>VDC</w:t>
            </w:r>
          </w:p>
        </w:tc>
        <w:tc>
          <w:tcPr>
            <w:tcW w:w="3523" w:type="dxa"/>
            <w:noWrap/>
            <w:hideMark/>
          </w:tcPr>
          <w:p w14:paraId="7272D846" w14:textId="77777777" w:rsidR="007A31E7" w:rsidRPr="00792C57" w:rsidRDefault="007A31E7">
            <w:pPr>
              <w:rPr>
                <w:sz w:val="18"/>
                <w:szCs w:val="18"/>
              </w:rPr>
            </w:pPr>
          </w:p>
        </w:tc>
        <w:tc>
          <w:tcPr>
            <w:tcW w:w="613" w:type="dxa"/>
            <w:noWrap/>
            <w:hideMark/>
          </w:tcPr>
          <w:p w14:paraId="3ADFD710" w14:textId="77777777" w:rsidR="007A31E7" w:rsidRPr="00792C57" w:rsidRDefault="007A31E7">
            <w:pPr>
              <w:rPr>
                <w:sz w:val="18"/>
                <w:szCs w:val="18"/>
              </w:rPr>
            </w:pPr>
          </w:p>
        </w:tc>
        <w:tc>
          <w:tcPr>
            <w:tcW w:w="952" w:type="dxa"/>
            <w:noWrap/>
            <w:hideMark/>
          </w:tcPr>
          <w:p w14:paraId="384A4E5D" w14:textId="77777777" w:rsidR="007A31E7" w:rsidRPr="00792C57" w:rsidRDefault="007A31E7">
            <w:pPr>
              <w:rPr>
                <w:sz w:val="18"/>
                <w:szCs w:val="18"/>
              </w:rPr>
            </w:pPr>
          </w:p>
        </w:tc>
        <w:tc>
          <w:tcPr>
            <w:tcW w:w="583" w:type="dxa"/>
            <w:noWrap/>
            <w:hideMark/>
          </w:tcPr>
          <w:p w14:paraId="15AD1F8D" w14:textId="77777777" w:rsidR="007A31E7" w:rsidRPr="00792C57" w:rsidRDefault="007A31E7">
            <w:pPr>
              <w:rPr>
                <w:sz w:val="18"/>
                <w:szCs w:val="18"/>
              </w:rPr>
            </w:pPr>
          </w:p>
        </w:tc>
        <w:tc>
          <w:tcPr>
            <w:tcW w:w="583" w:type="dxa"/>
            <w:noWrap/>
            <w:hideMark/>
          </w:tcPr>
          <w:p w14:paraId="2DA02EED" w14:textId="77777777" w:rsidR="007A31E7" w:rsidRPr="00792C57" w:rsidRDefault="007A31E7">
            <w:pPr>
              <w:rPr>
                <w:sz w:val="18"/>
                <w:szCs w:val="18"/>
              </w:rPr>
            </w:pPr>
          </w:p>
        </w:tc>
      </w:tr>
      <w:tr w:rsidR="00107222" w:rsidRPr="00792C57" w14:paraId="545720D2" w14:textId="77777777" w:rsidTr="00107222">
        <w:trPr>
          <w:cantSplit/>
          <w:trHeight w:val="300"/>
        </w:trPr>
        <w:tc>
          <w:tcPr>
            <w:tcW w:w="1172" w:type="dxa"/>
            <w:vMerge/>
            <w:noWrap/>
          </w:tcPr>
          <w:p w14:paraId="10D78987" w14:textId="646AAE4D" w:rsidR="007A31E7" w:rsidRPr="00792C57" w:rsidRDefault="007A31E7">
            <w:pPr>
              <w:rPr>
                <w:sz w:val="18"/>
                <w:szCs w:val="18"/>
              </w:rPr>
            </w:pPr>
          </w:p>
        </w:tc>
        <w:tc>
          <w:tcPr>
            <w:tcW w:w="2278" w:type="dxa"/>
            <w:noWrap/>
            <w:hideMark/>
          </w:tcPr>
          <w:p w14:paraId="37C3A908" w14:textId="77777777" w:rsidR="007A31E7" w:rsidRPr="00792C57" w:rsidRDefault="007A31E7">
            <w:pPr>
              <w:rPr>
                <w:sz w:val="18"/>
                <w:szCs w:val="18"/>
              </w:rPr>
            </w:pPr>
            <w:r w:rsidRPr="00792C57">
              <w:rPr>
                <w:sz w:val="18"/>
                <w:szCs w:val="18"/>
              </w:rPr>
              <w:t>Ship-From Name</w:t>
            </w:r>
          </w:p>
        </w:tc>
        <w:tc>
          <w:tcPr>
            <w:tcW w:w="1219" w:type="dxa"/>
            <w:noWrap/>
            <w:hideMark/>
          </w:tcPr>
          <w:p w14:paraId="68385917" w14:textId="77777777" w:rsidR="007A31E7" w:rsidRPr="00792C57" w:rsidRDefault="007A31E7">
            <w:pPr>
              <w:rPr>
                <w:sz w:val="18"/>
                <w:szCs w:val="18"/>
              </w:rPr>
            </w:pPr>
          </w:p>
        </w:tc>
        <w:tc>
          <w:tcPr>
            <w:tcW w:w="3523" w:type="dxa"/>
            <w:noWrap/>
            <w:hideMark/>
          </w:tcPr>
          <w:p w14:paraId="54BEC89B" w14:textId="77777777" w:rsidR="007A31E7" w:rsidRPr="00792C57" w:rsidRDefault="007A31E7">
            <w:pPr>
              <w:rPr>
                <w:sz w:val="18"/>
                <w:szCs w:val="18"/>
              </w:rPr>
            </w:pPr>
            <w:r w:rsidRPr="00792C57">
              <w:rPr>
                <w:sz w:val="18"/>
                <w:szCs w:val="18"/>
              </w:rPr>
              <w:t>?</w:t>
            </w:r>
          </w:p>
        </w:tc>
        <w:tc>
          <w:tcPr>
            <w:tcW w:w="613" w:type="dxa"/>
            <w:noWrap/>
            <w:hideMark/>
          </w:tcPr>
          <w:p w14:paraId="3622C8D0" w14:textId="77777777" w:rsidR="007A31E7" w:rsidRPr="00792C57" w:rsidRDefault="007A31E7">
            <w:pPr>
              <w:rPr>
                <w:sz w:val="18"/>
                <w:szCs w:val="18"/>
              </w:rPr>
            </w:pPr>
            <w:r w:rsidRPr="00792C57">
              <w:rPr>
                <w:sz w:val="18"/>
                <w:szCs w:val="18"/>
              </w:rPr>
              <w:t>?</w:t>
            </w:r>
          </w:p>
        </w:tc>
        <w:tc>
          <w:tcPr>
            <w:tcW w:w="952" w:type="dxa"/>
            <w:noWrap/>
            <w:hideMark/>
          </w:tcPr>
          <w:p w14:paraId="6F7E999E" w14:textId="77777777" w:rsidR="007A31E7" w:rsidRPr="00792C57" w:rsidRDefault="007A31E7">
            <w:pPr>
              <w:rPr>
                <w:sz w:val="18"/>
                <w:szCs w:val="18"/>
              </w:rPr>
            </w:pPr>
          </w:p>
        </w:tc>
        <w:tc>
          <w:tcPr>
            <w:tcW w:w="583" w:type="dxa"/>
            <w:noWrap/>
            <w:hideMark/>
          </w:tcPr>
          <w:p w14:paraId="66D83C3B" w14:textId="77777777" w:rsidR="007A31E7" w:rsidRPr="00792C57" w:rsidRDefault="007A31E7">
            <w:pPr>
              <w:rPr>
                <w:sz w:val="18"/>
                <w:szCs w:val="18"/>
              </w:rPr>
            </w:pPr>
          </w:p>
        </w:tc>
        <w:tc>
          <w:tcPr>
            <w:tcW w:w="583" w:type="dxa"/>
            <w:noWrap/>
            <w:hideMark/>
          </w:tcPr>
          <w:p w14:paraId="108B8AC3" w14:textId="77777777" w:rsidR="007A31E7" w:rsidRPr="00792C57" w:rsidRDefault="007A31E7">
            <w:pPr>
              <w:rPr>
                <w:sz w:val="18"/>
                <w:szCs w:val="18"/>
              </w:rPr>
            </w:pPr>
          </w:p>
        </w:tc>
      </w:tr>
      <w:tr w:rsidR="00107222" w:rsidRPr="00792C57" w14:paraId="586C96F7" w14:textId="77777777" w:rsidTr="00107222">
        <w:trPr>
          <w:cantSplit/>
          <w:trHeight w:val="300"/>
        </w:trPr>
        <w:tc>
          <w:tcPr>
            <w:tcW w:w="1172" w:type="dxa"/>
            <w:vMerge/>
            <w:noWrap/>
          </w:tcPr>
          <w:p w14:paraId="2D930B28" w14:textId="6BADBF33" w:rsidR="007A31E7" w:rsidRPr="00792C57" w:rsidRDefault="007A31E7">
            <w:pPr>
              <w:rPr>
                <w:sz w:val="18"/>
                <w:szCs w:val="18"/>
              </w:rPr>
            </w:pPr>
          </w:p>
        </w:tc>
        <w:tc>
          <w:tcPr>
            <w:tcW w:w="2278" w:type="dxa"/>
            <w:noWrap/>
            <w:hideMark/>
          </w:tcPr>
          <w:p w14:paraId="7D1FC276" w14:textId="77777777" w:rsidR="007A31E7" w:rsidRPr="00792C57" w:rsidRDefault="007A31E7">
            <w:pPr>
              <w:rPr>
                <w:sz w:val="18"/>
                <w:szCs w:val="18"/>
              </w:rPr>
            </w:pPr>
            <w:r w:rsidRPr="00792C57">
              <w:rPr>
                <w:sz w:val="18"/>
                <w:szCs w:val="18"/>
              </w:rPr>
              <w:t>Address  1</w:t>
            </w:r>
          </w:p>
        </w:tc>
        <w:tc>
          <w:tcPr>
            <w:tcW w:w="1219" w:type="dxa"/>
            <w:noWrap/>
            <w:hideMark/>
          </w:tcPr>
          <w:p w14:paraId="46742D44" w14:textId="55BF1DF1" w:rsidR="007A31E7" w:rsidRPr="00792C57" w:rsidRDefault="007C7E58">
            <w:pPr>
              <w:rPr>
                <w:sz w:val="18"/>
                <w:szCs w:val="18"/>
              </w:rPr>
            </w:pPr>
            <w:r w:rsidRPr="00792C57">
              <w:rPr>
                <w:sz w:val="18"/>
                <w:szCs w:val="18"/>
              </w:rPr>
              <w:t>7003 72nd Street</w:t>
            </w:r>
          </w:p>
        </w:tc>
        <w:tc>
          <w:tcPr>
            <w:tcW w:w="3523" w:type="dxa"/>
            <w:noWrap/>
            <w:hideMark/>
          </w:tcPr>
          <w:p w14:paraId="71F9620A" w14:textId="55FFE9F4" w:rsidR="007A31E7" w:rsidRPr="00792C57" w:rsidRDefault="007A31E7">
            <w:pPr>
              <w:rPr>
                <w:sz w:val="18"/>
                <w:szCs w:val="18"/>
              </w:rPr>
            </w:pPr>
          </w:p>
        </w:tc>
        <w:tc>
          <w:tcPr>
            <w:tcW w:w="613" w:type="dxa"/>
            <w:noWrap/>
            <w:hideMark/>
          </w:tcPr>
          <w:p w14:paraId="07331FC2" w14:textId="77777777" w:rsidR="007A31E7" w:rsidRPr="00792C57" w:rsidRDefault="007A31E7">
            <w:pPr>
              <w:rPr>
                <w:sz w:val="18"/>
                <w:szCs w:val="18"/>
              </w:rPr>
            </w:pPr>
          </w:p>
        </w:tc>
        <w:tc>
          <w:tcPr>
            <w:tcW w:w="952" w:type="dxa"/>
            <w:noWrap/>
            <w:hideMark/>
          </w:tcPr>
          <w:p w14:paraId="4F560E59" w14:textId="77777777" w:rsidR="007A31E7" w:rsidRPr="00792C57" w:rsidRDefault="007A31E7">
            <w:pPr>
              <w:rPr>
                <w:sz w:val="18"/>
                <w:szCs w:val="18"/>
              </w:rPr>
            </w:pPr>
          </w:p>
        </w:tc>
        <w:tc>
          <w:tcPr>
            <w:tcW w:w="583" w:type="dxa"/>
            <w:noWrap/>
            <w:hideMark/>
          </w:tcPr>
          <w:p w14:paraId="33714101" w14:textId="77777777" w:rsidR="007A31E7" w:rsidRPr="00792C57" w:rsidRDefault="007A31E7">
            <w:pPr>
              <w:rPr>
                <w:sz w:val="18"/>
                <w:szCs w:val="18"/>
              </w:rPr>
            </w:pPr>
          </w:p>
        </w:tc>
        <w:tc>
          <w:tcPr>
            <w:tcW w:w="583" w:type="dxa"/>
            <w:noWrap/>
            <w:hideMark/>
          </w:tcPr>
          <w:p w14:paraId="1AD78095" w14:textId="77777777" w:rsidR="007A31E7" w:rsidRPr="00792C57" w:rsidRDefault="007A31E7">
            <w:pPr>
              <w:rPr>
                <w:sz w:val="18"/>
                <w:szCs w:val="18"/>
              </w:rPr>
            </w:pPr>
          </w:p>
        </w:tc>
      </w:tr>
      <w:tr w:rsidR="00107222" w:rsidRPr="00792C57" w14:paraId="6A192499" w14:textId="77777777" w:rsidTr="00107222">
        <w:trPr>
          <w:cantSplit/>
          <w:trHeight w:val="300"/>
        </w:trPr>
        <w:tc>
          <w:tcPr>
            <w:tcW w:w="1172" w:type="dxa"/>
            <w:vMerge/>
            <w:noWrap/>
          </w:tcPr>
          <w:p w14:paraId="58E85C78" w14:textId="038CF1B4" w:rsidR="007A31E7" w:rsidRPr="00792C57" w:rsidRDefault="007A31E7">
            <w:pPr>
              <w:rPr>
                <w:sz w:val="18"/>
                <w:szCs w:val="18"/>
              </w:rPr>
            </w:pPr>
          </w:p>
        </w:tc>
        <w:tc>
          <w:tcPr>
            <w:tcW w:w="2278" w:type="dxa"/>
            <w:noWrap/>
            <w:hideMark/>
          </w:tcPr>
          <w:p w14:paraId="65304028" w14:textId="77777777" w:rsidR="007A31E7" w:rsidRPr="00792C57" w:rsidRDefault="007A31E7">
            <w:pPr>
              <w:rPr>
                <w:sz w:val="18"/>
                <w:szCs w:val="18"/>
              </w:rPr>
            </w:pPr>
            <w:r w:rsidRPr="00792C57">
              <w:rPr>
                <w:sz w:val="18"/>
                <w:szCs w:val="18"/>
              </w:rPr>
              <w:t>Address 2</w:t>
            </w:r>
          </w:p>
        </w:tc>
        <w:tc>
          <w:tcPr>
            <w:tcW w:w="1219" w:type="dxa"/>
            <w:noWrap/>
            <w:hideMark/>
          </w:tcPr>
          <w:p w14:paraId="071A3333" w14:textId="77777777" w:rsidR="007A31E7" w:rsidRPr="00792C57" w:rsidRDefault="007A31E7">
            <w:pPr>
              <w:rPr>
                <w:sz w:val="18"/>
                <w:szCs w:val="18"/>
              </w:rPr>
            </w:pPr>
          </w:p>
        </w:tc>
        <w:tc>
          <w:tcPr>
            <w:tcW w:w="3523" w:type="dxa"/>
            <w:noWrap/>
            <w:hideMark/>
          </w:tcPr>
          <w:p w14:paraId="132AD7E3" w14:textId="77777777" w:rsidR="007A31E7" w:rsidRPr="00792C57" w:rsidRDefault="007A31E7">
            <w:pPr>
              <w:rPr>
                <w:sz w:val="18"/>
                <w:szCs w:val="18"/>
              </w:rPr>
            </w:pPr>
          </w:p>
        </w:tc>
        <w:tc>
          <w:tcPr>
            <w:tcW w:w="613" w:type="dxa"/>
            <w:noWrap/>
            <w:hideMark/>
          </w:tcPr>
          <w:p w14:paraId="6DA8E752" w14:textId="77777777" w:rsidR="007A31E7" w:rsidRPr="00792C57" w:rsidRDefault="007A31E7">
            <w:pPr>
              <w:rPr>
                <w:sz w:val="18"/>
                <w:szCs w:val="18"/>
              </w:rPr>
            </w:pPr>
          </w:p>
        </w:tc>
        <w:tc>
          <w:tcPr>
            <w:tcW w:w="952" w:type="dxa"/>
            <w:noWrap/>
            <w:hideMark/>
          </w:tcPr>
          <w:p w14:paraId="03BF160D" w14:textId="77777777" w:rsidR="007A31E7" w:rsidRPr="00792C57" w:rsidRDefault="007A31E7">
            <w:pPr>
              <w:rPr>
                <w:sz w:val="18"/>
                <w:szCs w:val="18"/>
              </w:rPr>
            </w:pPr>
          </w:p>
        </w:tc>
        <w:tc>
          <w:tcPr>
            <w:tcW w:w="583" w:type="dxa"/>
            <w:noWrap/>
            <w:hideMark/>
          </w:tcPr>
          <w:p w14:paraId="54BD9B81" w14:textId="77777777" w:rsidR="007A31E7" w:rsidRPr="00792C57" w:rsidRDefault="007A31E7">
            <w:pPr>
              <w:rPr>
                <w:sz w:val="18"/>
                <w:szCs w:val="18"/>
              </w:rPr>
            </w:pPr>
          </w:p>
        </w:tc>
        <w:tc>
          <w:tcPr>
            <w:tcW w:w="583" w:type="dxa"/>
            <w:noWrap/>
            <w:hideMark/>
          </w:tcPr>
          <w:p w14:paraId="09039934" w14:textId="77777777" w:rsidR="007A31E7" w:rsidRPr="00792C57" w:rsidRDefault="007A31E7">
            <w:pPr>
              <w:rPr>
                <w:sz w:val="18"/>
                <w:szCs w:val="18"/>
              </w:rPr>
            </w:pPr>
          </w:p>
        </w:tc>
      </w:tr>
      <w:tr w:rsidR="00107222" w:rsidRPr="00792C57" w14:paraId="53C57512" w14:textId="77777777" w:rsidTr="00107222">
        <w:trPr>
          <w:cantSplit/>
          <w:trHeight w:val="300"/>
        </w:trPr>
        <w:tc>
          <w:tcPr>
            <w:tcW w:w="1172" w:type="dxa"/>
            <w:vMerge/>
            <w:noWrap/>
          </w:tcPr>
          <w:p w14:paraId="619DF113" w14:textId="512148B4" w:rsidR="007A31E7" w:rsidRPr="00792C57" w:rsidRDefault="007A31E7">
            <w:pPr>
              <w:rPr>
                <w:sz w:val="18"/>
                <w:szCs w:val="18"/>
              </w:rPr>
            </w:pPr>
          </w:p>
        </w:tc>
        <w:tc>
          <w:tcPr>
            <w:tcW w:w="2278" w:type="dxa"/>
            <w:noWrap/>
            <w:hideMark/>
          </w:tcPr>
          <w:p w14:paraId="03364A89" w14:textId="77777777" w:rsidR="007A31E7" w:rsidRPr="00792C57" w:rsidRDefault="007A31E7">
            <w:pPr>
              <w:rPr>
                <w:sz w:val="18"/>
                <w:szCs w:val="18"/>
              </w:rPr>
            </w:pPr>
            <w:r w:rsidRPr="00792C57">
              <w:rPr>
                <w:sz w:val="18"/>
                <w:szCs w:val="18"/>
              </w:rPr>
              <w:t>Address 3</w:t>
            </w:r>
          </w:p>
        </w:tc>
        <w:tc>
          <w:tcPr>
            <w:tcW w:w="1219" w:type="dxa"/>
            <w:noWrap/>
            <w:hideMark/>
          </w:tcPr>
          <w:p w14:paraId="54D61B12" w14:textId="77777777" w:rsidR="007A31E7" w:rsidRPr="00792C57" w:rsidRDefault="007A31E7">
            <w:pPr>
              <w:rPr>
                <w:sz w:val="18"/>
                <w:szCs w:val="18"/>
              </w:rPr>
            </w:pPr>
          </w:p>
        </w:tc>
        <w:tc>
          <w:tcPr>
            <w:tcW w:w="3523" w:type="dxa"/>
            <w:noWrap/>
            <w:hideMark/>
          </w:tcPr>
          <w:p w14:paraId="34D96F50" w14:textId="77777777" w:rsidR="007A31E7" w:rsidRPr="00792C57" w:rsidRDefault="007A31E7">
            <w:pPr>
              <w:rPr>
                <w:sz w:val="18"/>
                <w:szCs w:val="18"/>
              </w:rPr>
            </w:pPr>
          </w:p>
        </w:tc>
        <w:tc>
          <w:tcPr>
            <w:tcW w:w="613" w:type="dxa"/>
            <w:noWrap/>
            <w:hideMark/>
          </w:tcPr>
          <w:p w14:paraId="14901E84" w14:textId="77777777" w:rsidR="007A31E7" w:rsidRPr="00792C57" w:rsidRDefault="007A31E7">
            <w:pPr>
              <w:rPr>
                <w:sz w:val="18"/>
                <w:szCs w:val="18"/>
              </w:rPr>
            </w:pPr>
          </w:p>
        </w:tc>
        <w:tc>
          <w:tcPr>
            <w:tcW w:w="952" w:type="dxa"/>
            <w:noWrap/>
            <w:hideMark/>
          </w:tcPr>
          <w:p w14:paraId="77EF683F" w14:textId="77777777" w:rsidR="007A31E7" w:rsidRPr="00792C57" w:rsidRDefault="007A31E7">
            <w:pPr>
              <w:rPr>
                <w:sz w:val="18"/>
                <w:szCs w:val="18"/>
              </w:rPr>
            </w:pPr>
          </w:p>
        </w:tc>
        <w:tc>
          <w:tcPr>
            <w:tcW w:w="583" w:type="dxa"/>
            <w:noWrap/>
            <w:hideMark/>
          </w:tcPr>
          <w:p w14:paraId="367F1EDD" w14:textId="77777777" w:rsidR="007A31E7" w:rsidRPr="00792C57" w:rsidRDefault="007A31E7">
            <w:pPr>
              <w:rPr>
                <w:sz w:val="18"/>
                <w:szCs w:val="18"/>
              </w:rPr>
            </w:pPr>
          </w:p>
        </w:tc>
        <w:tc>
          <w:tcPr>
            <w:tcW w:w="583" w:type="dxa"/>
            <w:noWrap/>
            <w:hideMark/>
          </w:tcPr>
          <w:p w14:paraId="45CFE65E" w14:textId="77777777" w:rsidR="007A31E7" w:rsidRPr="00792C57" w:rsidRDefault="007A31E7">
            <w:pPr>
              <w:rPr>
                <w:sz w:val="18"/>
                <w:szCs w:val="18"/>
              </w:rPr>
            </w:pPr>
          </w:p>
        </w:tc>
      </w:tr>
      <w:tr w:rsidR="00107222" w:rsidRPr="00792C57" w14:paraId="69CE04A3" w14:textId="77777777" w:rsidTr="00107222">
        <w:trPr>
          <w:cantSplit/>
          <w:trHeight w:val="300"/>
        </w:trPr>
        <w:tc>
          <w:tcPr>
            <w:tcW w:w="1172" w:type="dxa"/>
            <w:vMerge/>
            <w:noWrap/>
          </w:tcPr>
          <w:p w14:paraId="592913F8" w14:textId="04EEF1B8" w:rsidR="007A31E7" w:rsidRPr="00792C57" w:rsidRDefault="007A31E7">
            <w:pPr>
              <w:rPr>
                <w:sz w:val="18"/>
                <w:szCs w:val="18"/>
              </w:rPr>
            </w:pPr>
          </w:p>
        </w:tc>
        <w:tc>
          <w:tcPr>
            <w:tcW w:w="2278" w:type="dxa"/>
            <w:noWrap/>
            <w:hideMark/>
          </w:tcPr>
          <w:p w14:paraId="17F00888" w14:textId="77777777" w:rsidR="007A31E7" w:rsidRPr="00792C57" w:rsidRDefault="007A31E7">
            <w:pPr>
              <w:rPr>
                <w:sz w:val="18"/>
                <w:szCs w:val="18"/>
              </w:rPr>
            </w:pPr>
            <w:r w:rsidRPr="00792C57">
              <w:rPr>
                <w:sz w:val="18"/>
                <w:szCs w:val="18"/>
              </w:rPr>
              <w:t>City</w:t>
            </w:r>
          </w:p>
        </w:tc>
        <w:tc>
          <w:tcPr>
            <w:tcW w:w="1219" w:type="dxa"/>
            <w:noWrap/>
            <w:hideMark/>
          </w:tcPr>
          <w:p w14:paraId="6E841169" w14:textId="34ACCD55" w:rsidR="007A31E7" w:rsidRPr="00792C57" w:rsidRDefault="007C7E58">
            <w:pPr>
              <w:rPr>
                <w:sz w:val="18"/>
                <w:szCs w:val="18"/>
              </w:rPr>
            </w:pPr>
            <w:r w:rsidRPr="00792C57">
              <w:rPr>
                <w:sz w:val="18"/>
                <w:szCs w:val="18"/>
              </w:rPr>
              <w:t>Delta</w:t>
            </w:r>
          </w:p>
        </w:tc>
        <w:tc>
          <w:tcPr>
            <w:tcW w:w="3523" w:type="dxa"/>
            <w:noWrap/>
            <w:hideMark/>
          </w:tcPr>
          <w:p w14:paraId="5B9CD856" w14:textId="49EA1823" w:rsidR="007A31E7" w:rsidRPr="00792C57" w:rsidRDefault="007A31E7">
            <w:pPr>
              <w:rPr>
                <w:sz w:val="18"/>
                <w:szCs w:val="18"/>
              </w:rPr>
            </w:pPr>
          </w:p>
        </w:tc>
        <w:tc>
          <w:tcPr>
            <w:tcW w:w="613" w:type="dxa"/>
            <w:noWrap/>
            <w:hideMark/>
          </w:tcPr>
          <w:p w14:paraId="2B244A5D" w14:textId="77777777" w:rsidR="007A31E7" w:rsidRPr="00792C57" w:rsidRDefault="007A31E7">
            <w:pPr>
              <w:rPr>
                <w:sz w:val="18"/>
                <w:szCs w:val="18"/>
              </w:rPr>
            </w:pPr>
          </w:p>
        </w:tc>
        <w:tc>
          <w:tcPr>
            <w:tcW w:w="952" w:type="dxa"/>
            <w:noWrap/>
            <w:hideMark/>
          </w:tcPr>
          <w:p w14:paraId="2A459393" w14:textId="77777777" w:rsidR="007A31E7" w:rsidRPr="00792C57" w:rsidRDefault="007A31E7">
            <w:pPr>
              <w:rPr>
                <w:sz w:val="18"/>
                <w:szCs w:val="18"/>
              </w:rPr>
            </w:pPr>
          </w:p>
        </w:tc>
        <w:tc>
          <w:tcPr>
            <w:tcW w:w="583" w:type="dxa"/>
            <w:noWrap/>
            <w:hideMark/>
          </w:tcPr>
          <w:p w14:paraId="4A3B344F" w14:textId="77777777" w:rsidR="007A31E7" w:rsidRPr="00792C57" w:rsidRDefault="007A31E7">
            <w:pPr>
              <w:rPr>
                <w:sz w:val="18"/>
                <w:szCs w:val="18"/>
              </w:rPr>
            </w:pPr>
          </w:p>
        </w:tc>
        <w:tc>
          <w:tcPr>
            <w:tcW w:w="583" w:type="dxa"/>
            <w:noWrap/>
            <w:hideMark/>
          </w:tcPr>
          <w:p w14:paraId="5C52A698" w14:textId="77777777" w:rsidR="007A31E7" w:rsidRPr="00792C57" w:rsidRDefault="007A31E7">
            <w:pPr>
              <w:rPr>
                <w:sz w:val="18"/>
                <w:szCs w:val="18"/>
              </w:rPr>
            </w:pPr>
          </w:p>
        </w:tc>
      </w:tr>
      <w:tr w:rsidR="00107222" w:rsidRPr="00792C57" w14:paraId="5CC7FFFE" w14:textId="77777777" w:rsidTr="00107222">
        <w:trPr>
          <w:cantSplit/>
          <w:trHeight w:val="300"/>
        </w:trPr>
        <w:tc>
          <w:tcPr>
            <w:tcW w:w="1172" w:type="dxa"/>
            <w:vMerge/>
            <w:noWrap/>
          </w:tcPr>
          <w:p w14:paraId="1F94BEE1" w14:textId="5DBBC887" w:rsidR="007A31E7" w:rsidRPr="00792C57" w:rsidRDefault="007A31E7">
            <w:pPr>
              <w:rPr>
                <w:sz w:val="18"/>
                <w:szCs w:val="18"/>
              </w:rPr>
            </w:pPr>
          </w:p>
        </w:tc>
        <w:tc>
          <w:tcPr>
            <w:tcW w:w="2278" w:type="dxa"/>
            <w:noWrap/>
            <w:hideMark/>
          </w:tcPr>
          <w:p w14:paraId="286B732A" w14:textId="77777777" w:rsidR="007A31E7" w:rsidRPr="00792C57" w:rsidRDefault="007A31E7">
            <w:pPr>
              <w:rPr>
                <w:sz w:val="18"/>
                <w:szCs w:val="18"/>
              </w:rPr>
            </w:pPr>
            <w:r w:rsidRPr="00792C57">
              <w:rPr>
                <w:sz w:val="18"/>
                <w:szCs w:val="18"/>
              </w:rPr>
              <w:t>State or Province</w:t>
            </w:r>
          </w:p>
        </w:tc>
        <w:tc>
          <w:tcPr>
            <w:tcW w:w="1219" w:type="dxa"/>
            <w:noWrap/>
            <w:hideMark/>
          </w:tcPr>
          <w:p w14:paraId="3D2DD94A" w14:textId="644E0ED1" w:rsidR="007A31E7" w:rsidRPr="00792C57" w:rsidRDefault="007C7E58">
            <w:pPr>
              <w:rPr>
                <w:sz w:val="18"/>
                <w:szCs w:val="18"/>
              </w:rPr>
            </w:pPr>
            <w:r>
              <w:rPr>
                <w:sz w:val="18"/>
                <w:szCs w:val="18"/>
              </w:rPr>
              <w:t>BC</w:t>
            </w:r>
          </w:p>
        </w:tc>
        <w:tc>
          <w:tcPr>
            <w:tcW w:w="3523" w:type="dxa"/>
            <w:noWrap/>
            <w:hideMark/>
          </w:tcPr>
          <w:p w14:paraId="22F5CD37" w14:textId="219B5912" w:rsidR="007A31E7" w:rsidRPr="00792C57" w:rsidRDefault="007A31E7">
            <w:pPr>
              <w:rPr>
                <w:sz w:val="18"/>
                <w:szCs w:val="18"/>
              </w:rPr>
            </w:pPr>
          </w:p>
        </w:tc>
        <w:tc>
          <w:tcPr>
            <w:tcW w:w="613" w:type="dxa"/>
            <w:noWrap/>
            <w:hideMark/>
          </w:tcPr>
          <w:p w14:paraId="4ACE8EF2" w14:textId="77777777" w:rsidR="007A31E7" w:rsidRPr="00792C57" w:rsidRDefault="007A31E7">
            <w:pPr>
              <w:rPr>
                <w:sz w:val="18"/>
                <w:szCs w:val="18"/>
              </w:rPr>
            </w:pPr>
          </w:p>
        </w:tc>
        <w:tc>
          <w:tcPr>
            <w:tcW w:w="952" w:type="dxa"/>
            <w:noWrap/>
            <w:hideMark/>
          </w:tcPr>
          <w:p w14:paraId="714EBD31" w14:textId="77777777" w:rsidR="007A31E7" w:rsidRPr="00792C57" w:rsidRDefault="007A31E7">
            <w:pPr>
              <w:rPr>
                <w:sz w:val="18"/>
                <w:szCs w:val="18"/>
              </w:rPr>
            </w:pPr>
          </w:p>
        </w:tc>
        <w:tc>
          <w:tcPr>
            <w:tcW w:w="583" w:type="dxa"/>
            <w:noWrap/>
            <w:hideMark/>
          </w:tcPr>
          <w:p w14:paraId="74BCF47D" w14:textId="77777777" w:rsidR="007A31E7" w:rsidRPr="00792C57" w:rsidRDefault="007A31E7">
            <w:pPr>
              <w:rPr>
                <w:sz w:val="18"/>
                <w:szCs w:val="18"/>
              </w:rPr>
            </w:pPr>
          </w:p>
        </w:tc>
        <w:tc>
          <w:tcPr>
            <w:tcW w:w="583" w:type="dxa"/>
            <w:noWrap/>
            <w:hideMark/>
          </w:tcPr>
          <w:p w14:paraId="0FFC4AA3" w14:textId="77777777" w:rsidR="007A31E7" w:rsidRPr="00792C57" w:rsidRDefault="007A31E7">
            <w:pPr>
              <w:rPr>
                <w:sz w:val="18"/>
                <w:szCs w:val="18"/>
              </w:rPr>
            </w:pPr>
          </w:p>
        </w:tc>
      </w:tr>
      <w:tr w:rsidR="00107222" w:rsidRPr="00792C57" w14:paraId="38E7BC24" w14:textId="77777777" w:rsidTr="00107222">
        <w:trPr>
          <w:cantSplit/>
          <w:trHeight w:val="300"/>
        </w:trPr>
        <w:tc>
          <w:tcPr>
            <w:tcW w:w="1172" w:type="dxa"/>
            <w:vMerge/>
            <w:noWrap/>
          </w:tcPr>
          <w:p w14:paraId="7FB496A0" w14:textId="0808D516" w:rsidR="007A31E7" w:rsidRPr="00792C57" w:rsidRDefault="007A31E7">
            <w:pPr>
              <w:rPr>
                <w:sz w:val="18"/>
                <w:szCs w:val="18"/>
              </w:rPr>
            </w:pPr>
          </w:p>
        </w:tc>
        <w:tc>
          <w:tcPr>
            <w:tcW w:w="2278" w:type="dxa"/>
            <w:noWrap/>
            <w:hideMark/>
          </w:tcPr>
          <w:p w14:paraId="4E0372C8" w14:textId="77777777" w:rsidR="007A31E7" w:rsidRPr="00792C57" w:rsidRDefault="007A31E7">
            <w:pPr>
              <w:rPr>
                <w:sz w:val="18"/>
                <w:szCs w:val="18"/>
              </w:rPr>
            </w:pPr>
            <w:r w:rsidRPr="00792C57">
              <w:rPr>
                <w:sz w:val="18"/>
                <w:szCs w:val="18"/>
              </w:rPr>
              <w:t>Country</w:t>
            </w:r>
          </w:p>
        </w:tc>
        <w:tc>
          <w:tcPr>
            <w:tcW w:w="1219" w:type="dxa"/>
            <w:noWrap/>
            <w:hideMark/>
          </w:tcPr>
          <w:p w14:paraId="755749D4" w14:textId="5FB4C5A7" w:rsidR="007A31E7" w:rsidRPr="00792C57" w:rsidRDefault="007C7E58">
            <w:pPr>
              <w:rPr>
                <w:sz w:val="18"/>
                <w:szCs w:val="18"/>
              </w:rPr>
            </w:pPr>
            <w:r>
              <w:rPr>
                <w:sz w:val="18"/>
                <w:szCs w:val="18"/>
              </w:rPr>
              <w:t>Canada</w:t>
            </w:r>
          </w:p>
        </w:tc>
        <w:tc>
          <w:tcPr>
            <w:tcW w:w="3523" w:type="dxa"/>
            <w:noWrap/>
            <w:hideMark/>
          </w:tcPr>
          <w:p w14:paraId="30B84ECA" w14:textId="350F87C3" w:rsidR="007A31E7" w:rsidRPr="00792C57" w:rsidRDefault="007A31E7">
            <w:pPr>
              <w:rPr>
                <w:sz w:val="18"/>
                <w:szCs w:val="18"/>
              </w:rPr>
            </w:pPr>
          </w:p>
        </w:tc>
        <w:tc>
          <w:tcPr>
            <w:tcW w:w="613" w:type="dxa"/>
            <w:noWrap/>
            <w:hideMark/>
          </w:tcPr>
          <w:p w14:paraId="29B37021" w14:textId="77777777" w:rsidR="007A31E7" w:rsidRPr="00792C57" w:rsidRDefault="007A31E7">
            <w:pPr>
              <w:rPr>
                <w:sz w:val="18"/>
                <w:szCs w:val="18"/>
              </w:rPr>
            </w:pPr>
          </w:p>
        </w:tc>
        <w:tc>
          <w:tcPr>
            <w:tcW w:w="952" w:type="dxa"/>
            <w:noWrap/>
            <w:hideMark/>
          </w:tcPr>
          <w:p w14:paraId="63E1662C" w14:textId="77777777" w:rsidR="007A31E7" w:rsidRPr="00792C57" w:rsidRDefault="007A31E7">
            <w:pPr>
              <w:rPr>
                <w:sz w:val="18"/>
                <w:szCs w:val="18"/>
              </w:rPr>
            </w:pPr>
          </w:p>
        </w:tc>
        <w:tc>
          <w:tcPr>
            <w:tcW w:w="583" w:type="dxa"/>
            <w:noWrap/>
            <w:hideMark/>
          </w:tcPr>
          <w:p w14:paraId="59198B10" w14:textId="77777777" w:rsidR="007A31E7" w:rsidRPr="00792C57" w:rsidRDefault="007A31E7">
            <w:pPr>
              <w:rPr>
                <w:sz w:val="18"/>
                <w:szCs w:val="18"/>
              </w:rPr>
            </w:pPr>
          </w:p>
        </w:tc>
        <w:tc>
          <w:tcPr>
            <w:tcW w:w="583" w:type="dxa"/>
            <w:noWrap/>
            <w:hideMark/>
          </w:tcPr>
          <w:p w14:paraId="43F8BFED" w14:textId="77777777" w:rsidR="007A31E7" w:rsidRPr="00792C57" w:rsidRDefault="007A31E7">
            <w:pPr>
              <w:rPr>
                <w:sz w:val="18"/>
                <w:szCs w:val="18"/>
              </w:rPr>
            </w:pPr>
          </w:p>
        </w:tc>
      </w:tr>
      <w:tr w:rsidR="007C7E58" w:rsidRPr="00792C57" w14:paraId="0FD3C2CF" w14:textId="77777777" w:rsidTr="007C7E58">
        <w:trPr>
          <w:cantSplit/>
          <w:trHeight w:val="300"/>
        </w:trPr>
        <w:tc>
          <w:tcPr>
            <w:tcW w:w="1172" w:type="dxa"/>
            <w:vMerge/>
            <w:noWrap/>
          </w:tcPr>
          <w:p w14:paraId="2D299123" w14:textId="55E37200" w:rsidR="007C7E58" w:rsidRPr="00792C57" w:rsidRDefault="007C7E58">
            <w:pPr>
              <w:rPr>
                <w:sz w:val="18"/>
                <w:szCs w:val="18"/>
              </w:rPr>
            </w:pPr>
          </w:p>
        </w:tc>
        <w:tc>
          <w:tcPr>
            <w:tcW w:w="2278" w:type="dxa"/>
            <w:noWrap/>
            <w:hideMark/>
          </w:tcPr>
          <w:p w14:paraId="2EB1C04F" w14:textId="77777777" w:rsidR="007C7E58" w:rsidRPr="00792C57" w:rsidRDefault="007C7E58">
            <w:pPr>
              <w:rPr>
                <w:sz w:val="18"/>
                <w:szCs w:val="18"/>
              </w:rPr>
            </w:pPr>
            <w:r w:rsidRPr="00792C57">
              <w:rPr>
                <w:sz w:val="18"/>
                <w:szCs w:val="18"/>
              </w:rPr>
              <w:t>Zip or Postal Code</w:t>
            </w:r>
          </w:p>
        </w:tc>
        <w:tc>
          <w:tcPr>
            <w:tcW w:w="1219" w:type="dxa"/>
            <w:noWrap/>
            <w:hideMark/>
          </w:tcPr>
          <w:p w14:paraId="742B734F" w14:textId="2066A98E" w:rsidR="007C7E58" w:rsidRPr="00792C57" w:rsidRDefault="007C7E58">
            <w:pPr>
              <w:rPr>
                <w:sz w:val="18"/>
                <w:szCs w:val="18"/>
              </w:rPr>
            </w:pPr>
            <w:r w:rsidRPr="00792C57">
              <w:rPr>
                <w:sz w:val="18"/>
                <w:szCs w:val="18"/>
              </w:rPr>
              <w:t>V4G 0A2</w:t>
            </w:r>
          </w:p>
        </w:tc>
        <w:tc>
          <w:tcPr>
            <w:tcW w:w="3523" w:type="dxa"/>
            <w:noWrap/>
          </w:tcPr>
          <w:p w14:paraId="41F38B05" w14:textId="7B032191" w:rsidR="007C7E58" w:rsidRPr="00792C57" w:rsidRDefault="007C7E58">
            <w:pPr>
              <w:rPr>
                <w:sz w:val="18"/>
                <w:szCs w:val="18"/>
              </w:rPr>
            </w:pPr>
          </w:p>
        </w:tc>
        <w:tc>
          <w:tcPr>
            <w:tcW w:w="613" w:type="dxa"/>
            <w:noWrap/>
            <w:hideMark/>
          </w:tcPr>
          <w:p w14:paraId="37291941" w14:textId="77777777" w:rsidR="007C7E58" w:rsidRPr="00792C57" w:rsidRDefault="007C7E58">
            <w:pPr>
              <w:rPr>
                <w:sz w:val="18"/>
                <w:szCs w:val="18"/>
              </w:rPr>
            </w:pPr>
          </w:p>
        </w:tc>
        <w:tc>
          <w:tcPr>
            <w:tcW w:w="952" w:type="dxa"/>
            <w:noWrap/>
            <w:hideMark/>
          </w:tcPr>
          <w:p w14:paraId="3EBAB5AB" w14:textId="77777777" w:rsidR="007C7E58" w:rsidRPr="00792C57" w:rsidRDefault="007C7E58">
            <w:pPr>
              <w:rPr>
                <w:sz w:val="18"/>
                <w:szCs w:val="18"/>
              </w:rPr>
            </w:pPr>
          </w:p>
        </w:tc>
        <w:tc>
          <w:tcPr>
            <w:tcW w:w="583" w:type="dxa"/>
            <w:noWrap/>
            <w:hideMark/>
          </w:tcPr>
          <w:p w14:paraId="1BD83FE8" w14:textId="77777777" w:rsidR="007C7E58" w:rsidRPr="00792C57" w:rsidRDefault="007C7E58">
            <w:pPr>
              <w:rPr>
                <w:sz w:val="18"/>
                <w:szCs w:val="18"/>
              </w:rPr>
            </w:pPr>
          </w:p>
        </w:tc>
        <w:tc>
          <w:tcPr>
            <w:tcW w:w="583" w:type="dxa"/>
            <w:noWrap/>
            <w:hideMark/>
          </w:tcPr>
          <w:p w14:paraId="52187881" w14:textId="77777777" w:rsidR="007C7E58" w:rsidRPr="00792C57" w:rsidRDefault="007C7E58">
            <w:pPr>
              <w:rPr>
                <w:sz w:val="18"/>
                <w:szCs w:val="18"/>
              </w:rPr>
            </w:pPr>
          </w:p>
        </w:tc>
      </w:tr>
      <w:tr w:rsidR="007C7E58" w:rsidRPr="00792C57" w14:paraId="09361212" w14:textId="77777777" w:rsidTr="00107222">
        <w:trPr>
          <w:cantSplit/>
          <w:trHeight w:val="300"/>
        </w:trPr>
        <w:tc>
          <w:tcPr>
            <w:tcW w:w="1172" w:type="dxa"/>
            <w:vMerge/>
            <w:tcBorders>
              <w:bottom w:val="single" w:sz="4" w:space="0" w:color="auto"/>
            </w:tcBorders>
            <w:noWrap/>
          </w:tcPr>
          <w:p w14:paraId="49E53FCA" w14:textId="11994F02" w:rsidR="007C7E58" w:rsidRPr="00792C57" w:rsidRDefault="007C7E58">
            <w:pPr>
              <w:rPr>
                <w:sz w:val="18"/>
                <w:szCs w:val="18"/>
              </w:rPr>
            </w:pPr>
          </w:p>
        </w:tc>
        <w:tc>
          <w:tcPr>
            <w:tcW w:w="2278" w:type="dxa"/>
            <w:tcBorders>
              <w:bottom w:val="single" w:sz="4" w:space="0" w:color="auto"/>
            </w:tcBorders>
            <w:noWrap/>
            <w:hideMark/>
          </w:tcPr>
          <w:p w14:paraId="7ACCF1E2" w14:textId="77777777" w:rsidR="007C7E58" w:rsidRPr="00792C57" w:rsidRDefault="007C7E58">
            <w:pPr>
              <w:rPr>
                <w:sz w:val="18"/>
                <w:szCs w:val="18"/>
              </w:rPr>
            </w:pPr>
            <w:r w:rsidRPr="00792C57">
              <w:rPr>
                <w:sz w:val="18"/>
                <w:szCs w:val="18"/>
              </w:rPr>
              <w:t>Phone Number</w:t>
            </w:r>
          </w:p>
        </w:tc>
        <w:tc>
          <w:tcPr>
            <w:tcW w:w="1219" w:type="dxa"/>
            <w:tcBorders>
              <w:bottom w:val="single" w:sz="4" w:space="0" w:color="auto"/>
            </w:tcBorders>
            <w:noWrap/>
            <w:hideMark/>
          </w:tcPr>
          <w:p w14:paraId="23687293" w14:textId="77777777" w:rsidR="007C7E58" w:rsidRPr="00792C57" w:rsidRDefault="007C7E58">
            <w:pPr>
              <w:rPr>
                <w:sz w:val="18"/>
                <w:szCs w:val="18"/>
              </w:rPr>
            </w:pPr>
          </w:p>
        </w:tc>
        <w:tc>
          <w:tcPr>
            <w:tcW w:w="3523" w:type="dxa"/>
            <w:tcBorders>
              <w:bottom w:val="single" w:sz="4" w:space="0" w:color="auto"/>
            </w:tcBorders>
            <w:noWrap/>
            <w:hideMark/>
          </w:tcPr>
          <w:p w14:paraId="79003476" w14:textId="7C2F36A2" w:rsidR="007C7E58" w:rsidRPr="00792C57" w:rsidRDefault="007C7E58" w:rsidP="00F534E2">
            <w:pPr>
              <w:rPr>
                <w:sz w:val="18"/>
                <w:szCs w:val="18"/>
              </w:rPr>
            </w:pPr>
            <w:r>
              <w:rPr>
                <w:sz w:val="18"/>
                <w:szCs w:val="18"/>
              </w:rPr>
              <w:t>?</w:t>
            </w:r>
          </w:p>
        </w:tc>
        <w:tc>
          <w:tcPr>
            <w:tcW w:w="613" w:type="dxa"/>
            <w:tcBorders>
              <w:bottom w:val="single" w:sz="4" w:space="0" w:color="auto"/>
            </w:tcBorders>
            <w:noWrap/>
            <w:hideMark/>
          </w:tcPr>
          <w:p w14:paraId="17E98283" w14:textId="77777777" w:rsidR="007C7E58" w:rsidRPr="00792C57" w:rsidRDefault="007C7E58">
            <w:pPr>
              <w:rPr>
                <w:sz w:val="18"/>
                <w:szCs w:val="18"/>
              </w:rPr>
            </w:pPr>
          </w:p>
        </w:tc>
        <w:tc>
          <w:tcPr>
            <w:tcW w:w="952" w:type="dxa"/>
            <w:tcBorders>
              <w:bottom w:val="single" w:sz="4" w:space="0" w:color="auto"/>
            </w:tcBorders>
            <w:noWrap/>
            <w:hideMark/>
          </w:tcPr>
          <w:p w14:paraId="7440A7F0" w14:textId="77777777" w:rsidR="007C7E58" w:rsidRPr="00792C57" w:rsidRDefault="007C7E58">
            <w:pPr>
              <w:rPr>
                <w:sz w:val="18"/>
                <w:szCs w:val="18"/>
              </w:rPr>
            </w:pPr>
          </w:p>
        </w:tc>
        <w:tc>
          <w:tcPr>
            <w:tcW w:w="583" w:type="dxa"/>
            <w:tcBorders>
              <w:bottom w:val="single" w:sz="4" w:space="0" w:color="auto"/>
            </w:tcBorders>
            <w:noWrap/>
            <w:hideMark/>
          </w:tcPr>
          <w:p w14:paraId="6F77A5E9" w14:textId="77777777" w:rsidR="007C7E58" w:rsidRPr="00792C57" w:rsidRDefault="007C7E58">
            <w:pPr>
              <w:rPr>
                <w:sz w:val="18"/>
                <w:szCs w:val="18"/>
              </w:rPr>
            </w:pPr>
          </w:p>
        </w:tc>
        <w:tc>
          <w:tcPr>
            <w:tcW w:w="583" w:type="dxa"/>
            <w:tcBorders>
              <w:bottom w:val="single" w:sz="4" w:space="0" w:color="auto"/>
            </w:tcBorders>
            <w:noWrap/>
            <w:hideMark/>
          </w:tcPr>
          <w:p w14:paraId="5C24C212" w14:textId="77777777" w:rsidR="007C7E58" w:rsidRPr="00792C57" w:rsidRDefault="007C7E58">
            <w:pPr>
              <w:rPr>
                <w:sz w:val="18"/>
                <w:szCs w:val="18"/>
              </w:rPr>
            </w:pPr>
          </w:p>
        </w:tc>
      </w:tr>
      <w:tr w:rsidR="007C7E58" w:rsidRPr="006962AA" w14:paraId="5D71E289" w14:textId="77777777" w:rsidTr="00107222">
        <w:trPr>
          <w:cantSplit/>
          <w:trHeight w:val="64"/>
        </w:trPr>
        <w:tc>
          <w:tcPr>
            <w:tcW w:w="1172" w:type="dxa"/>
            <w:shd w:val="solid" w:color="auto" w:fill="auto"/>
            <w:noWrap/>
            <w:hideMark/>
          </w:tcPr>
          <w:p w14:paraId="7A5FF4BB" w14:textId="77777777" w:rsidR="007C7E58" w:rsidRPr="006962AA" w:rsidRDefault="007C7E58">
            <w:pPr>
              <w:rPr>
                <w:sz w:val="6"/>
                <w:szCs w:val="6"/>
              </w:rPr>
            </w:pPr>
          </w:p>
        </w:tc>
        <w:tc>
          <w:tcPr>
            <w:tcW w:w="2278" w:type="dxa"/>
            <w:shd w:val="solid" w:color="auto" w:fill="auto"/>
            <w:noWrap/>
            <w:hideMark/>
          </w:tcPr>
          <w:p w14:paraId="4E3CB2FA" w14:textId="77777777" w:rsidR="007C7E58" w:rsidRPr="006962AA" w:rsidRDefault="007C7E58">
            <w:pPr>
              <w:rPr>
                <w:sz w:val="6"/>
                <w:szCs w:val="6"/>
              </w:rPr>
            </w:pPr>
          </w:p>
        </w:tc>
        <w:tc>
          <w:tcPr>
            <w:tcW w:w="1219" w:type="dxa"/>
            <w:shd w:val="solid" w:color="auto" w:fill="auto"/>
            <w:noWrap/>
            <w:hideMark/>
          </w:tcPr>
          <w:p w14:paraId="09AB0334" w14:textId="77777777" w:rsidR="007C7E58" w:rsidRPr="006962AA" w:rsidRDefault="007C7E58">
            <w:pPr>
              <w:rPr>
                <w:sz w:val="6"/>
                <w:szCs w:val="6"/>
              </w:rPr>
            </w:pPr>
          </w:p>
        </w:tc>
        <w:tc>
          <w:tcPr>
            <w:tcW w:w="3523" w:type="dxa"/>
            <w:shd w:val="solid" w:color="auto" w:fill="auto"/>
            <w:noWrap/>
            <w:hideMark/>
          </w:tcPr>
          <w:p w14:paraId="00A6A854" w14:textId="77777777" w:rsidR="007C7E58" w:rsidRPr="006962AA" w:rsidRDefault="007C7E58">
            <w:pPr>
              <w:rPr>
                <w:sz w:val="6"/>
                <w:szCs w:val="6"/>
              </w:rPr>
            </w:pPr>
          </w:p>
        </w:tc>
        <w:tc>
          <w:tcPr>
            <w:tcW w:w="613" w:type="dxa"/>
            <w:shd w:val="solid" w:color="auto" w:fill="auto"/>
            <w:noWrap/>
            <w:hideMark/>
          </w:tcPr>
          <w:p w14:paraId="1494481B" w14:textId="77777777" w:rsidR="007C7E58" w:rsidRPr="006962AA" w:rsidRDefault="007C7E58">
            <w:pPr>
              <w:rPr>
                <w:sz w:val="6"/>
                <w:szCs w:val="6"/>
              </w:rPr>
            </w:pPr>
          </w:p>
        </w:tc>
        <w:tc>
          <w:tcPr>
            <w:tcW w:w="952" w:type="dxa"/>
            <w:shd w:val="solid" w:color="auto" w:fill="auto"/>
            <w:noWrap/>
            <w:hideMark/>
          </w:tcPr>
          <w:p w14:paraId="179EE005" w14:textId="77777777" w:rsidR="007C7E58" w:rsidRPr="006962AA" w:rsidRDefault="007C7E58">
            <w:pPr>
              <w:rPr>
                <w:sz w:val="6"/>
                <w:szCs w:val="6"/>
              </w:rPr>
            </w:pPr>
          </w:p>
        </w:tc>
        <w:tc>
          <w:tcPr>
            <w:tcW w:w="583" w:type="dxa"/>
            <w:shd w:val="solid" w:color="auto" w:fill="auto"/>
            <w:noWrap/>
            <w:hideMark/>
          </w:tcPr>
          <w:p w14:paraId="4504E53D" w14:textId="77777777" w:rsidR="007C7E58" w:rsidRPr="006962AA" w:rsidRDefault="007C7E58">
            <w:pPr>
              <w:rPr>
                <w:sz w:val="6"/>
                <w:szCs w:val="6"/>
              </w:rPr>
            </w:pPr>
          </w:p>
        </w:tc>
        <w:tc>
          <w:tcPr>
            <w:tcW w:w="583" w:type="dxa"/>
            <w:shd w:val="solid" w:color="auto" w:fill="auto"/>
            <w:noWrap/>
            <w:hideMark/>
          </w:tcPr>
          <w:p w14:paraId="67DB26F1" w14:textId="77777777" w:rsidR="007C7E58" w:rsidRPr="006962AA" w:rsidRDefault="007C7E58">
            <w:pPr>
              <w:rPr>
                <w:sz w:val="6"/>
                <w:szCs w:val="6"/>
              </w:rPr>
            </w:pPr>
          </w:p>
        </w:tc>
      </w:tr>
      <w:tr w:rsidR="007C7E58" w:rsidRPr="00792C57" w14:paraId="50746F09" w14:textId="77777777" w:rsidTr="00107222">
        <w:trPr>
          <w:cantSplit/>
          <w:trHeight w:val="300"/>
        </w:trPr>
        <w:tc>
          <w:tcPr>
            <w:tcW w:w="1172" w:type="dxa"/>
            <w:vMerge w:val="restart"/>
            <w:noWrap/>
            <w:hideMark/>
          </w:tcPr>
          <w:p w14:paraId="750C8CB0" w14:textId="1D7C9685" w:rsidR="007C7E58" w:rsidRPr="00792C57" w:rsidRDefault="007C7E58">
            <w:pPr>
              <w:rPr>
                <w:sz w:val="18"/>
                <w:szCs w:val="18"/>
              </w:rPr>
            </w:pPr>
            <w:r w:rsidRPr="00792C57">
              <w:rPr>
                <w:sz w:val="18"/>
                <w:szCs w:val="18"/>
              </w:rPr>
              <w:t>Receiving</w:t>
            </w:r>
          </w:p>
        </w:tc>
        <w:tc>
          <w:tcPr>
            <w:tcW w:w="2278" w:type="dxa"/>
            <w:noWrap/>
            <w:hideMark/>
          </w:tcPr>
          <w:p w14:paraId="7D7E43DB" w14:textId="77777777" w:rsidR="007C7E58" w:rsidRPr="00792C57" w:rsidRDefault="007C7E58">
            <w:pPr>
              <w:rPr>
                <w:sz w:val="18"/>
                <w:szCs w:val="18"/>
              </w:rPr>
            </w:pPr>
            <w:r w:rsidRPr="00792C57">
              <w:rPr>
                <w:sz w:val="18"/>
                <w:szCs w:val="18"/>
              </w:rPr>
              <w:t>Clear Quantity</w:t>
            </w:r>
          </w:p>
        </w:tc>
        <w:tc>
          <w:tcPr>
            <w:tcW w:w="1219" w:type="dxa"/>
            <w:noWrap/>
            <w:hideMark/>
          </w:tcPr>
          <w:p w14:paraId="6FFE1594" w14:textId="77777777" w:rsidR="007C7E58" w:rsidRPr="00792C57" w:rsidRDefault="007C7E58">
            <w:pPr>
              <w:rPr>
                <w:sz w:val="18"/>
                <w:szCs w:val="18"/>
              </w:rPr>
            </w:pPr>
            <w:r w:rsidRPr="00792C57">
              <w:rPr>
                <w:sz w:val="18"/>
                <w:szCs w:val="18"/>
              </w:rPr>
              <w:t>No</w:t>
            </w:r>
          </w:p>
        </w:tc>
        <w:tc>
          <w:tcPr>
            <w:tcW w:w="3523" w:type="dxa"/>
            <w:noWrap/>
            <w:hideMark/>
          </w:tcPr>
          <w:p w14:paraId="018EB3B3" w14:textId="77777777" w:rsidR="007C7E58" w:rsidRPr="00792C57" w:rsidRDefault="007C7E58">
            <w:pPr>
              <w:rPr>
                <w:sz w:val="18"/>
                <w:szCs w:val="18"/>
              </w:rPr>
            </w:pPr>
            <w:r w:rsidRPr="00792C57">
              <w:rPr>
                <w:sz w:val="18"/>
                <w:szCs w:val="18"/>
              </w:rPr>
              <w:t xml:space="preserve">Value of 'No' allows end user to See Receiving </w:t>
            </w:r>
            <w:proofErr w:type="spellStart"/>
            <w:r w:rsidRPr="00792C57">
              <w:rPr>
                <w:sz w:val="18"/>
                <w:szCs w:val="18"/>
              </w:rPr>
              <w:t>Qty</w:t>
            </w:r>
            <w:proofErr w:type="spellEnd"/>
          </w:p>
        </w:tc>
        <w:tc>
          <w:tcPr>
            <w:tcW w:w="613" w:type="dxa"/>
            <w:noWrap/>
            <w:hideMark/>
          </w:tcPr>
          <w:p w14:paraId="5A9080EA" w14:textId="77777777" w:rsidR="007C7E58" w:rsidRPr="00792C57" w:rsidRDefault="007C7E58">
            <w:pPr>
              <w:rPr>
                <w:sz w:val="18"/>
                <w:szCs w:val="18"/>
              </w:rPr>
            </w:pPr>
          </w:p>
        </w:tc>
        <w:tc>
          <w:tcPr>
            <w:tcW w:w="952" w:type="dxa"/>
            <w:noWrap/>
            <w:hideMark/>
          </w:tcPr>
          <w:p w14:paraId="74AE7543" w14:textId="77777777" w:rsidR="007C7E58" w:rsidRPr="00792C57" w:rsidRDefault="007C7E58">
            <w:pPr>
              <w:rPr>
                <w:sz w:val="18"/>
                <w:szCs w:val="18"/>
              </w:rPr>
            </w:pPr>
          </w:p>
        </w:tc>
        <w:tc>
          <w:tcPr>
            <w:tcW w:w="583" w:type="dxa"/>
            <w:noWrap/>
            <w:hideMark/>
          </w:tcPr>
          <w:p w14:paraId="63D571FD" w14:textId="77777777" w:rsidR="007C7E58" w:rsidRPr="00792C57" w:rsidRDefault="007C7E58">
            <w:pPr>
              <w:rPr>
                <w:sz w:val="18"/>
                <w:szCs w:val="18"/>
              </w:rPr>
            </w:pPr>
          </w:p>
        </w:tc>
        <w:tc>
          <w:tcPr>
            <w:tcW w:w="583" w:type="dxa"/>
            <w:noWrap/>
            <w:hideMark/>
          </w:tcPr>
          <w:p w14:paraId="0E82F16C" w14:textId="77777777" w:rsidR="007C7E58" w:rsidRPr="00792C57" w:rsidRDefault="007C7E58">
            <w:pPr>
              <w:rPr>
                <w:sz w:val="18"/>
                <w:szCs w:val="18"/>
              </w:rPr>
            </w:pPr>
          </w:p>
        </w:tc>
      </w:tr>
      <w:tr w:rsidR="007C7E58" w:rsidRPr="00792C57" w14:paraId="28916D10" w14:textId="77777777" w:rsidTr="00107222">
        <w:trPr>
          <w:cantSplit/>
          <w:trHeight w:val="300"/>
        </w:trPr>
        <w:tc>
          <w:tcPr>
            <w:tcW w:w="1172" w:type="dxa"/>
            <w:vMerge/>
            <w:noWrap/>
          </w:tcPr>
          <w:p w14:paraId="1DD48BF5" w14:textId="0A2102AB" w:rsidR="007C7E58" w:rsidRPr="00792C57" w:rsidRDefault="007C7E58">
            <w:pPr>
              <w:rPr>
                <w:sz w:val="18"/>
                <w:szCs w:val="18"/>
              </w:rPr>
            </w:pPr>
          </w:p>
        </w:tc>
        <w:tc>
          <w:tcPr>
            <w:tcW w:w="2278" w:type="dxa"/>
            <w:noWrap/>
            <w:hideMark/>
          </w:tcPr>
          <w:p w14:paraId="7E09E7C1" w14:textId="77777777" w:rsidR="007C7E58" w:rsidRPr="00792C57" w:rsidRDefault="007C7E58">
            <w:pPr>
              <w:rPr>
                <w:sz w:val="18"/>
                <w:szCs w:val="18"/>
              </w:rPr>
            </w:pPr>
            <w:r w:rsidRPr="00792C57">
              <w:rPr>
                <w:sz w:val="18"/>
                <w:szCs w:val="18"/>
              </w:rPr>
              <w:t>Over Receipt Tolerance</w:t>
            </w:r>
          </w:p>
        </w:tc>
        <w:tc>
          <w:tcPr>
            <w:tcW w:w="1219" w:type="dxa"/>
            <w:noWrap/>
            <w:hideMark/>
          </w:tcPr>
          <w:p w14:paraId="5D0CC854" w14:textId="77777777" w:rsidR="007C7E58" w:rsidRPr="00792C57" w:rsidRDefault="007C7E58" w:rsidP="00792C57">
            <w:pPr>
              <w:rPr>
                <w:sz w:val="18"/>
                <w:szCs w:val="18"/>
              </w:rPr>
            </w:pPr>
            <w:r w:rsidRPr="00792C57">
              <w:rPr>
                <w:sz w:val="18"/>
                <w:szCs w:val="18"/>
              </w:rPr>
              <w:t>0</w:t>
            </w:r>
          </w:p>
        </w:tc>
        <w:tc>
          <w:tcPr>
            <w:tcW w:w="3523" w:type="dxa"/>
            <w:noWrap/>
            <w:hideMark/>
          </w:tcPr>
          <w:p w14:paraId="4E6E2A0A" w14:textId="77777777" w:rsidR="007C7E58" w:rsidRPr="00792C57" w:rsidRDefault="007C7E58">
            <w:pPr>
              <w:rPr>
                <w:sz w:val="18"/>
                <w:szCs w:val="18"/>
              </w:rPr>
            </w:pPr>
            <w:r w:rsidRPr="00792C57">
              <w:rPr>
                <w:sz w:val="18"/>
                <w:szCs w:val="18"/>
              </w:rPr>
              <w:t>Do not allow physical over receipt</w:t>
            </w:r>
          </w:p>
        </w:tc>
        <w:tc>
          <w:tcPr>
            <w:tcW w:w="613" w:type="dxa"/>
            <w:noWrap/>
            <w:hideMark/>
          </w:tcPr>
          <w:p w14:paraId="734F8E35" w14:textId="77777777" w:rsidR="007C7E58" w:rsidRPr="00792C57" w:rsidRDefault="007C7E58">
            <w:pPr>
              <w:rPr>
                <w:sz w:val="18"/>
                <w:szCs w:val="18"/>
              </w:rPr>
            </w:pPr>
          </w:p>
        </w:tc>
        <w:tc>
          <w:tcPr>
            <w:tcW w:w="952" w:type="dxa"/>
            <w:noWrap/>
            <w:hideMark/>
          </w:tcPr>
          <w:p w14:paraId="4E0F7985" w14:textId="77777777" w:rsidR="007C7E58" w:rsidRPr="00792C57" w:rsidRDefault="007C7E58">
            <w:pPr>
              <w:rPr>
                <w:sz w:val="18"/>
                <w:szCs w:val="18"/>
              </w:rPr>
            </w:pPr>
          </w:p>
        </w:tc>
        <w:tc>
          <w:tcPr>
            <w:tcW w:w="583" w:type="dxa"/>
            <w:noWrap/>
            <w:hideMark/>
          </w:tcPr>
          <w:p w14:paraId="42B5BD4E" w14:textId="77777777" w:rsidR="007C7E58" w:rsidRPr="00792C57" w:rsidRDefault="007C7E58">
            <w:pPr>
              <w:rPr>
                <w:sz w:val="18"/>
                <w:szCs w:val="18"/>
              </w:rPr>
            </w:pPr>
          </w:p>
        </w:tc>
        <w:tc>
          <w:tcPr>
            <w:tcW w:w="583" w:type="dxa"/>
            <w:noWrap/>
            <w:hideMark/>
          </w:tcPr>
          <w:p w14:paraId="512C38F2" w14:textId="77777777" w:rsidR="007C7E58" w:rsidRPr="00792C57" w:rsidRDefault="007C7E58">
            <w:pPr>
              <w:rPr>
                <w:sz w:val="18"/>
                <w:szCs w:val="18"/>
              </w:rPr>
            </w:pPr>
          </w:p>
        </w:tc>
      </w:tr>
      <w:tr w:rsidR="007C7E58" w:rsidRPr="00792C57" w14:paraId="72E2D51F" w14:textId="77777777" w:rsidTr="00107222">
        <w:trPr>
          <w:cantSplit/>
          <w:trHeight w:val="300"/>
        </w:trPr>
        <w:tc>
          <w:tcPr>
            <w:tcW w:w="1172" w:type="dxa"/>
            <w:vMerge/>
            <w:noWrap/>
          </w:tcPr>
          <w:p w14:paraId="6E11CDC9" w14:textId="2F701431" w:rsidR="007C7E58" w:rsidRPr="00792C57" w:rsidRDefault="007C7E58">
            <w:pPr>
              <w:rPr>
                <w:sz w:val="18"/>
                <w:szCs w:val="18"/>
              </w:rPr>
            </w:pPr>
          </w:p>
        </w:tc>
        <w:tc>
          <w:tcPr>
            <w:tcW w:w="2278" w:type="dxa"/>
            <w:noWrap/>
            <w:hideMark/>
          </w:tcPr>
          <w:p w14:paraId="3C108318" w14:textId="77777777" w:rsidR="007C7E58" w:rsidRPr="00792C57" w:rsidRDefault="007C7E58">
            <w:pPr>
              <w:rPr>
                <w:sz w:val="18"/>
                <w:szCs w:val="18"/>
              </w:rPr>
            </w:pPr>
            <w:r w:rsidRPr="00792C57">
              <w:rPr>
                <w:sz w:val="18"/>
                <w:szCs w:val="18"/>
              </w:rPr>
              <w:t>Potential Cross Dock</w:t>
            </w:r>
          </w:p>
        </w:tc>
        <w:tc>
          <w:tcPr>
            <w:tcW w:w="1219" w:type="dxa"/>
            <w:noWrap/>
            <w:hideMark/>
          </w:tcPr>
          <w:p w14:paraId="6081F8EC" w14:textId="77777777" w:rsidR="007C7E58" w:rsidRPr="00792C57" w:rsidRDefault="007C7E58">
            <w:pPr>
              <w:rPr>
                <w:sz w:val="18"/>
                <w:szCs w:val="18"/>
              </w:rPr>
            </w:pPr>
            <w:r w:rsidRPr="00792C57">
              <w:rPr>
                <w:sz w:val="18"/>
                <w:szCs w:val="18"/>
              </w:rPr>
              <w:t>Yes</w:t>
            </w:r>
          </w:p>
        </w:tc>
        <w:tc>
          <w:tcPr>
            <w:tcW w:w="3523" w:type="dxa"/>
            <w:noWrap/>
            <w:hideMark/>
          </w:tcPr>
          <w:p w14:paraId="75376154" w14:textId="77777777" w:rsidR="007C7E58" w:rsidRPr="00792C57" w:rsidRDefault="007C7E58">
            <w:pPr>
              <w:rPr>
                <w:sz w:val="18"/>
                <w:szCs w:val="18"/>
              </w:rPr>
            </w:pPr>
            <w:r w:rsidRPr="00792C57">
              <w:rPr>
                <w:sz w:val="18"/>
                <w:szCs w:val="18"/>
              </w:rPr>
              <w:t>To enable cross dock in system</w:t>
            </w:r>
          </w:p>
        </w:tc>
        <w:tc>
          <w:tcPr>
            <w:tcW w:w="613" w:type="dxa"/>
            <w:noWrap/>
            <w:hideMark/>
          </w:tcPr>
          <w:p w14:paraId="689DCD6C" w14:textId="77777777" w:rsidR="007C7E58" w:rsidRPr="00792C57" w:rsidRDefault="007C7E58">
            <w:pPr>
              <w:rPr>
                <w:sz w:val="18"/>
                <w:szCs w:val="18"/>
              </w:rPr>
            </w:pPr>
          </w:p>
        </w:tc>
        <w:tc>
          <w:tcPr>
            <w:tcW w:w="952" w:type="dxa"/>
            <w:noWrap/>
            <w:hideMark/>
          </w:tcPr>
          <w:p w14:paraId="08DE9675" w14:textId="77777777" w:rsidR="007C7E58" w:rsidRPr="00792C57" w:rsidRDefault="007C7E58">
            <w:pPr>
              <w:rPr>
                <w:sz w:val="18"/>
                <w:szCs w:val="18"/>
              </w:rPr>
            </w:pPr>
          </w:p>
        </w:tc>
        <w:tc>
          <w:tcPr>
            <w:tcW w:w="583" w:type="dxa"/>
            <w:noWrap/>
            <w:hideMark/>
          </w:tcPr>
          <w:p w14:paraId="5E3EC165" w14:textId="77777777" w:rsidR="007C7E58" w:rsidRPr="00792C57" w:rsidRDefault="007C7E58">
            <w:pPr>
              <w:rPr>
                <w:sz w:val="18"/>
                <w:szCs w:val="18"/>
              </w:rPr>
            </w:pPr>
          </w:p>
        </w:tc>
        <w:tc>
          <w:tcPr>
            <w:tcW w:w="583" w:type="dxa"/>
            <w:noWrap/>
            <w:hideMark/>
          </w:tcPr>
          <w:p w14:paraId="288E370E" w14:textId="77777777" w:rsidR="007C7E58" w:rsidRPr="00792C57" w:rsidRDefault="007C7E58">
            <w:pPr>
              <w:rPr>
                <w:sz w:val="18"/>
                <w:szCs w:val="18"/>
              </w:rPr>
            </w:pPr>
          </w:p>
        </w:tc>
      </w:tr>
      <w:tr w:rsidR="007C7E58" w:rsidRPr="00792C57" w14:paraId="7311BDAB" w14:textId="77777777" w:rsidTr="00107222">
        <w:trPr>
          <w:cantSplit/>
          <w:trHeight w:val="300"/>
        </w:trPr>
        <w:tc>
          <w:tcPr>
            <w:tcW w:w="1172" w:type="dxa"/>
            <w:vMerge/>
            <w:noWrap/>
          </w:tcPr>
          <w:p w14:paraId="0316F995" w14:textId="79C36CDF" w:rsidR="007C7E58" w:rsidRPr="00792C57" w:rsidRDefault="007C7E58">
            <w:pPr>
              <w:rPr>
                <w:sz w:val="18"/>
                <w:szCs w:val="18"/>
              </w:rPr>
            </w:pPr>
          </w:p>
        </w:tc>
        <w:tc>
          <w:tcPr>
            <w:tcW w:w="2278" w:type="dxa"/>
            <w:noWrap/>
            <w:hideMark/>
          </w:tcPr>
          <w:p w14:paraId="23716B39" w14:textId="77777777" w:rsidR="007C7E58" w:rsidRPr="00792C57" w:rsidRDefault="007C7E58">
            <w:pPr>
              <w:rPr>
                <w:sz w:val="18"/>
                <w:szCs w:val="18"/>
              </w:rPr>
            </w:pPr>
            <w:r w:rsidRPr="00792C57">
              <w:rPr>
                <w:sz w:val="18"/>
                <w:szCs w:val="18"/>
              </w:rPr>
              <w:t>Manufacturer</w:t>
            </w:r>
          </w:p>
        </w:tc>
        <w:tc>
          <w:tcPr>
            <w:tcW w:w="1219" w:type="dxa"/>
            <w:noWrap/>
            <w:hideMark/>
          </w:tcPr>
          <w:p w14:paraId="512B35FC" w14:textId="77777777" w:rsidR="007C7E58" w:rsidRPr="00792C57" w:rsidRDefault="007C7E58">
            <w:pPr>
              <w:rPr>
                <w:sz w:val="18"/>
                <w:szCs w:val="18"/>
              </w:rPr>
            </w:pPr>
            <w:r w:rsidRPr="00792C57">
              <w:rPr>
                <w:sz w:val="18"/>
                <w:szCs w:val="18"/>
              </w:rPr>
              <w:t>BLANK</w:t>
            </w:r>
          </w:p>
        </w:tc>
        <w:tc>
          <w:tcPr>
            <w:tcW w:w="3523" w:type="dxa"/>
            <w:noWrap/>
            <w:hideMark/>
          </w:tcPr>
          <w:p w14:paraId="01C2F1F2" w14:textId="77777777" w:rsidR="007C7E58" w:rsidRPr="00792C57" w:rsidRDefault="007C7E58">
            <w:pPr>
              <w:rPr>
                <w:sz w:val="18"/>
                <w:szCs w:val="18"/>
              </w:rPr>
            </w:pPr>
            <w:r w:rsidRPr="00792C57">
              <w:rPr>
                <w:sz w:val="18"/>
                <w:szCs w:val="18"/>
              </w:rPr>
              <w:t>Not required ( we don't generate SCC codes )</w:t>
            </w:r>
          </w:p>
        </w:tc>
        <w:tc>
          <w:tcPr>
            <w:tcW w:w="613" w:type="dxa"/>
            <w:noWrap/>
            <w:hideMark/>
          </w:tcPr>
          <w:p w14:paraId="2EC88BE2" w14:textId="77777777" w:rsidR="007C7E58" w:rsidRPr="00792C57" w:rsidRDefault="007C7E58">
            <w:pPr>
              <w:rPr>
                <w:sz w:val="18"/>
                <w:szCs w:val="18"/>
              </w:rPr>
            </w:pPr>
          </w:p>
        </w:tc>
        <w:tc>
          <w:tcPr>
            <w:tcW w:w="952" w:type="dxa"/>
            <w:noWrap/>
            <w:hideMark/>
          </w:tcPr>
          <w:p w14:paraId="5EAB3511" w14:textId="77777777" w:rsidR="007C7E58" w:rsidRPr="00792C57" w:rsidRDefault="007C7E58">
            <w:pPr>
              <w:rPr>
                <w:sz w:val="18"/>
                <w:szCs w:val="18"/>
              </w:rPr>
            </w:pPr>
          </w:p>
        </w:tc>
        <w:tc>
          <w:tcPr>
            <w:tcW w:w="583" w:type="dxa"/>
            <w:noWrap/>
            <w:hideMark/>
          </w:tcPr>
          <w:p w14:paraId="691FC775" w14:textId="77777777" w:rsidR="007C7E58" w:rsidRPr="00792C57" w:rsidRDefault="007C7E58">
            <w:pPr>
              <w:rPr>
                <w:sz w:val="18"/>
                <w:szCs w:val="18"/>
              </w:rPr>
            </w:pPr>
          </w:p>
        </w:tc>
        <w:tc>
          <w:tcPr>
            <w:tcW w:w="583" w:type="dxa"/>
            <w:noWrap/>
            <w:hideMark/>
          </w:tcPr>
          <w:p w14:paraId="0333BE22" w14:textId="77777777" w:rsidR="007C7E58" w:rsidRPr="00792C57" w:rsidRDefault="007C7E58">
            <w:pPr>
              <w:rPr>
                <w:sz w:val="18"/>
                <w:szCs w:val="18"/>
              </w:rPr>
            </w:pPr>
          </w:p>
        </w:tc>
      </w:tr>
      <w:tr w:rsidR="007C7E58" w:rsidRPr="00792C57" w14:paraId="65FDE3F0" w14:textId="77777777" w:rsidTr="00107222">
        <w:trPr>
          <w:cantSplit/>
          <w:trHeight w:val="300"/>
        </w:trPr>
        <w:tc>
          <w:tcPr>
            <w:tcW w:w="1172" w:type="dxa"/>
            <w:vMerge/>
            <w:noWrap/>
          </w:tcPr>
          <w:p w14:paraId="0AA6467B" w14:textId="59349561" w:rsidR="007C7E58" w:rsidRPr="00792C57" w:rsidRDefault="007C7E58">
            <w:pPr>
              <w:rPr>
                <w:sz w:val="18"/>
                <w:szCs w:val="18"/>
              </w:rPr>
            </w:pPr>
          </w:p>
        </w:tc>
        <w:tc>
          <w:tcPr>
            <w:tcW w:w="2278" w:type="dxa"/>
            <w:noWrap/>
            <w:hideMark/>
          </w:tcPr>
          <w:p w14:paraId="27EAA2BE" w14:textId="77777777" w:rsidR="007C7E58" w:rsidRPr="00792C57" w:rsidRDefault="007C7E58">
            <w:pPr>
              <w:rPr>
                <w:sz w:val="18"/>
                <w:szCs w:val="18"/>
              </w:rPr>
            </w:pPr>
            <w:r w:rsidRPr="00792C57">
              <w:rPr>
                <w:sz w:val="18"/>
                <w:szCs w:val="18"/>
              </w:rPr>
              <w:t>Warehouse GLN</w:t>
            </w:r>
          </w:p>
        </w:tc>
        <w:tc>
          <w:tcPr>
            <w:tcW w:w="1219" w:type="dxa"/>
            <w:noWrap/>
            <w:hideMark/>
          </w:tcPr>
          <w:p w14:paraId="6F72267E" w14:textId="77777777" w:rsidR="007C7E58" w:rsidRPr="00792C57" w:rsidRDefault="007C7E58">
            <w:pPr>
              <w:rPr>
                <w:sz w:val="18"/>
                <w:szCs w:val="18"/>
              </w:rPr>
            </w:pPr>
            <w:r w:rsidRPr="00792C57">
              <w:rPr>
                <w:sz w:val="18"/>
                <w:szCs w:val="18"/>
              </w:rPr>
              <w:t>?</w:t>
            </w:r>
          </w:p>
        </w:tc>
        <w:tc>
          <w:tcPr>
            <w:tcW w:w="3523" w:type="dxa"/>
            <w:noWrap/>
            <w:hideMark/>
          </w:tcPr>
          <w:p w14:paraId="093B96F4" w14:textId="77777777" w:rsidR="007C7E58" w:rsidRPr="00792C57" w:rsidRDefault="007C7E58">
            <w:pPr>
              <w:rPr>
                <w:sz w:val="18"/>
                <w:szCs w:val="18"/>
              </w:rPr>
            </w:pPr>
          </w:p>
        </w:tc>
        <w:tc>
          <w:tcPr>
            <w:tcW w:w="613" w:type="dxa"/>
            <w:noWrap/>
            <w:hideMark/>
          </w:tcPr>
          <w:p w14:paraId="4E1AC6C3" w14:textId="77777777" w:rsidR="007C7E58" w:rsidRPr="00792C57" w:rsidRDefault="007C7E58">
            <w:pPr>
              <w:rPr>
                <w:sz w:val="18"/>
                <w:szCs w:val="18"/>
              </w:rPr>
            </w:pPr>
            <w:r w:rsidRPr="00792C57">
              <w:rPr>
                <w:sz w:val="18"/>
                <w:szCs w:val="18"/>
              </w:rPr>
              <w:t>Y</w:t>
            </w:r>
          </w:p>
        </w:tc>
        <w:tc>
          <w:tcPr>
            <w:tcW w:w="952" w:type="dxa"/>
            <w:noWrap/>
            <w:hideMark/>
          </w:tcPr>
          <w:p w14:paraId="7448028D" w14:textId="77777777" w:rsidR="007C7E58" w:rsidRPr="00792C57" w:rsidRDefault="007C7E58">
            <w:pPr>
              <w:rPr>
                <w:sz w:val="18"/>
                <w:szCs w:val="18"/>
              </w:rPr>
            </w:pPr>
          </w:p>
        </w:tc>
        <w:tc>
          <w:tcPr>
            <w:tcW w:w="583" w:type="dxa"/>
            <w:noWrap/>
            <w:hideMark/>
          </w:tcPr>
          <w:p w14:paraId="0996C1A7" w14:textId="77777777" w:rsidR="007C7E58" w:rsidRPr="00792C57" w:rsidRDefault="007C7E58">
            <w:pPr>
              <w:rPr>
                <w:sz w:val="18"/>
                <w:szCs w:val="18"/>
              </w:rPr>
            </w:pPr>
          </w:p>
        </w:tc>
        <w:tc>
          <w:tcPr>
            <w:tcW w:w="583" w:type="dxa"/>
            <w:noWrap/>
            <w:hideMark/>
          </w:tcPr>
          <w:p w14:paraId="778FE2D4" w14:textId="77777777" w:rsidR="007C7E58" w:rsidRPr="00792C57" w:rsidRDefault="007C7E58">
            <w:pPr>
              <w:rPr>
                <w:sz w:val="18"/>
                <w:szCs w:val="18"/>
              </w:rPr>
            </w:pPr>
          </w:p>
        </w:tc>
      </w:tr>
      <w:tr w:rsidR="007C7E58" w:rsidRPr="00792C57" w14:paraId="382300C5" w14:textId="77777777" w:rsidTr="00107222">
        <w:trPr>
          <w:cantSplit/>
          <w:trHeight w:val="300"/>
        </w:trPr>
        <w:tc>
          <w:tcPr>
            <w:tcW w:w="1172" w:type="dxa"/>
            <w:vMerge/>
            <w:tcBorders>
              <w:bottom w:val="single" w:sz="4" w:space="0" w:color="auto"/>
            </w:tcBorders>
            <w:noWrap/>
          </w:tcPr>
          <w:p w14:paraId="581E5104" w14:textId="51539982" w:rsidR="007C7E58" w:rsidRPr="00792C57" w:rsidRDefault="007C7E58">
            <w:pPr>
              <w:rPr>
                <w:sz w:val="18"/>
                <w:szCs w:val="18"/>
              </w:rPr>
            </w:pPr>
          </w:p>
        </w:tc>
        <w:tc>
          <w:tcPr>
            <w:tcW w:w="2278" w:type="dxa"/>
            <w:tcBorders>
              <w:bottom w:val="single" w:sz="4" w:space="0" w:color="auto"/>
            </w:tcBorders>
            <w:noWrap/>
            <w:hideMark/>
          </w:tcPr>
          <w:p w14:paraId="1E16F6B3" w14:textId="0104805C" w:rsidR="007C7E58" w:rsidRPr="00792C57" w:rsidRDefault="007C7E58">
            <w:pPr>
              <w:rPr>
                <w:sz w:val="18"/>
                <w:szCs w:val="18"/>
              </w:rPr>
            </w:pPr>
            <w:r w:rsidRPr="00792C57">
              <w:rPr>
                <w:sz w:val="18"/>
                <w:szCs w:val="18"/>
              </w:rPr>
              <w:t>Confirm Container Count at ASN Receiving</w:t>
            </w:r>
          </w:p>
        </w:tc>
        <w:tc>
          <w:tcPr>
            <w:tcW w:w="1219" w:type="dxa"/>
            <w:tcBorders>
              <w:bottom w:val="single" w:sz="4" w:space="0" w:color="auto"/>
            </w:tcBorders>
            <w:noWrap/>
            <w:hideMark/>
          </w:tcPr>
          <w:p w14:paraId="7202E83F" w14:textId="46464C59" w:rsidR="007C7E58" w:rsidRPr="00792C57" w:rsidRDefault="007C7E58">
            <w:pPr>
              <w:rPr>
                <w:sz w:val="18"/>
                <w:szCs w:val="18"/>
              </w:rPr>
            </w:pPr>
            <w:r>
              <w:rPr>
                <w:sz w:val="18"/>
                <w:szCs w:val="18"/>
              </w:rPr>
              <w:t>0 – None</w:t>
            </w:r>
          </w:p>
        </w:tc>
        <w:tc>
          <w:tcPr>
            <w:tcW w:w="3523" w:type="dxa"/>
            <w:tcBorders>
              <w:bottom w:val="single" w:sz="4" w:space="0" w:color="auto"/>
            </w:tcBorders>
            <w:noWrap/>
            <w:hideMark/>
          </w:tcPr>
          <w:p w14:paraId="7494B411" w14:textId="1F8B83A6" w:rsidR="007C7E58" w:rsidRPr="00792C57" w:rsidRDefault="007C7E58">
            <w:pPr>
              <w:rPr>
                <w:sz w:val="18"/>
                <w:szCs w:val="18"/>
              </w:rPr>
            </w:pPr>
          </w:p>
        </w:tc>
        <w:tc>
          <w:tcPr>
            <w:tcW w:w="613" w:type="dxa"/>
            <w:tcBorders>
              <w:bottom w:val="single" w:sz="4" w:space="0" w:color="auto"/>
            </w:tcBorders>
            <w:noWrap/>
            <w:hideMark/>
          </w:tcPr>
          <w:p w14:paraId="07CCE1B2" w14:textId="77777777" w:rsidR="007C7E58" w:rsidRPr="00792C57" w:rsidRDefault="007C7E58">
            <w:pPr>
              <w:rPr>
                <w:sz w:val="18"/>
                <w:szCs w:val="18"/>
              </w:rPr>
            </w:pPr>
          </w:p>
        </w:tc>
        <w:tc>
          <w:tcPr>
            <w:tcW w:w="952" w:type="dxa"/>
            <w:tcBorders>
              <w:bottom w:val="single" w:sz="4" w:space="0" w:color="auto"/>
            </w:tcBorders>
            <w:noWrap/>
            <w:hideMark/>
          </w:tcPr>
          <w:p w14:paraId="59FB2455" w14:textId="77777777" w:rsidR="007C7E58" w:rsidRPr="00792C57" w:rsidRDefault="007C7E58">
            <w:pPr>
              <w:rPr>
                <w:sz w:val="18"/>
                <w:szCs w:val="18"/>
              </w:rPr>
            </w:pPr>
          </w:p>
        </w:tc>
        <w:tc>
          <w:tcPr>
            <w:tcW w:w="583" w:type="dxa"/>
            <w:tcBorders>
              <w:bottom w:val="single" w:sz="4" w:space="0" w:color="auto"/>
            </w:tcBorders>
            <w:noWrap/>
            <w:hideMark/>
          </w:tcPr>
          <w:p w14:paraId="12ADB356" w14:textId="77777777" w:rsidR="007C7E58" w:rsidRPr="00792C57" w:rsidRDefault="007C7E58">
            <w:pPr>
              <w:rPr>
                <w:sz w:val="18"/>
                <w:szCs w:val="18"/>
              </w:rPr>
            </w:pPr>
          </w:p>
        </w:tc>
        <w:tc>
          <w:tcPr>
            <w:tcW w:w="583" w:type="dxa"/>
            <w:tcBorders>
              <w:bottom w:val="single" w:sz="4" w:space="0" w:color="auto"/>
            </w:tcBorders>
            <w:noWrap/>
            <w:hideMark/>
          </w:tcPr>
          <w:p w14:paraId="2CC5B7A5" w14:textId="77777777" w:rsidR="007C7E58" w:rsidRPr="00792C57" w:rsidRDefault="007C7E58">
            <w:pPr>
              <w:rPr>
                <w:sz w:val="18"/>
                <w:szCs w:val="18"/>
              </w:rPr>
            </w:pPr>
          </w:p>
        </w:tc>
      </w:tr>
      <w:tr w:rsidR="007C7E58" w:rsidRPr="006962AA" w14:paraId="770CEF6D" w14:textId="77777777" w:rsidTr="00107222">
        <w:trPr>
          <w:cantSplit/>
          <w:trHeight w:val="179"/>
        </w:trPr>
        <w:tc>
          <w:tcPr>
            <w:tcW w:w="1172" w:type="dxa"/>
            <w:shd w:val="solid" w:color="auto" w:fill="auto"/>
            <w:noWrap/>
            <w:hideMark/>
          </w:tcPr>
          <w:p w14:paraId="31E15883" w14:textId="03979A34" w:rsidR="007C7E58" w:rsidRPr="006962AA" w:rsidRDefault="007C7E58">
            <w:pPr>
              <w:rPr>
                <w:sz w:val="6"/>
                <w:szCs w:val="6"/>
              </w:rPr>
            </w:pPr>
          </w:p>
        </w:tc>
        <w:tc>
          <w:tcPr>
            <w:tcW w:w="2278" w:type="dxa"/>
            <w:shd w:val="solid" w:color="auto" w:fill="auto"/>
            <w:noWrap/>
            <w:hideMark/>
          </w:tcPr>
          <w:p w14:paraId="2D0D765A" w14:textId="77777777" w:rsidR="007C7E58" w:rsidRPr="006962AA" w:rsidRDefault="007C7E58">
            <w:pPr>
              <w:rPr>
                <w:sz w:val="6"/>
                <w:szCs w:val="6"/>
              </w:rPr>
            </w:pPr>
          </w:p>
        </w:tc>
        <w:tc>
          <w:tcPr>
            <w:tcW w:w="1219" w:type="dxa"/>
            <w:shd w:val="solid" w:color="auto" w:fill="auto"/>
            <w:noWrap/>
            <w:hideMark/>
          </w:tcPr>
          <w:p w14:paraId="78822F96" w14:textId="77777777" w:rsidR="007C7E58" w:rsidRPr="006962AA" w:rsidRDefault="007C7E58">
            <w:pPr>
              <w:rPr>
                <w:sz w:val="6"/>
                <w:szCs w:val="6"/>
              </w:rPr>
            </w:pPr>
          </w:p>
        </w:tc>
        <w:tc>
          <w:tcPr>
            <w:tcW w:w="3523" w:type="dxa"/>
            <w:shd w:val="solid" w:color="auto" w:fill="auto"/>
            <w:noWrap/>
            <w:hideMark/>
          </w:tcPr>
          <w:p w14:paraId="356885FA" w14:textId="77777777" w:rsidR="007C7E58" w:rsidRPr="006962AA" w:rsidRDefault="007C7E58">
            <w:pPr>
              <w:rPr>
                <w:sz w:val="6"/>
                <w:szCs w:val="6"/>
              </w:rPr>
            </w:pPr>
          </w:p>
        </w:tc>
        <w:tc>
          <w:tcPr>
            <w:tcW w:w="613" w:type="dxa"/>
            <w:shd w:val="solid" w:color="auto" w:fill="auto"/>
            <w:noWrap/>
            <w:hideMark/>
          </w:tcPr>
          <w:p w14:paraId="05E8A4A9" w14:textId="77777777" w:rsidR="007C7E58" w:rsidRPr="006962AA" w:rsidRDefault="007C7E58">
            <w:pPr>
              <w:rPr>
                <w:sz w:val="6"/>
                <w:szCs w:val="6"/>
              </w:rPr>
            </w:pPr>
          </w:p>
        </w:tc>
        <w:tc>
          <w:tcPr>
            <w:tcW w:w="952" w:type="dxa"/>
            <w:shd w:val="solid" w:color="auto" w:fill="auto"/>
            <w:noWrap/>
            <w:hideMark/>
          </w:tcPr>
          <w:p w14:paraId="49019CE5" w14:textId="77777777" w:rsidR="007C7E58" w:rsidRPr="006962AA" w:rsidRDefault="007C7E58">
            <w:pPr>
              <w:rPr>
                <w:sz w:val="6"/>
                <w:szCs w:val="6"/>
              </w:rPr>
            </w:pPr>
          </w:p>
        </w:tc>
        <w:tc>
          <w:tcPr>
            <w:tcW w:w="583" w:type="dxa"/>
            <w:shd w:val="solid" w:color="auto" w:fill="auto"/>
            <w:noWrap/>
            <w:hideMark/>
          </w:tcPr>
          <w:p w14:paraId="5DECCB31" w14:textId="77777777" w:rsidR="007C7E58" w:rsidRPr="006962AA" w:rsidRDefault="007C7E58">
            <w:pPr>
              <w:rPr>
                <w:sz w:val="6"/>
                <w:szCs w:val="6"/>
              </w:rPr>
            </w:pPr>
          </w:p>
        </w:tc>
        <w:tc>
          <w:tcPr>
            <w:tcW w:w="583" w:type="dxa"/>
            <w:shd w:val="solid" w:color="auto" w:fill="auto"/>
            <w:noWrap/>
            <w:hideMark/>
          </w:tcPr>
          <w:p w14:paraId="603BF403" w14:textId="77777777" w:rsidR="007C7E58" w:rsidRPr="006962AA" w:rsidRDefault="007C7E58">
            <w:pPr>
              <w:rPr>
                <w:sz w:val="6"/>
                <w:szCs w:val="6"/>
              </w:rPr>
            </w:pPr>
          </w:p>
        </w:tc>
      </w:tr>
      <w:tr w:rsidR="007C7E58" w:rsidRPr="00792C57" w14:paraId="522AA939" w14:textId="77777777" w:rsidTr="00107222">
        <w:trPr>
          <w:cantSplit/>
          <w:trHeight w:val="300"/>
        </w:trPr>
        <w:tc>
          <w:tcPr>
            <w:tcW w:w="1172" w:type="dxa"/>
            <w:vMerge w:val="restart"/>
            <w:noWrap/>
            <w:hideMark/>
          </w:tcPr>
          <w:p w14:paraId="464A2EB8" w14:textId="77777777" w:rsidR="007C7E58" w:rsidRPr="00792C57" w:rsidRDefault="007C7E58">
            <w:pPr>
              <w:rPr>
                <w:sz w:val="18"/>
                <w:szCs w:val="18"/>
              </w:rPr>
            </w:pPr>
            <w:r w:rsidRPr="00792C57">
              <w:rPr>
                <w:sz w:val="18"/>
                <w:szCs w:val="18"/>
              </w:rPr>
              <w:t>Picking and Shipping</w:t>
            </w:r>
          </w:p>
        </w:tc>
        <w:tc>
          <w:tcPr>
            <w:tcW w:w="2278" w:type="dxa"/>
            <w:noWrap/>
            <w:hideMark/>
          </w:tcPr>
          <w:p w14:paraId="26EF2814" w14:textId="77777777" w:rsidR="007C7E58" w:rsidRPr="00792C57" w:rsidRDefault="007C7E58">
            <w:pPr>
              <w:rPr>
                <w:sz w:val="18"/>
                <w:szCs w:val="18"/>
              </w:rPr>
            </w:pPr>
            <w:r w:rsidRPr="00792C57">
              <w:rPr>
                <w:sz w:val="18"/>
                <w:szCs w:val="18"/>
              </w:rPr>
              <w:t>Allow Multiple Lots in a FP Location</w:t>
            </w:r>
          </w:p>
        </w:tc>
        <w:tc>
          <w:tcPr>
            <w:tcW w:w="1219" w:type="dxa"/>
            <w:noWrap/>
            <w:hideMark/>
          </w:tcPr>
          <w:p w14:paraId="3FE15BEF" w14:textId="77777777" w:rsidR="007C7E58" w:rsidRPr="00792C57" w:rsidRDefault="007C7E58">
            <w:pPr>
              <w:rPr>
                <w:sz w:val="18"/>
                <w:szCs w:val="18"/>
              </w:rPr>
            </w:pPr>
            <w:r w:rsidRPr="00792C57">
              <w:rPr>
                <w:sz w:val="18"/>
                <w:szCs w:val="18"/>
              </w:rPr>
              <w:t>Yes</w:t>
            </w:r>
          </w:p>
        </w:tc>
        <w:tc>
          <w:tcPr>
            <w:tcW w:w="3523" w:type="dxa"/>
            <w:noWrap/>
            <w:hideMark/>
          </w:tcPr>
          <w:p w14:paraId="4390C367" w14:textId="77777777" w:rsidR="007C7E58" w:rsidRPr="00792C57" w:rsidRDefault="007C7E58">
            <w:pPr>
              <w:rPr>
                <w:sz w:val="18"/>
                <w:szCs w:val="18"/>
              </w:rPr>
            </w:pPr>
            <w:r w:rsidRPr="00792C57">
              <w:rPr>
                <w:sz w:val="18"/>
                <w:szCs w:val="18"/>
              </w:rPr>
              <w:t xml:space="preserve">LDB will not restrict using lots for </w:t>
            </w:r>
            <w:proofErr w:type="spellStart"/>
            <w:r w:rsidRPr="00792C57">
              <w:rPr>
                <w:sz w:val="18"/>
                <w:szCs w:val="18"/>
              </w:rPr>
              <w:t>inv</w:t>
            </w:r>
            <w:proofErr w:type="spellEnd"/>
            <w:r w:rsidRPr="00792C57">
              <w:rPr>
                <w:sz w:val="18"/>
                <w:szCs w:val="18"/>
              </w:rPr>
              <w:t xml:space="preserve"> </w:t>
            </w:r>
            <w:proofErr w:type="spellStart"/>
            <w:r w:rsidRPr="00792C57">
              <w:rPr>
                <w:sz w:val="18"/>
                <w:szCs w:val="18"/>
              </w:rPr>
              <w:t>mgmt</w:t>
            </w:r>
            <w:proofErr w:type="spellEnd"/>
          </w:p>
        </w:tc>
        <w:tc>
          <w:tcPr>
            <w:tcW w:w="613" w:type="dxa"/>
            <w:noWrap/>
            <w:hideMark/>
          </w:tcPr>
          <w:p w14:paraId="23A52F9F" w14:textId="77777777" w:rsidR="007C7E58" w:rsidRPr="00792C57" w:rsidRDefault="007C7E58">
            <w:pPr>
              <w:rPr>
                <w:sz w:val="18"/>
                <w:szCs w:val="18"/>
              </w:rPr>
            </w:pPr>
          </w:p>
        </w:tc>
        <w:tc>
          <w:tcPr>
            <w:tcW w:w="952" w:type="dxa"/>
            <w:noWrap/>
            <w:hideMark/>
          </w:tcPr>
          <w:p w14:paraId="13209B24" w14:textId="77777777" w:rsidR="007C7E58" w:rsidRPr="00792C57" w:rsidRDefault="007C7E58">
            <w:pPr>
              <w:rPr>
                <w:sz w:val="18"/>
                <w:szCs w:val="18"/>
              </w:rPr>
            </w:pPr>
          </w:p>
        </w:tc>
        <w:tc>
          <w:tcPr>
            <w:tcW w:w="583" w:type="dxa"/>
            <w:noWrap/>
            <w:hideMark/>
          </w:tcPr>
          <w:p w14:paraId="64EC6647" w14:textId="77777777" w:rsidR="007C7E58" w:rsidRPr="00792C57" w:rsidRDefault="007C7E58">
            <w:pPr>
              <w:rPr>
                <w:sz w:val="18"/>
                <w:szCs w:val="18"/>
              </w:rPr>
            </w:pPr>
          </w:p>
        </w:tc>
        <w:tc>
          <w:tcPr>
            <w:tcW w:w="583" w:type="dxa"/>
            <w:noWrap/>
            <w:hideMark/>
          </w:tcPr>
          <w:p w14:paraId="5C1CA674" w14:textId="77777777" w:rsidR="007C7E58" w:rsidRPr="00792C57" w:rsidRDefault="007C7E58">
            <w:pPr>
              <w:rPr>
                <w:sz w:val="18"/>
                <w:szCs w:val="18"/>
              </w:rPr>
            </w:pPr>
          </w:p>
        </w:tc>
      </w:tr>
      <w:tr w:rsidR="007C7E58" w:rsidRPr="00792C57" w14:paraId="44E4AE5A" w14:textId="77777777" w:rsidTr="00107222">
        <w:trPr>
          <w:cantSplit/>
          <w:trHeight w:val="300"/>
        </w:trPr>
        <w:tc>
          <w:tcPr>
            <w:tcW w:w="1172" w:type="dxa"/>
            <w:vMerge/>
            <w:noWrap/>
          </w:tcPr>
          <w:p w14:paraId="49AADDED" w14:textId="7D23210B" w:rsidR="007C7E58" w:rsidRPr="00792C57" w:rsidRDefault="007C7E58">
            <w:pPr>
              <w:rPr>
                <w:sz w:val="18"/>
                <w:szCs w:val="18"/>
              </w:rPr>
            </w:pPr>
          </w:p>
        </w:tc>
        <w:tc>
          <w:tcPr>
            <w:tcW w:w="2278" w:type="dxa"/>
            <w:noWrap/>
            <w:hideMark/>
          </w:tcPr>
          <w:p w14:paraId="3B10AE5B" w14:textId="77777777" w:rsidR="007C7E58" w:rsidRPr="00792C57" w:rsidRDefault="007C7E58">
            <w:pPr>
              <w:rPr>
                <w:sz w:val="18"/>
                <w:szCs w:val="18"/>
              </w:rPr>
            </w:pPr>
            <w:r w:rsidRPr="00792C57">
              <w:rPr>
                <w:sz w:val="18"/>
                <w:szCs w:val="18"/>
              </w:rPr>
              <w:t>Wave Planning by Shipment - Include All Orders</w:t>
            </w:r>
          </w:p>
        </w:tc>
        <w:tc>
          <w:tcPr>
            <w:tcW w:w="1219" w:type="dxa"/>
            <w:noWrap/>
            <w:hideMark/>
          </w:tcPr>
          <w:p w14:paraId="09FDAA0F" w14:textId="53365D2D" w:rsidR="007C7E58" w:rsidRPr="00792C57" w:rsidRDefault="00266D18">
            <w:pPr>
              <w:rPr>
                <w:sz w:val="18"/>
                <w:szCs w:val="18"/>
              </w:rPr>
            </w:pPr>
            <w:r>
              <w:rPr>
                <w:sz w:val="18"/>
                <w:szCs w:val="18"/>
              </w:rPr>
              <w:t>No</w:t>
            </w:r>
          </w:p>
        </w:tc>
        <w:tc>
          <w:tcPr>
            <w:tcW w:w="3523" w:type="dxa"/>
            <w:noWrap/>
            <w:hideMark/>
          </w:tcPr>
          <w:p w14:paraId="6371C27C" w14:textId="77777777" w:rsidR="007C7E58" w:rsidRPr="00792C57" w:rsidRDefault="007C7E58">
            <w:pPr>
              <w:rPr>
                <w:sz w:val="18"/>
                <w:szCs w:val="18"/>
              </w:rPr>
            </w:pPr>
            <w:r w:rsidRPr="00792C57">
              <w:rPr>
                <w:sz w:val="18"/>
                <w:szCs w:val="18"/>
              </w:rPr>
              <w:t>LDB will not restrict a shipment to a single order</w:t>
            </w:r>
          </w:p>
        </w:tc>
        <w:tc>
          <w:tcPr>
            <w:tcW w:w="613" w:type="dxa"/>
            <w:noWrap/>
            <w:hideMark/>
          </w:tcPr>
          <w:p w14:paraId="1E3F025D" w14:textId="77777777" w:rsidR="007C7E58" w:rsidRPr="00792C57" w:rsidRDefault="007C7E58">
            <w:pPr>
              <w:rPr>
                <w:sz w:val="18"/>
                <w:szCs w:val="18"/>
              </w:rPr>
            </w:pPr>
          </w:p>
        </w:tc>
        <w:tc>
          <w:tcPr>
            <w:tcW w:w="952" w:type="dxa"/>
            <w:noWrap/>
            <w:hideMark/>
          </w:tcPr>
          <w:p w14:paraId="724A722A" w14:textId="77777777" w:rsidR="007C7E58" w:rsidRPr="00792C57" w:rsidRDefault="007C7E58">
            <w:pPr>
              <w:rPr>
                <w:sz w:val="18"/>
                <w:szCs w:val="18"/>
              </w:rPr>
            </w:pPr>
          </w:p>
        </w:tc>
        <w:tc>
          <w:tcPr>
            <w:tcW w:w="583" w:type="dxa"/>
            <w:noWrap/>
            <w:hideMark/>
          </w:tcPr>
          <w:p w14:paraId="2D0AA0EE" w14:textId="77777777" w:rsidR="007C7E58" w:rsidRPr="00792C57" w:rsidRDefault="007C7E58">
            <w:pPr>
              <w:rPr>
                <w:sz w:val="18"/>
                <w:szCs w:val="18"/>
              </w:rPr>
            </w:pPr>
          </w:p>
        </w:tc>
        <w:tc>
          <w:tcPr>
            <w:tcW w:w="583" w:type="dxa"/>
            <w:noWrap/>
            <w:hideMark/>
          </w:tcPr>
          <w:p w14:paraId="0BCCA50E" w14:textId="77777777" w:rsidR="007C7E58" w:rsidRPr="00792C57" w:rsidRDefault="007C7E58">
            <w:pPr>
              <w:rPr>
                <w:sz w:val="18"/>
                <w:szCs w:val="18"/>
              </w:rPr>
            </w:pPr>
          </w:p>
        </w:tc>
      </w:tr>
      <w:tr w:rsidR="007C7E58" w:rsidRPr="00792C57" w14:paraId="14413F7C" w14:textId="77777777" w:rsidTr="00107222">
        <w:trPr>
          <w:cantSplit/>
          <w:trHeight w:val="300"/>
        </w:trPr>
        <w:tc>
          <w:tcPr>
            <w:tcW w:w="1172" w:type="dxa"/>
            <w:vMerge/>
            <w:noWrap/>
          </w:tcPr>
          <w:p w14:paraId="1401893E" w14:textId="47B7B123" w:rsidR="007C7E58" w:rsidRPr="00792C57" w:rsidRDefault="007C7E58">
            <w:pPr>
              <w:rPr>
                <w:sz w:val="18"/>
                <w:szCs w:val="18"/>
              </w:rPr>
            </w:pPr>
          </w:p>
        </w:tc>
        <w:tc>
          <w:tcPr>
            <w:tcW w:w="2278" w:type="dxa"/>
            <w:noWrap/>
            <w:hideMark/>
          </w:tcPr>
          <w:p w14:paraId="19FABB22" w14:textId="77777777" w:rsidR="007C7E58" w:rsidRPr="00792C57" w:rsidRDefault="007C7E58">
            <w:pPr>
              <w:rPr>
                <w:sz w:val="18"/>
                <w:szCs w:val="18"/>
              </w:rPr>
            </w:pPr>
            <w:r w:rsidRPr="00792C57">
              <w:rPr>
                <w:sz w:val="18"/>
                <w:szCs w:val="18"/>
              </w:rPr>
              <w:t>Allow Order Planner to Break Forward Pick</w:t>
            </w:r>
          </w:p>
        </w:tc>
        <w:tc>
          <w:tcPr>
            <w:tcW w:w="1219" w:type="dxa"/>
            <w:noWrap/>
            <w:hideMark/>
          </w:tcPr>
          <w:p w14:paraId="42E9D640" w14:textId="77777777" w:rsidR="007C7E58" w:rsidRPr="00792C57" w:rsidRDefault="007C7E58">
            <w:pPr>
              <w:rPr>
                <w:sz w:val="18"/>
                <w:szCs w:val="18"/>
              </w:rPr>
            </w:pPr>
            <w:r w:rsidRPr="00792C57">
              <w:rPr>
                <w:sz w:val="18"/>
                <w:szCs w:val="18"/>
              </w:rPr>
              <w:t>No</w:t>
            </w:r>
          </w:p>
        </w:tc>
        <w:tc>
          <w:tcPr>
            <w:tcW w:w="3523" w:type="dxa"/>
            <w:noWrap/>
            <w:hideMark/>
          </w:tcPr>
          <w:p w14:paraId="1FCD395B" w14:textId="77777777" w:rsidR="007C7E58" w:rsidRPr="00792C57" w:rsidRDefault="007C7E58">
            <w:pPr>
              <w:rPr>
                <w:sz w:val="18"/>
                <w:szCs w:val="18"/>
              </w:rPr>
            </w:pPr>
            <w:r w:rsidRPr="00792C57">
              <w:rPr>
                <w:sz w:val="18"/>
                <w:szCs w:val="18"/>
              </w:rPr>
              <w:t>Tecsys Recommendation</w:t>
            </w:r>
          </w:p>
        </w:tc>
        <w:tc>
          <w:tcPr>
            <w:tcW w:w="613" w:type="dxa"/>
            <w:noWrap/>
            <w:hideMark/>
          </w:tcPr>
          <w:p w14:paraId="1F1E2550" w14:textId="77777777" w:rsidR="007C7E58" w:rsidRPr="00792C57" w:rsidRDefault="007C7E58">
            <w:pPr>
              <w:rPr>
                <w:sz w:val="18"/>
                <w:szCs w:val="18"/>
              </w:rPr>
            </w:pPr>
          </w:p>
        </w:tc>
        <w:tc>
          <w:tcPr>
            <w:tcW w:w="952" w:type="dxa"/>
            <w:noWrap/>
            <w:hideMark/>
          </w:tcPr>
          <w:p w14:paraId="628A2BF4" w14:textId="77777777" w:rsidR="007C7E58" w:rsidRPr="00792C57" w:rsidRDefault="007C7E58">
            <w:pPr>
              <w:rPr>
                <w:sz w:val="18"/>
                <w:szCs w:val="18"/>
              </w:rPr>
            </w:pPr>
          </w:p>
        </w:tc>
        <w:tc>
          <w:tcPr>
            <w:tcW w:w="583" w:type="dxa"/>
            <w:noWrap/>
            <w:hideMark/>
          </w:tcPr>
          <w:p w14:paraId="69C50AD3" w14:textId="77777777" w:rsidR="007C7E58" w:rsidRPr="00792C57" w:rsidRDefault="007C7E58">
            <w:pPr>
              <w:rPr>
                <w:sz w:val="18"/>
                <w:szCs w:val="18"/>
              </w:rPr>
            </w:pPr>
          </w:p>
        </w:tc>
        <w:tc>
          <w:tcPr>
            <w:tcW w:w="583" w:type="dxa"/>
            <w:noWrap/>
            <w:hideMark/>
          </w:tcPr>
          <w:p w14:paraId="473D4307" w14:textId="77777777" w:rsidR="007C7E58" w:rsidRPr="00792C57" w:rsidRDefault="007C7E58">
            <w:pPr>
              <w:rPr>
                <w:sz w:val="18"/>
                <w:szCs w:val="18"/>
              </w:rPr>
            </w:pPr>
          </w:p>
        </w:tc>
      </w:tr>
      <w:tr w:rsidR="007C7E58" w:rsidRPr="00792C57" w14:paraId="392BDAD7" w14:textId="77777777" w:rsidTr="00107222">
        <w:trPr>
          <w:cantSplit/>
          <w:trHeight w:val="300"/>
        </w:trPr>
        <w:tc>
          <w:tcPr>
            <w:tcW w:w="1172" w:type="dxa"/>
            <w:vMerge/>
            <w:noWrap/>
          </w:tcPr>
          <w:p w14:paraId="262D26A7" w14:textId="6D135538" w:rsidR="007C7E58" w:rsidRPr="00792C57" w:rsidRDefault="007C7E58">
            <w:pPr>
              <w:rPr>
                <w:sz w:val="18"/>
                <w:szCs w:val="18"/>
              </w:rPr>
            </w:pPr>
          </w:p>
        </w:tc>
        <w:tc>
          <w:tcPr>
            <w:tcW w:w="2278" w:type="dxa"/>
            <w:noWrap/>
            <w:hideMark/>
          </w:tcPr>
          <w:p w14:paraId="2D30ADC2" w14:textId="77777777" w:rsidR="007C7E58" w:rsidRPr="00792C57" w:rsidRDefault="007C7E58">
            <w:pPr>
              <w:rPr>
                <w:sz w:val="18"/>
                <w:szCs w:val="18"/>
              </w:rPr>
            </w:pPr>
            <w:r w:rsidRPr="00792C57">
              <w:rPr>
                <w:sz w:val="18"/>
                <w:szCs w:val="18"/>
              </w:rPr>
              <w:t>Store in Containers</w:t>
            </w:r>
          </w:p>
        </w:tc>
        <w:tc>
          <w:tcPr>
            <w:tcW w:w="1219" w:type="dxa"/>
            <w:noWrap/>
            <w:hideMark/>
          </w:tcPr>
          <w:p w14:paraId="3F86C431" w14:textId="6E4DA332" w:rsidR="007C7E58" w:rsidRPr="00792C57" w:rsidRDefault="00266D18">
            <w:pPr>
              <w:rPr>
                <w:sz w:val="18"/>
                <w:szCs w:val="18"/>
              </w:rPr>
            </w:pPr>
            <w:r>
              <w:rPr>
                <w:sz w:val="18"/>
                <w:szCs w:val="18"/>
              </w:rPr>
              <w:t>Yes</w:t>
            </w:r>
          </w:p>
        </w:tc>
        <w:tc>
          <w:tcPr>
            <w:tcW w:w="3523" w:type="dxa"/>
            <w:noWrap/>
            <w:hideMark/>
          </w:tcPr>
          <w:p w14:paraId="3021680A" w14:textId="77777777" w:rsidR="007C7E58" w:rsidRPr="00792C57" w:rsidRDefault="007C7E58">
            <w:pPr>
              <w:rPr>
                <w:sz w:val="18"/>
                <w:szCs w:val="18"/>
              </w:rPr>
            </w:pPr>
            <w:r w:rsidRPr="00792C57">
              <w:rPr>
                <w:sz w:val="18"/>
                <w:szCs w:val="18"/>
              </w:rPr>
              <w:t xml:space="preserve">All containers are </w:t>
            </w:r>
            <w:proofErr w:type="spellStart"/>
            <w:r w:rsidRPr="00792C57">
              <w:rPr>
                <w:sz w:val="18"/>
                <w:szCs w:val="18"/>
              </w:rPr>
              <w:t>shipable</w:t>
            </w:r>
            <w:proofErr w:type="spellEnd"/>
          </w:p>
        </w:tc>
        <w:tc>
          <w:tcPr>
            <w:tcW w:w="613" w:type="dxa"/>
            <w:noWrap/>
            <w:hideMark/>
          </w:tcPr>
          <w:p w14:paraId="0CA1121D" w14:textId="77777777" w:rsidR="007C7E58" w:rsidRPr="00792C57" w:rsidRDefault="007C7E58">
            <w:pPr>
              <w:rPr>
                <w:sz w:val="18"/>
                <w:szCs w:val="18"/>
              </w:rPr>
            </w:pPr>
          </w:p>
        </w:tc>
        <w:tc>
          <w:tcPr>
            <w:tcW w:w="952" w:type="dxa"/>
            <w:noWrap/>
            <w:hideMark/>
          </w:tcPr>
          <w:p w14:paraId="1A40AB25" w14:textId="77777777" w:rsidR="007C7E58" w:rsidRPr="00792C57" w:rsidRDefault="007C7E58">
            <w:pPr>
              <w:rPr>
                <w:sz w:val="18"/>
                <w:szCs w:val="18"/>
              </w:rPr>
            </w:pPr>
          </w:p>
        </w:tc>
        <w:tc>
          <w:tcPr>
            <w:tcW w:w="583" w:type="dxa"/>
            <w:noWrap/>
            <w:hideMark/>
          </w:tcPr>
          <w:p w14:paraId="3DF25E4B" w14:textId="77777777" w:rsidR="007C7E58" w:rsidRPr="00792C57" w:rsidRDefault="007C7E58">
            <w:pPr>
              <w:rPr>
                <w:sz w:val="18"/>
                <w:szCs w:val="18"/>
              </w:rPr>
            </w:pPr>
          </w:p>
        </w:tc>
        <w:tc>
          <w:tcPr>
            <w:tcW w:w="583" w:type="dxa"/>
            <w:noWrap/>
            <w:hideMark/>
          </w:tcPr>
          <w:p w14:paraId="16183166" w14:textId="77777777" w:rsidR="007C7E58" w:rsidRPr="00792C57" w:rsidRDefault="007C7E58">
            <w:pPr>
              <w:rPr>
                <w:sz w:val="18"/>
                <w:szCs w:val="18"/>
              </w:rPr>
            </w:pPr>
          </w:p>
        </w:tc>
      </w:tr>
      <w:tr w:rsidR="007C7E58" w:rsidRPr="00792C57" w14:paraId="0A58DDC7" w14:textId="77777777" w:rsidTr="00107222">
        <w:trPr>
          <w:cantSplit/>
          <w:trHeight w:val="300"/>
        </w:trPr>
        <w:tc>
          <w:tcPr>
            <w:tcW w:w="1172" w:type="dxa"/>
            <w:vMerge/>
            <w:noWrap/>
          </w:tcPr>
          <w:p w14:paraId="62773A34" w14:textId="19B92674" w:rsidR="007C7E58" w:rsidRPr="00792C57" w:rsidRDefault="007C7E58">
            <w:pPr>
              <w:rPr>
                <w:sz w:val="18"/>
                <w:szCs w:val="18"/>
              </w:rPr>
            </w:pPr>
          </w:p>
        </w:tc>
        <w:tc>
          <w:tcPr>
            <w:tcW w:w="2278" w:type="dxa"/>
            <w:noWrap/>
            <w:hideMark/>
          </w:tcPr>
          <w:p w14:paraId="1300BD67" w14:textId="77777777" w:rsidR="007C7E58" w:rsidRPr="00792C57" w:rsidRDefault="007C7E58">
            <w:pPr>
              <w:rPr>
                <w:sz w:val="18"/>
                <w:szCs w:val="18"/>
              </w:rPr>
            </w:pPr>
            <w:r w:rsidRPr="00792C57">
              <w:rPr>
                <w:sz w:val="18"/>
                <w:szCs w:val="18"/>
              </w:rPr>
              <w:t>Container Preselection</w:t>
            </w:r>
          </w:p>
        </w:tc>
        <w:tc>
          <w:tcPr>
            <w:tcW w:w="1219" w:type="dxa"/>
            <w:noWrap/>
            <w:hideMark/>
          </w:tcPr>
          <w:p w14:paraId="1E6ECA19" w14:textId="77777777" w:rsidR="007C7E58" w:rsidRPr="00792C57" w:rsidRDefault="007C7E58">
            <w:pPr>
              <w:rPr>
                <w:sz w:val="18"/>
                <w:szCs w:val="18"/>
              </w:rPr>
            </w:pPr>
            <w:r w:rsidRPr="00792C57">
              <w:rPr>
                <w:sz w:val="18"/>
                <w:szCs w:val="18"/>
              </w:rPr>
              <w:t>Yes</w:t>
            </w:r>
          </w:p>
        </w:tc>
        <w:tc>
          <w:tcPr>
            <w:tcW w:w="3523" w:type="dxa"/>
            <w:noWrap/>
            <w:hideMark/>
          </w:tcPr>
          <w:p w14:paraId="1B4BE4F8" w14:textId="77777777" w:rsidR="007C7E58" w:rsidRPr="00792C57" w:rsidRDefault="007C7E58">
            <w:pPr>
              <w:rPr>
                <w:sz w:val="18"/>
                <w:szCs w:val="18"/>
              </w:rPr>
            </w:pPr>
            <w:r w:rsidRPr="00792C57">
              <w:rPr>
                <w:sz w:val="18"/>
                <w:szCs w:val="18"/>
              </w:rPr>
              <w:t xml:space="preserve">Allows LDB to assign </w:t>
            </w:r>
            <w:proofErr w:type="spellStart"/>
            <w:r w:rsidRPr="00792C57">
              <w:rPr>
                <w:sz w:val="18"/>
                <w:szCs w:val="18"/>
              </w:rPr>
              <w:t>containter</w:t>
            </w:r>
            <w:proofErr w:type="spellEnd"/>
            <w:r w:rsidRPr="00792C57">
              <w:rPr>
                <w:sz w:val="18"/>
                <w:szCs w:val="18"/>
              </w:rPr>
              <w:t xml:space="preserve"> based on area/section</w:t>
            </w:r>
          </w:p>
        </w:tc>
        <w:tc>
          <w:tcPr>
            <w:tcW w:w="613" w:type="dxa"/>
            <w:noWrap/>
            <w:hideMark/>
          </w:tcPr>
          <w:p w14:paraId="499BC74C" w14:textId="77777777" w:rsidR="007C7E58" w:rsidRPr="00792C57" w:rsidRDefault="007C7E58">
            <w:pPr>
              <w:rPr>
                <w:sz w:val="18"/>
                <w:szCs w:val="18"/>
              </w:rPr>
            </w:pPr>
          </w:p>
        </w:tc>
        <w:tc>
          <w:tcPr>
            <w:tcW w:w="952" w:type="dxa"/>
            <w:noWrap/>
            <w:hideMark/>
          </w:tcPr>
          <w:p w14:paraId="78399A34" w14:textId="77777777" w:rsidR="007C7E58" w:rsidRPr="00792C57" w:rsidRDefault="007C7E58">
            <w:pPr>
              <w:rPr>
                <w:sz w:val="18"/>
                <w:szCs w:val="18"/>
              </w:rPr>
            </w:pPr>
          </w:p>
        </w:tc>
        <w:tc>
          <w:tcPr>
            <w:tcW w:w="583" w:type="dxa"/>
            <w:noWrap/>
            <w:hideMark/>
          </w:tcPr>
          <w:p w14:paraId="54DDB6CC" w14:textId="77777777" w:rsidR="007C7E58" w:rsidRPr="00792C57" w:rsidRDefault="007C7E58">
            <w:pPr>
              <w:rPr>
                <w:sz w:val="18"/>
                <w:szCs w:val="18"/>
              </w:rPr>
            </w:pPr>
          </w:p>
        </w:tc>
        <w:tc>
          <w:tcPr>
            <w:tcW w:w="583" w:type="dxa"/>
            <w:noWrap/>
            <w:hideMark/>
          </w:tcPr>
          <w:p w14:paraId="58BA9E54" w14:textId="77777777" w:rsidR="007C7E58" w:rsidRPr="00792C57" w:rsidRDefault="007C7E58">
            <w:pPr>
              <w:rPr>
                <w:sz w:val="18"/>
                <w:szCs w:val="18"/>
              </w:rPr>
            </w:pPr>
          </w:p>
        </w:tc>
      </w:tr>
      <w:tr w:rsidR="007C7E58" w:rsidRPr="00792C57" w14:paraId="15EE1A2E" w14:textId="77777777" w:rsidTr="00107222">
        <w:trPr>
          <w:cantSplit/>
          <w:trHeight w:val="300"/>
        </w:trPr>
        <w:tc>
          <w:tcPr>
            <w:tcW w:w="1172" w:type="dxa"/>
            <w:vMerge/>
            <w:noWrap/>
          </w:tcPr>
          <w:p w14:paraId="0E40C5EE" w14:textId="6F04F333" w:rsidR="007C7E58" w:rsidRPr="00792C57" w:rsidRDefault="007C7E58">
            <w:pPr>
              <w:rPr>
                <w:sz w:val="18"/>
                <w:szCs w:val="18"/>
              </w:rPr>
            </w:pPr>
          </w:p>
        </w:tc>
        <w:tc>
          <w:tcPr>
            <w:tcW w:w="2278" w:type="dxa"/>
            <w:noWrap/>
            <w:hideMark/>
          </w:tcPr>
          <w:p w14:paraId="65F5FC7F" w14:textId="77777777" w:rsidR="007C7E58" w:rsidRPr="00792C57" w:rsidRDefault="007C7E58">
            <w:pPr>
              <w:rPr>
                <w:sz w:val="18"/>
                <w:szCs w:val="18"/>
              </w:rPr>
            </w:pPr>
            <w:r w:rsidRPr="00792C57">
              <w:rPr>
                <w:sz w:val="18"/>
                <w:szCs w:val="18"/>
              </w:rPr>
              <w:t>Container Preselection Label Print</w:t>
            </w:r>
          </w:p>
        </w:tc>
        <w:tc>
          <w:tcPr>
            <w:tcW w:w="1219" w:type="dxa"/>
            <w:noWrap/>
            <w:hideMark/>
          </w:tcPr>
          <w:p w14:paraId="28E48774" w14:textId="1C655FDC" w:rsidR="007C7E58" w:rsidRPr="00792C57" w:rsidRDefault="00074039">
            <w:pPr>
              <w:rPr>
                <w:sz w:val="18"/>
                <w:szCs w:val="18"/>
              </w:rPr>
            </w:pPr>
            <w:r>
              <w:rPr>
                <w:sz w:val="18"/>
                <w:szCs w:val="18"/>
              </w:rPr>
              <w:t>Yes</w:t>
            </w:r>
          </w:p>
        </w:tc>
        <w:tc>
          <w:tcPr>
            <w:tcW w:w="3523" w:type="dxa"/>
            <w:noWrap/>
            <w:hideMark/>
          </w:tcPr>
          <w:p w14:paraId="622D3585" w14:textId="6FB0389F" w:rsidR="00074039" w:rsidRPr="00792C57" w:rsidRDefault="00074039">
            <w:pPr>
              <w:rPr>
                <w:sz w:val="18"/>
                <w:szCs w:val="18"/>
              </w:rPr>
            </w:pPr>
            <w:r>
              <w:rPr>
                <w:sz w:val="18"/>
                <w:szCs w:val="18"/>
              </w:rPr>
              <w:t>Needs to be Yes to print CPRE.</w:t>
            </w:r>
          </w:p>
        </w:tc>
        <w:tc>
          <w:tcPr>
            <w:tcW w:w="613" w:type="dxa"/>
            <w:noWrap/>
            <w:hideMark/>
          </w:tcPr>
          <w:p w14:paraId="7B6B1AFC" w14:textId="77777777" w:rsidR="007C7E58" w:rsidRPr="00792C57" w:rsidRDefault="007C7E58">
            <w:pPr>
              <w:rPr>
                <w:sz w:val="18"/>
                <w:szCs w:val="18"/>
              </w:rPr>
            </w:pPr>
          </w:p>
        </w:tc>
        <w:tc>
          <w:tcPr>
            <w:tcW w:w="952" w:type="dxa"/>
            <w:noWrap/>
            <w:hideMark/>
          </w:tcPr>
          <w:p w14:paraId="56F7366C" w14:textId="77777777" w:rsidR="007C7E58" w:rsidRPr="00792C57" w:rsidRDefault="007C7E58">
            <w:pPr>
              <w:rPr>
                <w:sz w:val="18"/>
                <w:szCs w:val="18"/>
              </w:rPr>
            </w:pPr>
          </w:p>
        </w:tc>
        <w:tc>
          <w:tcPr>
            <w:tcW w:w="583" w:type="dxa"/>
            <w:noWrap/>
            <w:hideMark/>
          </w:tcPr>
          <w:p w14:paraId="64EFB742" w14:textId="77777777" w:rsidR="007C7E58" w:rsidRPr="00792C57" w:rsidRDefault="007C7E58">
            <w:pPr>
              <w:rPr>
                <w:sz w:val="18"/>
                <w:szCs w:val="18"/>
              </w:rPr>
            </w:pPr>
          </w:p>
        </w:tc>
        <w:tc>
          <w:tcPr>
            <w:tcW w:w="583" w:type="dxa"/>
            <w:noWrap/>
            <w:hideMark/>
          </w:tcPr>
          <w:p w14:paraId="5B5639A3" w14:textId="77777777" w:rsidR="007C7E58" w:rsidRPr="00792C57" w:rsidRDefault="007C7E58">
            <w:pPr>
              <w:rPr>
                <w:sz w:val="18"/>
                <w:szCs w:val="18"/>
              </w:rPr>
            </w:pPr>
          </w:p>
        </w:tc>
      </w:tr>
      <w:tr w:rsidR="007C7E58" w:rsidRPr="00792C57" w14:paraId="6B823884" w14:textId="77777777" w:rsidTr="00107222">
        <w:trPr>
          <w:cantSplit/>
          <w:trHeight w:val="300"/>
        </w:trPr>
        <w:tc>
          <w:tcPr>
            <w:tcW w:w="1172" w:type="dxa"/>
            <w:vMerge/>
            <w:noWrap/>
          </w:tcPr>
          <w:p w14:paraId="6A6F02C4" w14:textId="47E678AC" w:rsidR="007C7E58" w:rsidRPr="00792C57" w:rsidRDefault="007C7E58">
            <w:pPr>
              <w:rPr>
                <w:sz w:val="18"/>
                <w:szCs w:val="18"/>
              </w:rPr>
            </w:pPr>
          </w:p>
        </w:tc>
        <w:tc>
          <w:tcPr>
            <w:tcW w:w="2278" w:type="dxa"/>
            <w:noWrap/>
            <w:hideMark/>
          </w:tcPr>
          <w:p w14:paraId="3FCA11EA" w14:textId="77777777" w:rsidR="007C7E58" w:rsidRPr="00792C57" w:rsidRDefault="007C7E58">
            <w:pPr>
              <w:rPr>
                <w:sz w:val="18"/>
                <w:szCs w:val="18"/>
              </w:rPr>
            </w:pPr>
            <w:r w:rsidRPr="00792C57">
              <w:rPr>
                <w:sz w:val="18"/>
                <w:szCs w:val="18"/>
              </w:rPr>
              <w:t>Split Pick List and Labels by Area</w:t>
            </w:r>
          </w:p>
        </w:tc>
        <w:tc>
          <w:tcPr>
            <w:tcW w:w="1219" w:type="dxa"/>
            <w:noWrap/>
            <w:hideMark/>
          </w:tcPr>
          <w:p w14:paraId="461E0963" w14:textId="77777777" w:rsidR="007C7E58" w:rsidRPr="00792C57" w:rsidRDefault="007C7E58">
            <w:pPr>
              <w:rPr>
                <w:sz w:val="18"/>
                <w:szCs w:val="18"/>
              </w:rPr>
            </w:pPr>
            <w:r w:rsidRPr="00792C57">
              <w:rPr>
                <w:sz w:val="18"/>
                <w:szCs w:val="18"/>
              </w:rPr>
              <w:t>Yes</w:t>
            </w:r>
          </w:p>
        </w:tc>
        <w:tc>
          <w:tcPr>
            <w:tcW w:w="3523" w:type="dxa"/>
            <w:noWrap/>
            <w:hideMark/>
          </w:tcPr>
          <w:p w14:paraId="095AEA78" w14:textId="77777777" w:rsidR="007C7E58" w:rsidRPr="00792C57" w:rsidRDefault="007C7E58">
            <w:pPr>
              <w:rPr>
                <w:sz w:val="18"/>
                <w:szCs w:val="18"/>
              </w:rPr>
            </w:pPr>
          </w:p>
        </w:tc>
        <w:tc>
          <w:tcPr>
            <w:tcW w:w="613" w:type="dxa"/>
            <w:noWrap/>
            <w:hideMark/>
          </w:tcPr>
          <w:p w14:paraId="7FE1A65A" w14:textId="77777777" w:rsidR="007C7E58" w:rsidRPr="00792C57" w:rsidRDefault="007C7E58">
            <w:pPr>
              <w:rPr>
                <w:sz w:val="18"/>
                <w:szCs w:val="18"/>
              </w:rPr>
            </w:pPr>
          </w:p>
        </w:tc>
        <w:tc>
          <w:tcPr>
            <w:tcW w:w="952" w:type="dxa"/>
            <w:noWrap/>
            <w:hideMark/>
          </w:tcPr>
          <w:p w14:paraId="0EB7C3B5" w14:textId="77777777" w:rsidR="007C7E58" w:rsidRPr="00792C57" w:rsidRDefault="007C7E58">
            <w:pPr>
              <w:rPr>
                <w:sz w:val="18"/>
                <w:szCs w:val="18"/>
              </w:rPr>
            </w:pPr>
          </w:p>
        </w:tc>
        <w:tc>
          <w:tcPr>
            <w:tcW w:w="583" w:type="dxa"/>
            <w:noWrap/>
            <w:hideMark/>
          </w:tcPr>
          <w:p w14:paraId="3ADBB7B8" w14:textId="77777777" w:rsidR="007C7E58" w:rsidRPr="00792C57" w:rsidRDefault="007C7E58">
            <w:pPr>
              <w:rPr>
                <w:sz w:val="18"/>
                <w:szCs w:val="18"/>
              </w:rPr>
            </w:pPr>
          </w:p>
        </w:tc>
        <w:tc>
          <w:tcPr>
            <w:tcW w:w="583" w:type="dxa"/>
            <w:noWrap/>
            <w:hideMark/>
          </w:tcPr>
          <w:p w14:paraId="1A23D3D4" w14:textId="77777777" w:rsidR="007C7E58" w:rsidRPr="00792C57" w:rsidRDefault="007C7E58">
            <w:pPr>
              <w:rPr>
                <w:sz w:val="18"/>
                <w:szCs w:val="18"/>
              </w:rPr>
            </w:pPr>
          </w:p>
        </w:tc>
      </w:tr>
      <w:tr w:rsidR="007C7E58" w:rsidRPr="00792C57" w14:paraId="3A1E0C24" w14:textId="77777777" w:rsidTr="00107222">
        <w:trPr>
          <w:cantSplit/>
          <w:trHeight w:val="300"/>
        </w:trPr>
        <w:tc>
          <w:tcPr>
            <w:tcW w:w="1172" w:type="dxa"/>
            <w:vMerge/>
            <w:noWrap/>
          </w:tcPr>
          <w:p w14:paraId="7DBF0B3F" w14:textId="1ECEF357" w:rsidR="007C7E58" w:rsidRPr="00792C57" w:rsidRDefault="007C7E58">
            <w:pPr>
              <w:rPr>
                <w:sz w:val="18"/>
                <w:szCs w:val="18"/>
              </w:rPr>
            </w:pPr>
          </w:p>
        </w:tc>
        <w:tc>
          <w:tcPr>
            <w:tcW w:w="2278" w:type="dxa"/>
            <w:noWrap/>
            <w:hideMark/>
          </w:tcPr>
          <w:p w14:paraId="251F7449" w14:textId="77777777" w:rsidR="007C7E58" w:rsidRPr="00792C57" w:rsidRDefault="007C7E58">
            <w:pPr>
              <w:rPr>
                <w:sz w:val="18"/>
                <w:szCs w:val="18"/>
              </w:rPr>
            </w:pPr>
            <w:r w:rsidRPr="00792C57">
              <w:rPr>
                <w:sz w:val="18"/>
                <w:szCs w:val="18"/>
              </w:rPr>
              <w:t>Split Pick List and Labels by Shipment</w:t>
            </w:r>
          </w:p>
        </w:tc>
        <w:tc>
          <w:tcPr>
            <w:tcW w:w="1219" w:type="dxa"/>
            <w:noWrap/>
            <w:hideMark/>
          </w:tcPr>
          <w:p w14:paraId="42BCECDC" w14:textId="77777777" w:rsidR="007C7E58" w:rsidRPr="00792C57" w:rsidRDefault="007C7E58">
            <w:pPr>
              <w:rPr>
                <w:sz w:val="18"/>
                <w:szCs w:val="18"/>
              </w:rPr>
            </w:pPr>
            <w:r w:rsidRPr="00792C57">
              <w:rPr>
                <w:sz w:val="18"/>
                <w:szCs w:val="18"/>
              </w:rPr>
              <w:t>Yes</w:t>
            </w:r>
          </w:p>
        </w:tc>
        <w:tc>
          <w:tcPr>
            <w:tcW w:w="3523" w:type="dxa"/>
            <w:noWrap/>
            <w:hideMark/>
          </w:tcPr>
          <w:p w14:paraId="64D793AE" w14:textId="77777777" w:rsidR="007C7E58" w:rsidRPr="00792C57" w:rsidRDefault="007C7E58">
            <w:pPr>
              <w:rPr>
                <w:sz w:val="18"/>
                <w:szCs w:val="18"/>
              </w:rPr>
            </w:pPr>
            <w:r w:rsidRPr="00792C57">
              <w:rPr>
                <w:sz w:val="18"/>
                <w:szCs w:val="18"/>
              </w:rPr>
              <w:t>Enables gen of pick list and labels for every order/area combo</w:t>
            </w:r>
          </w:p>
        </w:tc>
        <w:tc>
          <w:tcPr>
            <w:tcW w:w="613" w:type="dxa"/>
            <w:noWrap/>
            <w:hideMark/>
          </w:tcPr>
          <w:p w14:paraId="3D49594C" w14:textId="77777777" w:rsidR="007C7E58" w:rsidRPr="00792C57" w:rsidRDefault="007C7E58">
            <w:pPr>
              <w:rPr>
                <w:sz w:val="18"/>
                <w:szCs w:val="18"/>
              </w:rPr>
            </w:pPr>
          </w:p>
        </w:tc>
        <w:tc>
          <w:tcPr>
            <w:tcW w:w="952" w:type="dxa"/>
            <w:noWrap/>
            <w:hideMark/>
          </w:tcPr>
          <w:p w14:paraId="41F37F58" w14:textId="77777777" w:rsidR="007C7E58" w:rsidRPr="00792C57" w:rsidRDefault="007C7E58">
            <w:pPr>
              <w:rPr>
                <w:sz w:val="18"/>
                <w:szCs w:val="18"/>
              </w:rPr>
            </w:pPr>
          </w:p>
        </w:tc>
        <w:tc>
          <w:tcPr>
            <w:tcW w:w="583" w:type="dxa"/>
            <w:noWrap/>
            <w:hideMark/>
          </w:tcPr>
          <w:p w14:paraId="3569186E" w14:textId="77777777" w:rsidR="007C7E58" w:rsidRPr="00792C57" w:rsidRDefault="007C7E58">
            <w:pPr>
              <w:rPr>
                <w:sz w:val="18"/>
                <w:szCs w:val="18"/>
              </w:rPr>
            </w:pPr>
          </w:p>
        </w:tc>
        <w:tc>
          <w:tcPr>
            <w:tcW w:w="583" w:type="dxa"/>
            <w:noWrap/>
            <w:hideMark/>
          </w:tcPr>
          <w:p w14:paraId="1BDAF60D" w14:textId="77777777" w:rsidR="007C7E58" w:rsidRPr="00792C57" w:rsidRDefault="007C7E58">
            <w:pPr>
              <w:rPr>
                <w:sz w:val="18"/>
                <w:szCs w:val="18"/>
              </w:rPr>
            </w:pPr>
          </w:p>
        </w:tc>
      </w:tr>
      <w:tr w:rsidR="007C7E58" w:rsidRPr="00792C57" w14:paraId="57FEBDDC" w14:textId="77777777" w:rsidTr="00107222">
        <w:trPr>
          <w:cantSplit/>
          <w:trHeight w:val="300"/>
        </w:trPr>
        <w:tc>
          <w:tcPr>
            <w:tcW w:w="1172" w:type="dxa"/>
            <w:vMerge/>
            <w:noWrap/>
          </w:tcPr>
          <w:p w14:paraId="2DC49C7E" w14:textId="045A079B" w:rsidR="007C7E58" w:rsidRPr="00792C57" w:rsidRDefault="007C7E58">
            <w:pPr>
              <w:rPr>
                <w:sz w:val="18"/>
                <w:szCs w:val="18"/>
              </w:rPr>
            </w:pPr>
          </w:p>
        </w:tc>
        <w:tc>
          <w:tcPr>
            <w:tcW w:w="2278" w:type="dxa"/>
            <w:noWrap/>
            <w:hideMark/>
          </w:tcPr>
          <w:p w14:paraId="6AB45853" w14:textId="77777777" w:rsidR="007C7E58" w:rsidRPr="00792C57" w:rsidRDefault="007C7E58">
            <w:pPr>
              <w:rPr>
                <w:sz w:val="18"/>
                <w:szCs w:val="18"/>
              </w:rPr>
            </w:pPr>
            <w:r w:rsidRPr="00792C57">
              <w:rPr>
                <w:sz w:val="18"/>
                <w:szCs w:val="18"/>
              </w:rPr>
              <w:t>Split Pick List and Labels by Order</w:t>
            </w:r>
          </w:p>
        </w:tc>
        <w:tc>
          <w:tcPr>
            <w:tcW w:w="1219" w:type="dxa"/>
            <w:noWrap/>
            <w:hideMark/>
          </w:tcPr>
          <w:p w14:paraId="23AD5E17" w14:textId="77777777" w:rsidR="007C7E58" w:rsidRPr="00792C57" w:rsidRDefault="007C7E58">
            <w:pPr>
              <w:rPr>
                <w:sz w:val="18"/>
                <w:szCs w:val="18"/>
              </w:rPr>
            </w:pPr>
            <w:r w:rsidRPr="00792C57">
              <w:rPr>
                <w:sz w:val="18"/>
                <w:szCs w:val="18"/>
              </w:rPr>
              <w:t>Yes</w:t>
            </w:r>
          </w:p>
        </w:tc>
        <w:tc>
          <w:tcPr>
            <w:tcW w:w="3523" w:type="dxa"/>
            <w:noWrap/>
            <w:hideMark/>
          </w:tcPr>
          <w:p w14:paraId="4CFF6E73" w14:textId="77777777" w:rsidR="007C7E58" w:rsidRPr="00792C57" w:rsidRDefault="007C7E58">
            <w:pPr>
              <w:rPr>
                <w:sz w:val="18"/>
                <w:szCs w:val="18"/>
              </w:rPr>
            </w:pPr>
            <w:r w:rsidRPr="00792C57">
              <w:rPr>
                <w:sz w:val="18"/>
                <w:szCs w:val="18"/>
              </w:rPr>
              <w:t>Will further split by order/shipment/area</w:t>
            </w:r>
          </w:p>
        </w:tc>
        <w:tc>
          <w:tcPr>
            <w:tcW w:w="613" w:type="dxa"/>
            <w:noWrap/>
            <w:hideMark/>
          </w:tcPr>
          <w:p w14:paraId="7E3D004C" w14:textId="77777777" w:rsidR="007C7E58" w:rsidRPr="00792C57" w:rsidRDefault="007C7E58">
            <w:pPr>
              <w:rPr>
                <w:sz w:val="18"/>
                <w:szCs w:val="18"/>
              </w:rPr>
            </w:pPr>
            <w:r w:rsidRPr="00792C57">
              <w:rPr>
                <w:sz w:val="18"/>
                <w:szCs w:val="18"/>
              </w:rPr>
              <w:t>?</w:t>
            </w:r>
          </w:p>
        </w:tc>
        <w:tc>
          <w:tcPr>
            <w:tcW w:w="952" w:type="dxa"/>
            <w:noWrap/>
            <w:hideMark/>
          </w:tcPr>
          <w:p w14:paraId="0541719A" w14:textId="77777777" w:rsidR="007C7E58" w:rsidRPr="00792C57" w:rsidRDefault="007C7E58">
            <w:pPr>
              <w:rPr>
                <w:sz w:val="18"/>
                <w:szCs w:val="18"/>
              </w:rPr>
            </w:pPr>
          </w:p>
        </w:tc>
        <w:tc>
          <w:tcPr>
            <w:tcW w:w="583" w:type="dxa"/>
            <w:noWrap/>
            <w:hideMark/>
          </w:tcPr>
          <w:p w14:paraId="3AAFDC84" w14:textId="77777777" w:rsidR="007C7E58" w:rsidRPr="00792C57" w:rsidRDefault="007C7E58">
            <w:pPr>
              <w:rPr>
                <w:sz w:val="18"/>
                <w:szCs w:val="18"/>
              </w:rPr>
            </w:pPr>
          </w:p>
        </w:tc>
        <w:tc>
          <w:tcPr>
            <w:tcW w:w="583" w:type="dxa"/>
            <w:noWrap/>
            <w:hideMark/>
          </w:tcPr>
          <w:p w14:paraId="07AB76F1" w14:textId="77777777" w:rsidR="007C7E58" w:rsidRPr="00792C57" w:rsidRDefault="007C7E58">
            <w:pPr>
              <w:rPr>
                <w:sz w:val="18"/>
                <w:szCs w:val="18"/>
              </w:rPr>
            </w:pPr>
          </w:p>
        </w:tc>
      </w:tr>
      <w:tr w:rsidR="007C7E58" w:rsidRPr="00792C57" w14:paraId="03BF9F0B" w14:textId="77777777" w:rsidTr="00107222">
        <w:trPr>
          <w:cantSplit/>
          <w:trHeight w:val="300"/>
        </w:trPr>
        <w:tc>
          <w:tcPr>
            <w:tcW w:w="1172" w:type="dxa"/>
            <w:vMerge/>
            <w:noWrap/>
          </w:tcPr>
          <w:p w14:paraId="62C6979B" w14:textId="0CE2853A" w:rsidR="007C7E58" w:rsidRPr="00792C57" w:rsidRDefault="007C7E58">
            <w:pPr>
              <w:rPr>
                <w:sz w:val="18"/>
                <w:szCs w:val="18"/>
              </w:rPr>
            </w:pPr>
          </w:p>
        </w:tc>
        <w:tc>
          <w:tcPr>
            <w:tcW w:w="2278" w:type="dxa"/>
            <w:noWrap/>
            <w:hideMark/>
          </w:tcPr>
          <w:p w14:paraId="77B30AB8" w14:textId="77777777" w:rsidR="007C7E58" w:rsidRPr="00792C57" w:rsidRDefault="007C7E58">
            <w:pPr>
              <w:rPr>
                <w:sz w:val="18"/>
                <w:szCs w:val="18"/>
              </w:rPr>
            </w:pPr>
            <w:r w:rsidRPr="00792C57">
              <w:rPr>
                <w:sz w:val="18"/>
                <w:szCs w:val="18"/>
              </w:rPr>
              <w:t>Split Pick List and Labels by Container</w:t>
            </w:r>
          </w:p>
        </w:tc>
        <w:tc>
          <w:tcPr>
            <w:tcW w:w="1219" w:type="dxa"/>
            <w:noWrap/>
            <w:hideMark/>
          </w:tcPr>
          <w:p w14:paraId="2AAF26E3" w14:textId="77777777" w:rsidR="007C7E58" w:rsidRPr="00792C57" w:rsidRDefault="007C7E58">
            <w:pPr>
              <w:rPr>
                <w:sz w:val="18"/>
                <w:szCs w:val="18"/>
              </w:rPr>
            </w:pPr>
            <w:r w:rsidRPr="00792C57">
              <w:rPr>
                <w:sz w:val="18"/>
                <w:szCs w:val="18"/>
              </w:rPr>
              <w:t>Yes</w:t>
            </w:r>
          </w:p>
        </w:tc>
        <w:tc>
          <w:tcPr>
            <w:tcW w:w="3523" w:type="dxa"/>
            <w:noWrap/>
            <w:hideMark/>
          </w:tcPr>
          <w:p w14:paraId="1C7397A0" w14:textId="77777777" w:rsidR="007C7E58" w:rsidRPr="00792C57" w:rsidRDefault="007C7E58">
            <w:pPr>
              <w:rPr>
                <w:sz w:val="18"/>
                <w:szCs w:val="18"/>
              </w:rPr>
            </w:pPr>
            <w:r w:rsidRPr="00792C57">
              <w:rPr>
                <w:sz w:val="18"/>
                <w:szCs w:val="18"/>
              </w:rPr>
              <w:t>Needed for bottle pick vs pallet</w:t>
            </w:r>
          </w:p>
        </w:tc>
        <w:tc>
          <w:tcPr>
            <w:tcW w:w="613" w:type="dxa"/>
            <w:noWrap/>
            <w:hideMark/>
          </w:tcPr>
          <w:p w14:paraId="198CA1B4" w14:textId="77777777" w:rsidR="007C7E58" w:rsidRPr="00792C57" w:rsidRDefault="007C7E58">
            <w:pPr>
              <w:rPr>
                <w:sz w:val="18"/>
                <w:szCs w:val="18"/>
              </w:rPr>
            </w:pPr>
          </w:p>
        </w:tc>
        <w:tc>
          <w:tcPr>
            <w:tcW w:w="952" w:type="dxa"/>
            <w:noWrap/>
            <w:hideMark/>
          </w:tcPr>
          <w:p w14:paraId="4324424B" w14:textId="77777777" w:rsidR="007C7E58" w:rsidRPr="00792C57" w:rsidRDefault="007C7E58">
            <w:pPr>
              <w:rPr>
                <w:sz w:val="18"/>
                <w:szCs w:val="18"/>
              </w:rPr>
            </w:pPr>
          </w:p>
        </w:tc>
        <w:tc>
          <w:tcPr>
            <w:tcW w:w="583" w:type="dxa"/>
            <w:noWrap/>
            <w:hideMark/>
          </w:tcPr>
          <w:p w14:paraId="61101129" w14:textId="77777777" w:rsidR="007C7E58" w:rsidRPr="00792C57" w:rsidRDefault="007C7E58">
            <w:pPr>
              <w:rPr>
                <w:sz w:val="18"/>
                <w:szCs w:val="18"/>
              </w:rPr>
            </w:pPr>
          </w:p>
        </w:tc>
        <w:tc>
          <w:tcPr>
            <w:tcW w:w="583" w:type="dxa"/>
            <w:noWrap/>
            <w:hideMark/>
          </w:tcPr>
          <w:p w14:paraId="406F2A89" w14:textId="77777777" w:rsidR="007C7E58" w:rsidRPr="00792C57" w:rsidRDefault="007C7E58">
            <w:pPr>
              <w:rPr>
                <w:sz w:val="18"/>
                <w:szCs w:val="18"/>
              </w:rPr>
            </w:pPr>
          </w:p>
        </w:tc>
      </w:tr>
      <w:tr w:rsidR="007C7E58" w:rsidRPr="00792C57" w14:paraId="736DA5E8" w14:textId="77777777" w:rsidTr="00107222">
        <w:trPr>
          <w:cantSplit/>
          <w:trHeight w:val="300"/>
        </w:trPr>
        <w:tc>
          <w:tcPr>
            <w:tcW w:w="1172" w:type="dxa"/>
            <w:vMerge/>
            <w:noWrap/>
          </w:tcPr>
          <w:p w14:paraId="6945113B" w14:textId="691DB339" w:rsidR="007C7E58" w:rsidRPr="00792C57" w:rsidRDefault="007C7E58">
            <w:pPr>
              <w:rPr>
                <w:sz w:val="18"/>
                <w:szCs w:val="18"/>
              </w:rPr>
            </w:pPr>
          </w:p>
        </w:tc>
        <w:tc>
          <w:tcPr>
            <w:tcW w:w="2278" w:type="dxa"/>
            <w:noWrap/>
            <w:hideMark/>
          </w:tcPr>
          <w:p w14:paraId="19B2F308" w14:textId="77777777" w:rsidR="007C7E58" w:rsidRPr="00792C57" w:rsidRDefault="007C7E58">
            <w:pPr>
              <w:rPr>
                <w:sz w:val="18"/>
                <w:szCs w:val="18"/>
              </w:rPr>
            </w:pPr>
            <w:r w:rsidRPr="00792C57">
              <w:rPr>
                <w:sz w:val="18"/>
                <w:szCs w:val="18"/>
              </w:rPr>
              <w:t>Pick Front Inventory</w:t>
            </w:r>
          </w:p>
        </w:tc>
        <w:tc>
          <w:tcPr>
            <w:tcW w:w="1219" w:type="dxa"/>
            <w:noWrap/>
            <w:hideMark/>
          </w:tcPr>
          <w:p w14:paraId="01223148" w14:textId="77777777" w:rsidR="007C7E58" w:rsidRPr="00792C57" w:rsidRDefault="007C7E58">
            <w:pPr>
              <w:rPr>
                <w:sz w:val="18"/>
                <w:szCs w:val="18"/>
              </w:rPr>
            </w:pPr>
            <w:r w:rsidRPr="00792C57">
              <w:rPr>
                <w:sz w:val="18"/>
                <w:szCs w:val="18"/>
              </w:rPr>
              <w:t>Yes</w:t>
            </w:r>
          </w:p>
        </w:tc>
        <w:tc>
          <w:tcPr>
            <w:tcW w:w="3523" w:type="dxa"/>
            <w:noWrap/>
            <w:hideMark/>
          </w:tcPr>
          <w:p w14:paraId="17C9538D" w14:textId="77777777" w:rsidR="007C7E58" w:rsidRPr="00792C57" w:rsidRDefault="007C7E58">
            <w:pPr>
              <w:rPr>
                <w:sz w:val="18"/>
                <w:szCs w:val="18"/>
              </w:rPr>
            </w:pPr>
            <w:r w:rsidRPr="00792C57">
              <w:rPr>
                <w:sz w:val="18"/>
                <w:szCs w:val="18"/>
              </w:rPr>
              <w:t>Implies FIFO will be used in search path</w:t>
            </w:r>
          </w:p>
        </w:tc>
        <w:tc>
          <w:tcPr>
            <w:tcW w:w="613" w:type="dxa"/>
            <w:noWrap/>
            <w:hideMark/>
          </w:tcPr>
          <w:p w14:paraId="21970B23" w14:textId="77777777" w:rsidR="007C7E58" w:rsidRPr="00792C57" w:rsidRDefault="007C7E58">
            <w:pPr>
              <w:rPr>
                <w:sz w:val="18"/>
                <w:szCs w:val="18"/>
              </w:rPr>
            </w:pPr>
          </w:p>
        </w:tc>
        <w:tc>
          <w:tcPr>
            <w:tcW w:w="952" w:type="dxa"/>
            <w:noWrap/>
            <w:hideMark/>
          </w:tcPr>
          <w:p w14:paraId="3A93048F" w14:textId="77777777" w:rsidR="007C7E58" w:rsidRPr="00792C57" w:rsidRDefault="007C7E58">
            <w:pPr>
              <w:rPr>
                <w:sz w:val="18"/>
                <w:szCs w:val="18"/>
              </w:rPr>
            </w:pPr>
          </w:p>
        </w:tc>
        <w:tc>
          <w:tcPr>
            <w:tcW w:w="583" w:type="dxa"/>
            <w:noWrap/>
            <w:hideMark/>
          </w:tcPr>
          <w:p w14:paraId="3522C50B" w14:textId="77777777" w:rsidR="007C7E58" w:rsidRPr="00792C57" w:rsidRDefault="007C7E58">
            <w:pPr>
              <w:rPr>
                <w:sz w:val="18"/>
                <w:szCs w:val="18"/>
              </w:rPr>
            </w:pPr>
          </w:p>
        </w:tc>
        <w:tc>
          <w:tcPr>
            <w:tcW w:w="583" w:type="dxa"/>
            <w:noWrap/>
            <w:hideMark/>
          </w:tcPr>
          <w:p w14:paraId="11EE0620" w14:textId="77777777" w:rsidR="007C7E58" w:rsidRPr="00792C57" w:rsidRDefault="007C7E58">
            <w:pPr>
              <w:rPr>
                <w:sz w:val="18"/>
                <w:szCs w:val="18"/>
              </w:rPr>
            </w:pPr>
          </w:p>
        </w:tc>
      </w:tr>
      <w:tr w:rsidR="007C7E58" w:rsidRPr="00792C57" w14:paraId="64B11E26" w14:textId="77777777" w:rsidTr="00107222">
        <w:trPr>
          <w:cantSplit/>
          <w:trHeight w:val="300"/>
        </w:trPr>
        <w:tc>
          <w:tcPr>
            <w:tcW w:w="1172" w:type="dxa"/>
            <w:vMerge/>
            <w:noWrap/>
          </w:tcPr>
          <w:p w14:paraId="50829C88" w14:textId="3371718B" w:rsidR="007C7E58" w:rsidRPr="00792C57" w:rsidRDefault="007C7E58">
            <w:pPr>
              <w:rPr>
                <w:sz w:val="18"/>
                <w:szCs w:val="18"/>
              </w:rPr>
            </w:pPr>
          </w:p>
        </w:tc>
        <w:tc>
          <w:tcPr>
            <w:tcW w:w="2278" w:type="dxa"/>
            <w:noWrap/>
            <w:hideMark/>
          </w:tcPr>
          <w:p w14:paraId="3DBBF2EF" w14:textId="77777777" w:rsidR="007C7E58" w:rsidRPr="00792C57" w:rsidRDefault="007C7E58">
            <w:pPr>
              <w:rPr>
                <w:sz w:val="18"/>
                <w:szCs w:val="18"/>
              </w:rPr>
            </w:pPr>
            <w:r w:rsidRPr="00792C57">
              <w:rPr>
                <w:sz w:val="18"/>
                <w:szCs w:val="18"/>
              </w:rPr>
              <w:t>Pick Substitute Items</w:t>
            </w:r>
          </w:p>
        </w:tc>
        <w:tc>
          <w:tcPr>
            <w:tcW w:w="1219" w:type="dxa"/>
            <w:noWrap/>
            <w:hideMark/>
          </w:tcPr>
          <w:p w14:paraId="6E639962" w14:textId="099B817A" w:rsidR="007C7E58" w:rsidRPr="00792C57" w:rsidRDefault="00266D18">
            <w:pPr>
              <w:rPr>
                <w:sz w:val="18"/>
                <w:szCs w:val="18"/>
              </w:rPr>
            </w:pPr>
            <w:r>
              <w:rPr>
                <w:sz w:val="18"/>
                <w:szCs w:val="18"/>
              </w:rPr>
              <w:t>Yes</w:t>
            </w:r>
          </w:p>
        </w:tc>
        <w:tc>
          <w:tcPr>
            <w:tcW w:w="3523" w:type="dxa"/>
            <w:noWrap/>
            <w:hideMark/>
          </w:tcPr>
          <w:p w14:paraId="7E002747" w14:textId="77777777" w:rsidR="007C7E58" w:rsidRPr="00792C57" w:rsidRDefault="007C7E58">
            <w:pPr>
              <w:rPr>
                <w:sz w:val="18"/>
                <w:szCs w:val="18"/>
              </w:rPr>
            </w:pPr>
            <w:r w:rsidRPr="00792C57">
              <w:rPr>
                <w:sz w:val="18"/>
                <w:szCs w:val="18"/>
              </w:rPr>
              <w:t>Recommended by Tecsys unless DMS is installed</w:t>
            </w:r>
          </w:p>
        </w:tc>
        <w:tc>
          <w:tcPr>
            <w:tcW w:w="613" w:type="dxa"/>
            <w:noWrap/>
            <w:hideMark/>
          </w:tcPr>
          <w:p w14:paraId="66EFD789" w14:textId="77777777" w:rsidR="007C7E58" w:rsidRPr="00792C57" w:rsidRDefault="007C7E58">
            <w:pPr>
              <w:rPr>
                <w:sz w:val="18"/>
                <w:szCs w:val="18"/>
              </w:rPr>
            </w:pPr>
          </w:p>
        </w:tc>
        <w:tc>
          <w:tcPr>
            <w:tcW w:w="952" w:type="dxa"/>
            <w:noWrap/>
            <w:hideMark/>
          </w:tcPr>
          <w:p w14:paraId="1A2C8FA5" w14:textId="77777777" w:rsidR="007C7E58" w:rsidRPr="00792C57" w:rsidRDefault="007C7E58">
            <w:pPr>
              <w:rPr>
                <w:sz w:val="18"/>
                <w:szCs w:val="18"/>
              </w:rPr>
            </w:pPr>
          </w:p>
        </w:tc>
        <w:tc>
          <w:tcPr>
            <w:tcW w:w="583" w:type="dxa"/>
            <w:noWrap/>
            <w:hideMark/>
          </w:tcPr>
          <w:p w14:paraId="3A8F5D7F" w14:textId="77777777" w:rsidR="007C7E58" w:rsidRPr="00792C57" w:rsidRDefault="007C7E58">
            <w:pPr>
              <w:rPr>
                <w:sz w:val="18"/>
                <w:szCs w:val="18"/>
              </w:rPr>
            </w:pPr>
          </w:p>
        </w:tc>
        <w:tc>
          <w:tcPr>
            <w:tcW w:w="583" w:type="dxa"/>
            <w:noWrap/>
            <w:hideMark/>
          </w:tcPr>
          <w:p w14:paraId="29029F97" w14:textId="77777777" w:rsidR="007C7E58" w:rsidRPr="00792C57" w:rsidRDefault="007C7E58">
            <w:pPr>
              <w:rPr>
                <w:sz w:val="18"/>
                <w:szCs w:val="18"/>
              </w:rPr>
            </w:pPr>
          </w:p>
        </w:tc>
      </w:tr>
      <w:tr w:rsidR="007C7E58" w:rsidRPr="00792C57" w14:paraId="2E4630A5" w14:textId="77777777" w:rsidTr="00107222">
        <w:trPr>
          <w:cantSplit/>
          <w:trHeight w:val="300"/>
        </w:trPr>
        <w:tc>
          <w:tcPr>
            <w:tcW w:w="1172" w:type="dxa"/>
            <w:vMerge/>
            <w:noWrap/>
          </w:tcPr>
          <w:p w14:paraId="79DE7DC7" w14:textId="221DA130" w:rsidR="007C7E58" w:rsidRPr="00792C57" w:rsidRDefault="007C7E58">
            <w:pPr>
              <w:rPr>
                <w:sz w:val="18"/>
                <w:szCs w:val="18"/>
              </w:rPr>
            </w:pPr>
          </w:p>
        </w:tc>
        <w:tc>
          <w:tcPr>
            <w:tcW w:w="2278" w:type="dxa"/>
            <w:noWrap/>
            <w:hideMark/>
          </w:tcPr>
          <w:p w14:paraId="678C43A9" w14:textId="77777777" w:rsidR="007C7E58" w:rsidRPr="00792C57" w:rsidRDefault="007C7E58">
            <w:pPr>
              <w:rPr>
                <w:sz w:val="18"/>
                <w:szCs w:val="18"/>
              </w:rPr>
            </w:pPr>
            <w:r w:rsidRPr="00792C57">
              <w:rPr>
                <w:sz w:val="18"/>
                <w:szCs w:val="18"/>
              </w:rPr>
              <w:t>FIFO-Pick Ordered Item</w:t>
            </w:r>
          </w:p>
        </w:tc>
        <w:tc>
          <w:tcPr>
            <w:tcW w:w="1219" w:type="dxa"/>
            <w:noWrap/>
            <w:hideMark/>
          </w:tcPr>
          <w:p w14:paraId="0B0C9AB7" w14:textId="77777777" w:rsidR="007C7E58" w:rsidRPr="00792C57" w:rsidRDefault="007C7E58">
            <w:pPr>
              <w:rPr>
                <w:sz w:val="18"/>
                <w:szCs w:val="18"/>
              </w:rPr>
            </w:pPr>
            <w:r w:rsidRPr="00792C57">
              <w:rPr>
                <w:sz w:val="18"/>
                <w:szCs w:val="18"/>
              </w:rPr>
              <w:t>No</w:t>
            </w:r>
          </w:p>
        </w:tc>
        <w:tc>
          <w:tcPr>
            <w:tcW w:w="3523" w:type="dxa"/>
            <w:noWrap/>
            <w:hideMark/>
          </w:tcPr>
          <w:p w14:paraId="7D981CAB" w14:textId="77777777" w:rsidR="007C7E58" w:rsidRPr="00792C57" w:rsidRDefault="007C7E58">
            <w:pPr>
              <w:rPr>
                <w:sz w:val="18"/>
                <w:szCs w:val="18"/>
              </w:rPr>
            </w:pPr>
            <w:r w:rsidRPr="00792C57">
              <w:rPr>
                <w:sz w:val="18"/>
                <w:szCs w:val="18"/>
              </w:rPr>
              <w:t>Recommended by Tecsys unless OMS is installed</w:t>
            </w:r>
          </w:p>
        </w:tc>
        <w:tc>
          <w:tcPr>
            <w:tcW w:w="613" w:type="dxa"/>
            <w:noWrap/>
            <w:hideMark/>
          </w:tcPr>
          <w:p w14:paraId="4F90C32E" w14:textId="77777777" w:rsidR="007C7E58" w:rsidRPr="00792C57" w:rsidRDefault="007C7E58">
            <w:pPr>
              <w:rPr>
                <w:sz w:val="18"/>
                <w:szCs w:val="18"/>
              </w:rPr>
            </w:pPr>
          </w:p>
        </w:tc>
        <w:tc>
          <w:tcPr>
            <w:tcW w:w="952" w:type="dxa"/>
            <w:noWrap/>
            <w:hideMark/>
          </w:tcPr>
          <w:p w14:paraId="7F9CADAC" w14:textId="77777777" w:rsidR="007C7E58" w:rsidRPr="00792C57" w:rsidRDefault="007C7E58">
            <w:pPr>
              <w:rPr>
                <w:sz w:val="18"/>
                <w:szCs w:val="18"/>
              </w:rPr>
            </w:pPr>
          </w:p>
        </w:tc>
        <w:tc>
          <w:tcPr>
            <w:tcW w:w="583" w:type="dxa"/>
            <w:noWrap/>
            <w:hideMark/>
          </w:tcPr>
          <w:p w14:paraId="38BFAA41" w14:textId="77777777" w:rsidR="007C7E58" w:rsidRPr="00792C57" w:rsidRDefault="007C7E58">
            <w:pPr>
              <w:rPr>
                <w:sz w:val="18"/>
                <w:szCs w:val="18"/>
              </w:rPr>
            </w:pPr>
          </w:p>
        </w:tc>
        <w:tc>
          <w:tcPr>
            <w:tcW w:w="583" w:type="dxa"/>
            <w:noWrap/>
            <w:hideMark/>
          </w:tcPr>
          <w:p w14:paraId="2BF34260" w14:textId="77777777" w:rsidR="007C7E58" w:rsidRPr="00792C57" w:rsidRDefault="007C7E58">
            <w:pPr>
              <w:rPr>
                <w:sz w:val="18"/>
                <w:szCs w:val="18"/>
              </w:rPr>
            </w:pPr>
          </w:p>
        </w:tc>
      </w:tr>
      <w:tr w:rsidR="007C7E58" w:rsidRPr="00792C57" w14:paraId="335747E1" w14:textId="77777777" w:rsidTr="00107222">
        <w:trPr>
          <w:cantSplit/>
          <w:trHeight w:val="300"/>
        </w:trPr>
        <w:tc>
          <w:tcPr>
            <w:tcW w:w="1172" w:type="dxa"/>
            <w:vMerge/>
            <w:noWrap/>
          </w:tcPr>
          <w:p w14:paraId="55C506A0" w14:textId="65BD710C" w:rsidR="007C7E58" w:rsidRPr="00792C57" w:rsidRDefault="007C7E58">
            <w:pPr>
              <w:rPr>
                <w:sz w:val="18"/>
                <w:szCs w:val="18"/>
              </w:rPr>
            </w:pPr>
          </w:p>
        </w:tc>
        <w:tc>
          <w:tcPr>
            <w:tcW w:w="2278" w:type="dxa"/>
            <w:noWrap/>
            <w:hideMark/>
          </w:tcPr>
          <w:p w14:paraId="029C1C6B" w14:textId="77777777" w:rsidR="007C7E58" w:rsidRPr="00792C57" w:rsidRDefault="007C7E58">
            <w:pPr>
              <w:rPr>
                <w:sz w:val="18"/>
                <w:szCs w:val="18"/>
              </w:rPr>
            </w:pPr>
            <w:r w:rsidRPr="00792C57">
              <w:rPr>
                <w:sz w:val="18"/>
                <w:szCs w:val="18"/>
              </w:rPr>
              <w:t>FIFO-Pick Front Inventory</w:t>
            </w:r>
          </w:p>
        </w:tc>
        <w:tc>
          <w:tcPr>
            <w:tcW w:w="1219" w:type="dxa"/>
            <w:noWrap/>
            <w:hideMark/>
          </w:tcPr>
          <w:p w14:paraId="39FAE4C0" w14:textId="77777777" w:rsidR="007C7E58" w:rsidRPr="00792C57" w:rsidRDefault="007C7E58">
            <w:pPr>
              <w:rPr>
                <w:sz w:val="18"/>
                <w:szCs w:val="18"/>
              </w:rPr>
            </w:pPr>
            <w:r w:rsidRPr="00792C57">
              <w:rPr>
                <w:sz w:val="18"/>
                <w:szCs w:val="18"/>
              </w:rPr>
              <w:t>Yes</w:t>
            </w:r>
          </w:p>
        </w:tc>
        <w:tc>
          <w:tcPr>
            <w:tcW w:w="3523" w:type="dxa"/>
            <w:noWrap/>
            <w:hideMark/>
          </w:tcPr>
          <w:p w14:paraId="69267636" w14:textId="77777777" w:rsidR="007C7E58" w:rsidRPr="00792C57" w:rsidRDefault="007C7E58">
            <w:pPr>
              <w:rPr>
                <w:sz w:val="18"/>
                <w:szCs w:val="18"/>
              </w:rPr>
            </w:pPr>
            <w:r w:rsidRPr="00792C57">
              <w:rPr>
                <w:sz w:val="18"/>
                <w:szCs w:val="18"/>
              </w:rPr>
              <w:t xml:space="preserve">?? </w:t>
            </w:r>
          </w:p>
        </w:tc>
        <w:tc>
          <w:tcPr>
            <w:tcW w:w="613" w:type="dxa"/>
            <w:noWrap/>
            <w:hideMark/>
          </w:tcPr>
          <w:p w14:paraId="0391EC02" w14:textId="77777777" w:rsidR="007C7E58" w:rsidRPr="00792C57" w:rsidRDefault="007C7E58">
            <w:pPr>
              <w:rPr>
                <w:sz w:val="18"/>
                <w:szCs w:val="18"/>
              </w:rPr>
            </w:pPr>
            <w:r w:rsidRPr="00792C57">
              <w:rPr>
                <w:sz w:val="18"/>
                <w:szCs w:val="18"/>
              </w:rPr>
              <w:t>?</w:t>
            </w:r>
          </w:p>
        </w:tc>
        <w:tc>
          <w:tcPr>
            <w:tcW w:w="952" w:type="dxa"/>
            <w:noWrap/>
            <w:hideMark/>
          </w:tcPr>
          <w:p w14:paraId="1017BBE8" w14:textId="77777777" w:rsidR="007C7E58" w:rsidRPr="00792C57" w:rsidRDefault="007C7E58">
            <w:pPr>
              <w:rPr>
                <w:sz w:val="18"/>
                <w:szCs w:val="18"/>
              </w:rPr>
            </w:pPr>
          </w:p>
        </w:tc>
        <w:tc>
          <w:tcPr>
            <w:tcW w:w="583" w:type="dxa"/>
            <w:noWrap/>
            <w:hideMark/>
          </w:tcPr>
          <w:p w14:paraId="79906914" w14:textId="77777777" w:rsidR="007C7E58" w:rsidRPr="00792C57" w:rsidRDefault="007C7E58">
            <w:pPr>
              <w:rPr>
                <w:sz w:val="18"/>
                <w:szCs w:val="18"/>
              </w:rPr>
            </w:pPr>
          </w:p>
        </w:tc>
        <w:tc>
          <w:tcPr>
            <w:tcW w:w="583" w:type="dxa"/>
            <w:noWrap/>
            <w:hideMark/>
          </w:tcPr>
          <w:p w14:paraId="341C0E24" w14:textId="77777777" w:rsidR="007C7E58" w:rsidRPr="00792C57" w:rsidRDefault="007C7E58">
            <w:pPr>
              <w:rPr>
                <w:sz w:val="18"/>
                <w:szCs w:val="18"/>
              </w:rPr>
            </w:pPr>
          </w:p>
        </w:tc>
      </w:tr>
      <w:tr w:rsidR="007C7E58" w:rsidRPr="00792C57" w14:paraId="642258B3" w14:textId="77777777" w:rsidTr="00107222">
        <w:trPr>
          <w:cantSplit/>
          <w:trHeight w:val="300"/>
        </w:trPr>
        <w:tc>
          <w:tcPr>
            <w:tcW w:w="1172" w:type="dxa"/>
            <w:vMerge/>
            <w:noWrap/>
          </w:tcPr>
          <w:p w14:paraId="366D638C" w14:textId="2FA6C58F" w:rsidR="007C7E58" w:rsidRPr="00792C57" w:rsidRDefault="007C7E58">
            <w:pPr>
              <w:rPr>
                <w:sz w:val="18"/>
                <w:szCs w:val="18"/>
              </w:rPr>
            </w:pPr>
          </w:p>
        </w:tc>
        <w:tc>
          <w:tcPr>
            <w:tcW w:w="2278" w:type="dxa"/>
            <w:noWrap/>
            <w:hideMark/>
          </w:tcPr>
          <w:p w14:paraId="1D90BF6A" w14:textId="77777777" w:rsidR="007C7E58" w:rsidRPr="00792C57" w:rsidRDefault="007C7E58">
            <w:pPr>
              <w:rPr>
                <w:sz w:val="18"/>
                <w:szCs w:val="18"/>
              </w:rPr>
            </w:pPr>
            <w:r w:rsidRPr="00792C57">
              <w:rPr>
                <w:sz w:val="18"/>
                <w:szCs w:val="18"/>
              </w:rPr>
              <w:t>Group Picking Allowed</w:t>
            </w:r>
          </w:p>
        </w:tc>
        <w:tc>
          <w:tcPr>
            <w:tcW w:w="1219" w:type="dxa"/>
            <w:noWrap/>
            <w:hideMark/>
          </w:tcPr>
          <w:p w14:paraId="550BF8E8" w14:textId="6B183A45" w:rsidR="007C7E58" w:rsidRPr="00792C57" w:rsidRDefault="00266D18">
            <w:pPr>
              <w:rPr>
                <w:sz w:val="18"/>
                <w:szCs w:val="18"/>
              </w:rPr>
            </w:pPr>
            <w:r>
              <w:rPr>
                <w:sz w:val="18"/>
                <w:szCs w:val="18"/>
              </w:rPr>
              <w:t>No</w:t>
            </w:r>
          </w:p>
        </w:tc>
        <w:tc>
          <w:tcPr>
            <w:tcW w:w="3523" w:type="dxa"/>
            <w:noWrap/>
            <w:hideMark/>
          </w:tcPr>
          <w:p w14:paraId="4758CD59" w14:textId="77777777" w:rsidR="007C7E58" w:rsidRPr="00792C57" w:rsidRDefault="007C7E58">
            <w:pPr>
              <w:rPr>
                <w:sz w:val="18"/>
                <w:szCs w:val="18"/>
              </w:rPr>
            </w:pPr>
            <w:r w:rsidRPr="00792C57">
              <w:rPr>
                <w:sz w:val="18"/>
                <w:szCs w:val="18"/>
              </w:rPr>
              <w:t>??</w:t>
            </w:r>
          </w:p>
        </w:tc>
        <w:tc>
          <w:tcPr>
            <w:tcW w:w="613" w:type="dxa"/>
            <w:noWrap/>
            <w:hideMark/>
          </w:tcPr>
          <w:p w14:paraId="34CAACD8" w14:textId="77777777" w:rsidR="007C7E58" w:rsidRPr="00792C57" w:rsidRDefault="007C7E58">
            <w:pPr>
              <w:rPr>
                <w:sz w:val="18"/>
                <w:szCs w:val="18"/>
              </w:rPr>
            </w:pPr>
            <w:r w:rsidRPr="00792C57">
              <w:rPr>
                <w:sz w:val="18"/>
                <w:szCs w:val="18"/>
              </w:rPr>
              <w:t>?</w:t>
            </w:r>
          </w:p>
        </w:tc>
        <w:tc>
          <w:tcPr>
            <w:tcW w:w="952" w:type="dxa"/>
            <w:noWrap/>
            <w:hideMark/>
          </w:tcPr>
          <w:p w14:paraId="5E55A851" w14:textId="77777777" w:rsidR="007C7E58" w:rsidRPr="00792C57" w:rsidRDefault="007C7E58">
            <w:pPr>
              <w:rPr>
                <w:sz w:val="18"/>
                <w:szCs w:val="18"/>
              </w:rPr>
            </w:pPr>
          </w:p>
        </w:tc>
        <w:tc>
          <w:tcPr>
            <w:tcW w:w="583" w:type="dxa"/>
            <w:noWrap/>
            <w:hideMark/>
          </w:tcPr>
          <w:p w14:paraId="17272111" w14:textId="77777777" w:rsidR="007C7E58" w:rsidRPr="00792C57" w:rsidRDefault="007C7E58">
            <w:pPr>
              <w:rPr>
                <w:sz w:val="18"/>
                <w:szCs w:val="18"/>
              </w:rPr>
            </w:pPr>
          </w:p>
        </w:tc>
        <w:tc>
          <w:tcPr>
            <w:tcW w:w="583" w:type="dxa"/>
            <w:noWrap/>
            <w:hideMark/>
          </w:tcPr>
          <w:p w14:paraId="532C4365" w14:textId="77777777" w:rsidR="007C7E58" w:rsidRPr="00792C57" w:rsidRDefault="007C7E58">
            <w:pPr>
              <w:rPr>
                <w:sz w:val="18"/>
                <w:szCs w:val="18"/>
              </w:rPr>
            </w:pPr>
          </w:p>
        </w:tc>
      </w:tr>
      <w:tr w:rsidR="007C7E58" w:rsidRPr="00792C57" w14:paraId="6BF63DDD" w14:textId="77777777" w:rsidTr="00107222">
        <w:trPr>
          <w:cantSplit/>
          <w:trHeight w:val="300"/>
        </w:trPr>
        <w:tc>
          <w:tcPr>
            <w:tcW w:w="1172" w:type="dxa"/>
            <w:vMerge/>
            <w:noWrap/>
          </w:tcPr>
          <w:p w14:paraId="14B1B128" w14:textId="2BF5BD84" w:rsidR="007C7E58" w:rsidRPr="00792C57" w:rsidRDefault="007C7E58">
            <w:pPr>
              <w:rPr>
                <w:sz w:val="18"/>
                <w:szCs w:val="18"/>
              </w:rPr>
            </w:pPr>
          </w:p>
        </w:tc>
        <w:tc>
          <w:tcPr>
            <w:tcW w:w="2278" w:type="dxa"/>
            <w:noWrap/>
            <w:hideMark/>
          </w:tcPr>
          <w:p w14:paraId="7FE6151B" w14:textId="77777777" w:rsidR="007C7E58" w:rsidRPr="00792C57" w:rsidRDefault="007C7E58">
            <w:pPr>
              <w:rPr>
                <w:sz w:val="18"/>
                <w:szCs w:val="18"/>
              </w:rPr>
            </w:pPr>
            <w:r w:rsidRPr="00792C57">
              <w:rPr>
                <w:sz w:val="18"/>
                <w:szCs w:val="18"/>
              </w:rPr>
              <w:t>Maximum Lines per Group</w:t>
            </w:r>
          </w:p>
        </w:tc>
        <w:tc>
          <w:tcPr>
            <w:tcW w:w="1219" w:type="dxa"/>
            <w:noWrap/>
            <w:hideMark/>
          </w:tcPr>
          <w:p w14:paraId="38C4BB3F" w14:textId="27C5D313" w:rsidR="007C7E58" w:rsidRPr="00792C57" w:rsidRDefault="007C7E58" w:rsidP="00792C57">
            <w:pPr>
              <w:rPr>
                <w:sz w:val="18"/>
                <w:szCs w:val="18"/>
              </w:rPr>
            </w:pPr>
            <w:r>
              <w:rPr>
                <w:sz w:val="18"/>
                <w:szCs w:val="18"/>
              </w:rPr>
              <w:t>9999</w:t>
            </w:r>
          </w:p>
        </w:tc>
        <w:tc>
          <w:tcPr>
            <w:tcW w:w="3523" w:type="dxa"/>
            <w:noWrap/>
            <w:hideMark/>
          </w:tcPr>
          <w:p w14:paraId="6E504543" w14:textId="77777777" w:rsidR="007C7E58" w:rsidRPr="00792C57" w:rsidRDefault="007C7E58">
            <w:pPr>
              <w:rPr>
                <w:sz w:val="18"/>
                <w:szCs w:val="18"/>
              </w:rPr>
            </w:pPr>
            <w:r w:rsidRPr="00792C57">
              <w:rPr>
                <w:sz w:val="18"/>
                <w:szCs w:val="18"/>
              </w:rPr>
              <w:t>??</w:t>
            </w:r>
          </w:p>
        </w:tc>
        <w:tc>
          <w:tcPr>
            <w:tcW w:w="613" w:type="dxa"/>
            <w:noWrap/>
            <w:hideMark/>
          </w:tcPr>
          <w:p w14:paraId="187E1254" w14:textId="77777777" w:rsidR="007C7E58" w:rsidRPr="00792C57" w:rsidRDefault="007C7E58">
            <w:pPr>
              <w:rPr>
                <w:sz w:val="18"/>
                <w:szCs w:val="18"/>
              </w:rPr>
            </w:pPr>
            <w:r w:rsidRPr="00792C57">
              <w:rPr>
                <w:sz w:val="18"/>
                <w:szCs w:val="18"/>
              </w:rPr>
              <w:t>?</w:t>
            </w:r>
          </w:p>
        </w:tc>
        <w:tc>
          <w:tcPr>
            <w:tcW w:w="952" w:type="dxa"/>
            <w:noWrap/>
            <w:hideMark/>
          </w:tcPr>
          <w:p w14:paraId="3791E513" w14:textId="77777777" w:rsidR="007C7E58" w:rsidRPr="00792C57" w:rsidRDefault="007C7E58">
            <w:pPr>
              <w:rPr>
                <w:sz w:val="18"/>
                <w:szCs w:val="18"/>
              </w:rPr>
            </w:pPr>
          </w:p>
        </w:tc>
        <w:tc>
          <w:tcPr>
            <w:tcW w:w="583" w:type="dxa"/>
            <w:noWrap/>
            <w:hideMark/>
          </w:tcPr>
          <w:p w14:paraId="730DEB75" w14:textId="77777777" w:rsidR="007C7E58" w:rsidRPr="00792C57" w:rsidRDefault="007C7E58">
            <w:pPr>
              <w:rPr>
                <w:sz w:val="18"/>
                <w:szCs w:val="18"/>
              </w:rPr>
            </w:pPr>
          </w:p>
        </w:tc>
        <w:tc>
          <w:tcPr>
            <w:tcW w:w="583" w:type="dxa"/>
            <w:noWrap/>
            <w:hideMark/>
          </w:tcPr>
          <w:p w14:paraId="780ED45F" w14:textId="77777777" w:rsidR="007C7E58" w:rsidRPr="00792C57" w:rsidRDefault="007C7E58">
            <w:pPr>
              <w:rPr>
                <w:sz w:val="18"/>
                <w:szCs w:val="18"/>
              </w:rPr>
            </w:pPr>
          </w:p>
        </w:tc>
      </w:tr>
      <w:tr w:rsidR="007C7E58" w:rsidRPr="00792C57" w14:paraId="3CB1CEC3" w14:textId="77777777" w:rsidTr="00107222">
        <w:trPr>
          <w:cantSplit/>
          <w:trHeight w:val="300"/>
        </w:trPr>
        <w:tc>
          <w:tcPr>
            <w:tcW w:w="1172" w:type="dxa"/>
            <w:vMerge/>
            <w:noWrap/>
          </w:tcPr>
          <w:p w14:paraId="60B04324" w14:textId="0D743E22" w:rsidR="007C7E58" w:rsidRPr="00792C57" w:rsidRDefault="007C7E58">
            <w:pPr>
              <w:rPr>
                <w:sz w:val="18"/>
                <w:szCs w:val="18"/>
              </w:rPr>
            </w:pPr>
          </w:p>
        </w:tc>
        <w:tc>
          <w:tcPr>
            <w:tcW w:w="2278" w:type="dxa"/>
            <w:noWrap/>
            <w:hideMark/>
          </w:tcPr>
          <w:p w14:paraId="650C9FA8" w14:textId="77777777" w:rsidR="007C7E58" w:rsidRPr="00792C57" w:rsidRDefault="007C7E58">
            <w:pPr>
              <w:rPr>
                <w:sz w:val="18"/>
                <w:szCs w:val="18"/>
              </w:rPr>
            </w:pPr>
            <w:r w:rsidRPr="00792C57">
              <w:rPr>
                <w:sz w:val="18"/>
                <w:szCs w:val="18"/>
              </w:rPr>
              <w:t>Maximum Number of Labels per Item</w:t>
            </w:r>
          </w:p>
        </w:tc>
        <w:tc>
          <w:tcPr>
            <w:tcW w:w="1219" w:type="dxa"/>
            <w:noWrap/>
            <w:hideMark/>
          </w:tcPr>
          <w:p w14:paraId="3055D93B" w14:textId="77777777" w:rsidR="007C7E58" w:rsidRPr="00792C57" w:rsidRDefault="007C7E58" w:rsidP="00792C57">
            <w:pPr>
              <w:rPr>
                <w:sz w:val="18"/>
                <w:szCs w:val="18"/>
              </w:rPr>
            </w:pPr>
            <w:r w:rsidRPr="00792C57">
              <w:rPr>
                <w:sz w:val="18"/>
                <w:szCs w:val="18"/>
              </w:rPr>
              <w:t>100</w:t>
            </w:r>
          </w:p>
        </w:tc>
        <w:tc>
          <w:tcPr>
            <w:tcW w:w="3523" w:type="dxa"/>
            <w:noWrap/>
            <w:hideMark/>
          </w:tcPr>
          <w:p w14:paraId="687B872B" w14:textId="77777777" w:rsidR="007C7E58" w:rsidRPr="00792C57" w:rsidRDefault="007C7E58">
            <w:pPr>
              <w:rPr>
                <w:sz w:val="18"/>
                <w:szCs w:val="18"/>
              </w:rPr>
            </w:pPr>
            <w:r w:rsidRPr="00792C57">
              <w:rPr>
                <w:sz w:val="18"/>
                <w:szCs w:val="18"/>
              </w:rPr>
              <w:t>number of pick labels printed for an item, tag, and UOM combination</w:t>
            </w:r>
          </w:p>
        </w:tc>
        <w:tc>
          <w:tcPr>
            <w:tcW w:w="613" w:type="dxa"/>
            <w:noWrap/>
            <w:hideMark/>
          </w:tcPr>
          <w:p w14:paraId="65FD7B8C" w14:textId="77777777" w:rsidR="007C7E58" w:rsidRPr="00792C57" w:rsidRDefault="007C7E58">
            <w:pPr>
              <w:rPr>
                <w:sz w:val="18"/>
                <w:szCs w:val="18"/>
              </w:rPr>
            </w:pPr>
            <w:r w:rsidRPr="00792C57">
              <w:rPr>
                <w:sz w:val="18"/>
                <w:szCs w:val="18"/>
              </w:rPr>
              <w:t>?</w:t>
            </w:r>
          </w:p>
        </w:tc>
        <w:tc>
          <w:tcPr>
            <w:tcW w:w="952" w:type="dxa"/>
            <w:noWrap/>
            <w:hideMark/>
          </w:tcPr>
          <w:p w14:paraId="48799E86" w14:textId="77777777" w:rsidR="007C7E58" w:rsidRPr="00792C57" w:rsidRDefault="007C7E58">
            <w:pPr>
              <w:rPr>
                <w:sz w:val="18"/>
                <w:szCs w:val="18"/>
              </w:rPr>
            </w:pPr>
          </w:p>
        </w:tc>
        <w:tc>
          <w:tcPr>
            <w:tcW w:w="583" w:type="dxa"/>
            <w:noWrap/>
            <w:hideMark/>
          </w:tcPr>
          <w:p w14:paraId="7CC34D66" w14:textId="77777777" w:rsidR="007C7E58" w:rsidRPr="00792C57" w:rsidRDefault="007C7E58">
            <w:pPr>
              <w:rPr>
                <w:sz w:val="18"/>
                <w:szCs w:val="18"/>
              </w:rPr>
            </w:pPr>
          </w:p>
        </w:tc>
        <w:tc>
          <w:tcPr>
            <w:tcW w:w="583" w:type="dxa"/>
            <w:noWrap/>
            <w:hideMark/>
          </w:tcPr>
          <w:p w14:paraId="6B7D3046" w14:textId="77777777" w:rsidR="007C7E58" w:rsidRPr="00792C57" w:rsidRDefault="007C7E58">
            <w:pPr>
              <w:rPr>
                <w:sz w:val="18"/>
                <w:szCs w:val="18"/>
              </w:rPr>
            </w:pPr>
          </w:p>
        </w:tc>
      </w:tr>
      <w:tr w:rsidR="007C7E58" w:rsidRPr="00792C57" w14:paraId="5A2D5EB4" w14:textId="77777777" w:rsidTr="00107222">
        <w:trPr>
          <w:cantSplit/>
          <w:trHeight w:val="300"/>
        </w:trPr>
        <w:tc>
          <w:tcPr>
            <w:tcW w:w="1172" w:type="dxa"/>
            <w:vMerge/>
            <w:noWrap/>
          </w:tcPr>
          <w:p w14:paraId="0C55E6E2" w14:textId="3F805546" w:rsidR="007C7E58" w:rsidRPr="00792C57" w:rsidRDefault="007C7E58">
            <w:pPr>
              <w:rPr>
                <w:sz w:val="18"/>
                <w:szCs w:val="18"/>
              </w:rPr>
            </w:pPr>
          </w:p>
        </w:tc>
        <w:tc>
          <w:tcPr>
            <w:tcW w:w="2278" w:type="dxa"/>
            <w:noWrap/>
            <w:hideMark/>
          </w:tcPr>
          <w:p w14:paraId="56872FFC" w14:textId="77777777" w:rsidR="007C7E58" w:rsidRPr="00792C57" w:rsidRDefault="007C7E58">
            <w:pPr>
              <w:rPr>
                <w:sz w:val="18"/>
                <w:szCs w:val="18"/>
              </w:rPr>
            </w:pPr>
            <w:r w:rsidRPr="00792C57">
              <w:rPr>
                <w:sz w:val="18"/>
                <w:szCs w:val="18"/>
              </w:rPr>
              <w:t>Maximum Labels per Item Before Warning</w:t>
            </w:r>
          </w:p>
        </w:tc>
        <w:tc>
          <w:tcPr>
            <w:tcW w:w="1219" w:type="dxa"/>
            <w:noWrap/>
            <w:hideMark/>
          </w:tcPr>
          <w:p w14:paraId="1B48C61E" w14:textId="77777777" w:rsidR="007C7E58" w:rsidRPr="00792C57" w:rsidRDefault="007C7E58" w:rsidP="00792C57">
            <w:pPr>
              <w:rPr>
                <w:sz w:val="18"/>
                <w:szCs w:val="18"/>
              </w:rPr>
            </w:pPr>
            <w:r w:rsidRPr="00792C57">
              <w:rPr>
                <w:sz w:val="18"/>
                <w:szCs w:val="18"/>
              </w:rPr>
              <w:t>50</w:t>
            </w:r>
          </w:p>
        </w:tc>
        <w:tc>
          <w:tcPr>
            <w:tcW w:w="3523" w:type="dxa"/>
            <w:noWrap/>
            <w:hideMark/>
          </w:tcPr>
          <w:p w14:paraId="51E53222" w14:textId="77777777" w:rsidR="007C7E58" w:rsidRPr="00792C57" w:rsidRDefault="007C7E58">
            <w:pPr>
              <w:rPr>
                <w:sz w:val="18"/>
                <w:szCs w:val="18"/>
              </w:rPr>
            </w:pPr>
            <w:r w:rsidRPr="00792C57">
              <w:rPr>
                <w:sz w:val="18"/>
                <w:szCs w:val="18"/>
              </w:rPr>
              <w:t>?</w:t>
            </w:r>
          </w:p>
        </w:tc>
        <w:tc>
          <w:tcPr>
            <w:tcW w:w="613" w:type="dxa"/>
            <w:noWrap/>
            <w:hideMark/>
          </w:tcPr>
          <w:p w14:paraId="60C115E5" w14:textId="77777777" w:rsidR="007C7E58" w:rsidRPr="00792C57" w:rsidRDefault="007C7E58">
            <w:pPr>
              <w:rPr>
                <w:sz w:val="18"/>
                <w:szCs w:val="18"/>
              </w:rPr>
            </w:pPr>
            <w:r w:rsidRPr="00792C57">
              <w:rPr>
                <w:sz w:val="18"/>
                <w:szCs w:val="18"/>
              </w:rPr>
              <w:t>?</w:t>
            </w:r>
          </w:p>
        </w:tc>
        <w:tc>
          <w:tcPr>
            <w:tcW w:w="952" w:type="dxa"/>
            <w:noWrap/>
            <w:hideMark/>
          </w:tcPr>
          <w:p w14:paraId="6A71E055" w14:textId="77777777" w:rsidR="007C7E58" w:rsidRPr="00792C57" w:rsidRDefault="007C7E58">
            <w:pPr>
              <w:rPr>
                <w:sz w:val="18"/>
                <w:szCs w:val="18"/>
              </w:rPr>
            </w:pPr>
          </w:p>
        </w:tc>
        <w:tc>
          <w:tcPr>
            <w:tcW w:w="583" w:type="dxa"/>
            <w:noWrap/>
            <w:hideMark/>
          </w:tcPr>
          <w:p w14:paraId="2DB81D88" w14:textId="77777777" w:rsidR="007C7E58" w:rsidRPr="00792C57" w:rsidRDefault="007C7E58">
            <w:pPr>
              <w:rPr>
                <w:sz w:val="18"/>
                <w:szCs w:val="18"/>
              </w:rPr>
            </w:pPr>
          </w:p>
        </w:tc>
        <w:tc>
          <w:tcPr>
            <w:tcW w:w="583" w:type="dxa"/>
            <w:noWrap/>
            <w:hideMark/>
          </w:tcPr>
          <w:p w14:paraId="0B51BF87" w14:textId="77777777" w:rsidR="007C7E58" w:rsidRPr="00792C57" w:rsidRDefault="007C7E58">
            <w:pPr>
              <w:rPr>
                <w:sz w:val="18"/>
                <w:szCs w:val="18"/>
              </w:rPr>
            </w:pPr>
          </w:p>
        </w:tc>
      </w:tr>
      <w:tr w:rsidR="007C7E58" w:rsidRPr="00792C57" w14:paraId="0DD24EB3" w14:textId="77777777" w:rsidTr="00107222">
        <w:trPr>
          <w:cantSplit/>
          <w:trHeight w:val="300"/>
        </w:trPr>
        <w:tc>
          <w:tcPr>
            <w:tcW w:w="1172" w:type="dxa"/>
            <w:vMerge/>
            <w:noWrap/>
          </w:tcPr>
          <w:p w14:paraId="1997163B" w14:textId="39543DBD" w:rsidR="007C7E58" w:rsidRPr="00792C57" w:rsidRDefault="007C7E58">
            <w:pPr>
              <w:rPr>
                <w:sz w:val="18"/>
                <w:szCs w:val="18"/>
              </w:rPr>
            </w:pPr>
          </w:p>
        </w:tc>
        <w:tc>
          <w:tcPr>
            <w:tcW w:w="2278" w:type="dxa"/>
            <w:noWrap/>
            <w:hideMark/>
          </w:tcPr>
          <w:p w14:paraId="543C8C0E" w14:textId="77777777" w:rsidR="007C7E58" w:rsidRPr="00792C57" w:rsidRDefault="007C7E58">
            <w:pPr>
              <w:rPr>
                <w:sz w:val="18"/>
                <w:szCs w:val="18"/>
              </w:rPr>
            </w:pPr>
            <w:r w:rsidRPr="00792C57">
              <w:rPr>
                <w:sz w:val="18"/>
                <w:szCs w:val="18"/>
              </w:rPr>
              <w:t>Maximum Lines per Wave Template</w:t>
            </w:r>
          </w:p>
        </w:tc>
        <w:tc>
          <w:tcPr>
            <w:tcW w:w="1219" w:type="dxa"/>
            <w:noWrap/>
            <w:hideMark/>
          </w:tcPr>
          <w:p w14:paraId="31D5DEE3" w14:textId="77777777" w:rsidR="007C7E58" w:rsidRPr="00792C57" w:rsidRDefault="007C7E58" w:rsidP="00792C57">
            <w:pPr>
              <w:rPr>
                <w:sz w:val="18"/>
                <w:szCs w:val="18"/>
              </w:rPr>
            </w:pPr>
            <w:r w:rsidRPr="00792C57">
              <w:rPr>
                <w:sz w:val="18"/>
                <w:szCs w:val="18"/>
              </w:rPr>
              <w:t>500</w:t>
            </w:r>
          </w:p>
        </w:tc>
        <w:tc>
          <w:tcPr>
            <w:tcW w:w="3523" w:type="dxa"/>
            <w:noWrap/>
            <w:hideMark/>
          </w:tcPr>
          <w:p w14:paraId="74D47038" w14:textId="77777777" w:rsidR="007C7E58" w:rsidRPr="00792C57" w:rsidRDefault="007C7E58">
            <w:pPr>
              <w:rPr>
                <w:sz w:val="18"/>
                <w:szCs w:val="18"/>
              </w:rPr>
            </w:pPr>
          </w:p>
        </w:tc>
        <w:tc>
          <w:tcPr>
            <w:tcW w:w="613" w:type="dxa"/>
            <w:noWrap/>
            <w:hideMark/>
          </w:tcPr>
          <w:p w14:paraId="14E218AC" w14:textId="77777777" w:rsidR="007C7E58" w:rsidRPr="00792C57" w:rsidRDefault="007C7E58">
            <w:pPr>
              <w:rPr>
                <w:sz w:val="18"/>
                <w:szCs w:val="18"/>
              </w:rPr>
            </w:pPr>
          </w:p>
        </w:tc>
        <w:tc>
          <w:tcPr>
            <w:tcW w:w="952" w:type="dxa"/>
            <w:noWrap/>
            <w:hideMark/>
          </w:tcPr>
          <w:p w14:paraId="40D92992" w14:textId="77777777" w:rsidR="007C7E58" w:rsidRPr="00792C57" w:rsidRDefault="007C7E58">
            <w:pPr>
              <w:rPr>
                <w:sz w:val="18"/>
                <w:szCs w:val="18"/>
              </w:rPr>
            </w:pPr>
          </w:p>
        </w:tc>
        <w:tc>
          <w:tcPr>
            <w:tcW w:w="583" w:type="dxa"/>
            <w:noWrap/>
            <w:hideMark/>
          </w:tcPr>
          <w:p w14:paraId="661C8A86" w14:textId="77777777" w:rsidR="007C7E58" w:rsidRPr="00792C57" w:rsidRDefault="007C7E58">
            <w:pPr>
              <w:rPr>
                <w:sz w:val="18"/>
                <w:szCs w:val="18"/>
              </w:rPr>
            </w:pPr>
          </w:p>
        </w:tc>
        <w:tc>
          <w:tcPr>
            <w:tcW w:w="583" w:type="dxa"/>
            <w:noWrap/>
            <w:hideMark/>
          </w:tcPr>
          <w:p w14:paraId="6FFB1144" w14:textId="77777777" w:rsidR="007C7E58" w:rsidRPr="00792C57" w:rsidRDefault="007C7E58">
            <w:pPr>
              <w:rPr>
                <w:sz w:val="18"/>
                <w:szCs w:val="18"/>
              </w:rPr>
            </w:pPr>
          </w:p>
        </w:tc>
      </w:tr>
      <w:tr w:rsidR="007C7E58" w:rsidRPr="00792C57" w14:paraId="61D1B54E" w14:textId="77777777" w:rsidTr="00107222">
        <w:trPr>
          <w:cantSplit/>
          <w:trHeight w:val="300"/>
        </w:trPr>
        <w:tc>
          <w:tcPr>
            <w:tcW w:w="1172" w:type="dxa"/>
            <w:vMerge/>
            <w:tcBorders>
              <w:bottom w:val="single" w:sz="4" w:space="0" w:color="auto"/>
            </w:tcBorders>
            <w:noWrap/>
          </w:tcPr>
          <w:p w14:paraId="5821D935" w14:textId="6FD1574B" w:rsidR="007C7E58" w:rsidRPr="00792C57" w:rsidRDefault="007C7E58">
            <w:pPr>
              <w:rPr>
                <w:sz w:val="18"/>
                <w:szCs w:val="18"/>
              </w:rPr>
            </w:pPr>
          </w:p>
        </w:tc>
        <w:tc>
          <w:tcPr>
            <w:tcW w:w="2278" w:type="dxa"/>
            <w:tcBorders>
              <w:bottom w:val="single" w:sz="4" w:space="0" w:color="auto"/>
            </w:tcBorders>
            <w:noWrap/>
            <w:hideMark/>
          </w:tcPr>
          <w:p w14:paraId="2596983A" w14:textId="77777777" w:rsidR="007C7E58" w:rsidRPr="00792C57" w:rsidRDefault="007C7E58">
            <w:pPr>
              <w:rPr>
                <w:sz w:val="18"/>
                <w:szCs w:val="18"/>
              </w:rPr>
            </w:pPr>
            <w:r w:rsidRPr="00792C57">
              <w:rPr>
                <w:sz w:val="18"/>
                <w:szCs w:val="18"/>
              </w:rPr>
              <w:t>Packer Warning of Backorder Lines</w:t>
            </w:r>
          </w:p>
        </w:tc>
        <w:tc>
          <w:tcPr>
            <w:tcW w:w="1219" w:type="dxa"/>
            <w:tcBorders>
              <w:bottom w:val="single" w:sz="4" w:space="0" w:color="auto"/>
            </w:tcBorders>
            <w:noWrap/>
            <w:hideMark/>
          </w:tcPr>
          <w:p w14:paraId="1D5AB7F9" w14:textId="77777777" w:rsidR="007C7E58" w:rsidRPr="00792C57" w:rsidRDefault="007C7E58">
            <w:pPr>
              <w:rPr>
                <w:sz w:val="18"/>
                <w:szCs w:val="18"/>
              </w:rPr>
            </w:pPr>
            <w:r w:rsidRPr="00792C57">
              <w:rPr>
                <w:sz w:val="18"/>
                <w:szCs w:val="18"/>
              </w:rPr>
              <w:t>0 - Never</w:t>
            </w:r>
          </w:p>
        </w:tc>
        <w:tc>
          <w:tcPr>
            <w:tcW w:w="3523" w:type="dxa"/>
            <w:tcBorders>
              <w:bottom w:val="single" w:sz="4" w:space="0" w:color="auto"/>
            </w:tcBorders>
            <w:noWrap/>
            <w:hideMark/>
          </w:tcPr>
          <w:p w14:paraId="3C508933" w14:textId="77777777" w:rsidR="007C7E58" w:rsidRPr="00792C57" w:rsidRDefault="007C7E58">
            <w:pPr>
              <w:rPr>
                <w:sz w:val="18"/>
                <w:szCs w:val="18"/>
              </w:rPr>
            </w:pPr>
            <w:r w:rsidRPr="00792C57">
              <w:rPr>
                <w:sz w:val="18"/>
                <w:szCs w:val="18"/>
              </w:rPr>
              <w:t>LDB does not backorder</w:t>
            </w:r>
          </w:p>
        </w:tc>
        <w:tc>
          <w:tcPr>
            <w:tcW w:w="613" w:type="dxa"/>
            <w:tcBorders>
              <w:bottom w:val="single" w:sz="4" w:space="0" w:color="auto"/>
            </w:tcBorders>
            <w:noWrap/>
            <w:hideMark/>
          </w:tcPr>
          <w:p w14:paraId="78AC36C6" w14:textId="77777777" w:rsidR="007C7E58" w:rsidRPr="00792C57" w:rsidRDefault="007C7E58">
            <w:pPr>
              <w:rPr>
                <w:sz w:val="18"/>
                <w:szCs w:val="18"/>
              </w:rPr>
            </w:pPr>
          </w:p>
        </w:tc>
        <w:tc>
          <w:tcPr>
            <w:tcW w:w="952" w:type="dxa"/>
            <w:tcBorders>
              <w:bottom w:val="single" w:sz="4" w:space="0" w:color="auto"/>
            </w:tcBorders>
            <w:noWrap/>
            <w:hideMark/>
          </w:tcPr>
          <w:p w14:paraId="01BE548D" w14:textId="77777777" w:rsidR="007C7E58" w:rsidRPr="00792C57" w:rsidRDefault="007C7E58">
            <w:pPr>
              <w:rPr>
                <w:sz w:val="18"/>
                <w:szCs w:val="18"/>
              </w:rPr>
            </w:pPr>
          </w:p>
        </w:tc>
        <w:tc>
          <w:tcPr>
            <w:tcW w:w="583" w:type="dxa"/>
            <w:tcBorders>
              <w:bottom w:val="single" w:sz="4" w:space="0" w:color="auto"/>
            </w:tcBorders>
            <w:noWrap/>
            <w:hideMark/>
          </w:tcPr>
          <w:p w14:paraId="7DBE5A32" w14:textId="77777777" w:rsidR="007C7E58" w:rsidRPr="00792C57" w:rsidRDefault="007C7E58">
            <w:pPr>
              <w:rPr>
                <w:sz w:val="18"/>
                <w:szCs w:val="18"/>
              </w:rPr>
            </w:pPr>
          </w:p>
        </w:tc>
        <w:tc>
          <w:tcPr>
            <w:tcW w:w="583" w:type="dxa"/>
            <w:tcBorders>
              <w:bottom w:val="single" w:sz="4" w:space="0" w:color="auto"/>
            </w:tcBorders>
            <w:noWrap/>
            <w:hideMark/>
          </w:tcPr>
          <w:p w14:paraId="0A971A1E" w14:textId="77777777" w:rsidR="007C7E58" w:rsidRPr="00792C57" w:rsidRDefault="007C7E58">
            <w:pPr>
              <w:rPr>
                <w:sz w:val="18"/>
                <w:szCs w:val="18"/>
              </w:rPr>
            </w:pPr>
          </w:p>
        </w:tc>
      </w:tr>
      <w:tr w:rsidR="007C7E58" w:rsidRPr="00792C57" w14:paraId="552C4290" w14:textId="77777777" w:rsidTr="00107222">
        <w:trPr>
          <w:cantSplit/>
          <w:trHeight w:val="80"/>
        </w:trPr>
        <w:tc>
          <w:tcPr>
            <w:tcW w:w="1172" w:type="dxa"/>
            <w:shd w:val="solid" w:color="auto" w:fill="auto"/>
            <w:noWrap/>
            <w:hideMark/>
          </w:tcPr>
          <w:p w14:paraId="45256B52" w14:textId="77777777" w:rsidR="007C7E58" w:rsidRPr="006962AA" w:rsidRDefault="007C7E58">
            <w:pPr>
              <w:rPr>
                <w:sz w:val="6"/>
                <w:szCs w:val="6"/>
              </w:rPr>
            </w:pPr>
          </w:p>
        </w:tc>
        <w:tc>
          <w:tcPr>
            <w:tcW w:w="2278" w:type="dxa"/>
            <w:shd w:val="solid" w:color="auto" w:fill="auto"/>
            <w:noWrap/>
            <w:hideMark/>
          </w:tcPr>
          <w:p w14:paraId="4792F78A" w14:textId="77777777" w:rsidR="007C7E58" w:rsidRPr="006962AA" w:rsidRDefault="007C7E58">
            <w:pPr>
              <w:rPr>
                <w:sz w:val="6"/>
                <w:szCs w:val="6"/>
              </w:rPr>
            </w:pPr>
          </w:p>
        </w:tc>
        <w:tc>
          <w:tcPr>
            <w:tcW w:w="1219" w:type="dxa"/>
            <w:shd w:val="solid" w:color="auto" w:fill="auto"/>
            <w:noWrap/>
            <w:hideMark/>
          </w:tcPr>
          <w:p w14:paraId="6C2F3F4C" w14:textId="77777777" w:rsidR="007C7E58" w:rsidRPr="006962AA" w:rsidRDefault="007C7E58">
            <w:pPr>
              <w:rPr>
                <w:sz w:val="6"/>
                <w:szCs w:val="6"/>
              </w:rPr>
            </w:pPr>
          </w:p>
        </w:tc>
        <w:tc>
          <w:tcPr>
            <w:tcW w:w="3523" w:type="dxa"/>
            <w:shd w:val="solid" w:color="auto" w:fill="auto"/>
            <w:noWrap/>
            <w:hideMark/>
          </w:tcPr>
          <w:p w14:paraId="6B9C4277" w14:textId="77777777" w:rsidR="007C7E58" w:rsidRPr="006962AA" w:rsidRDefault="007C7E58">
            <w:pPr>
              <w:rPr>
                <w:sz w:val="6"/>
                <w:szCs w:val="6"/>
              </w:rPr>
            </w:pPr>
          </w:p>
        </w:tc>
        <w:tc>
          <w:tcPr>
            <w:tcW w:w="613" w:type="dxa"/>
            <w:shd w:val="solid" w:color="auto" w:fill="auto"/>
            <w:noWrap/>
            <w:hideMark/>
          </w:tcPr>
          <w:p w14:paraId="64AEB2CF" w14:textId="77777777" w:rsidR="007C7E58" w:rsidRPr="006962AA" w:rsidRDefault="007C7E58">
            <w:pPr>
              <w:rPr>
                <w:sz w:val="6"/>
                <w:szCs w:val="6"/>
              </w:rPr>
            </w:pPr>
          </w:p>
        </w:tc>
        <w:tc>
          <w:tcPr>
            <w:tcW w:w="952" w:type="dxa"/>
            <w:shd w:val="solid" w:color="auto" w:fill="auto"/>
            <w:noWrap/>
            <w:hideMark/>
          </w:tcPr>
          <w:p w14:paraId="1D0E987A" w14:textId="77777777" w:rsidR="007C7E58" w:rsidRPr="006962AA" w:rsidRDefault="007C7E58">
            <w:pPr>
              <w:rPr>
                <w:sz w:val="6"/>
                <w:szCs w:val="6"/>
              </w:rPr>
            </w:pPr>
          </w:p>
        </w:tc>
        <w:tc>
          <w:tcPr>
            <w:tcW w:w="583" w:type="dxa"/>
            <w:shd w:val="solid" w:color="auto" w:fill="auto"/>
            <w:noWrap/>
            <w:hideMark/>
          </w:tcPr>
          <w:p w14:paraId="53FC3BAA" w14:textId="77777777" w:rsidR="007C7E58" w:rsidRPr="006962AA" w:rsidRDefault="007C7E58">
            <w:pPr>
              <w:rPr>
                <w:sz w:val="6"/>
                <w:szCs w:val="6"/>
              </w:rPr>
            </w:pPr>
          </w:p>
        </w:tc>
        <w:tc>
          <w:tcPr>
            <w:tcW w:w="583" w:type="dxa"/>
            <w:shd w:val="solid" w:color="auto" w:fill="auto"/>
            <w:noWrap/>
            <w:hideMark/>
          </w:tcPr>
          <w:p w14:paraId="0E89BD35" w14:textId="77777777" w:rsidR="007C7E58" w:rsidRPr="006962AA" w:rsidRDefault="007C7E58">
            <w:pPr>
              <w:rPr>
                <w:sz w:val="6"/>
                <w:szCs w:val="6"/>
              </w:rPr>
            </w:pPr>
          </w:p>
        </w:tc>
      </w:tr>
      <w:tr w:rsidR="007C7E58" w:rsidRPr="00792C57" w14:paraId="2452A619" w14:textId="77777777" w:rsidTr="00107222">
        <w:trPr>
          <w:cantSplit/>
          <w:trHeight w:val="300"/>
        </w:trPr>
        <w:tc>
          <w:tcPr>
            <w:tcW w:w="1172" w:type="dxa"/>
            <w:vMerge w:val="restart"/>
            <w:noWrap/>
          </w:tcPr>
          <w:p w14:paraId="7218F592" w14:textId="72923E74" w:rsidR="007C7E58" w:rsidRPr="00792C57" w:rsidRDefault="007C7E58" w:rsidP="007A31E7">
            <w:pPr>
              <w:rPr>
                <w:sz w:val="18"/>
                <w:szCs w:val="18"/>
              </w:rPr>
            </w:pPr>
            <w:r>
              <w:rPr>
                <w:sz w:val="18"/>
                <w:szCs w:val="18"/>
              </w:rPr>
              <w:t>Defaults for Bill of Materials</w:t>
            </w:r>
          </w:p>
          <w:p w14:paraId="057BA341" w14:textId="698EA37D" w:rsidR="007C7E58" w:rsidRPr="00792C57" w:rsidRDefault="007C7E58" w:rsidP="007C7E58">
            <w:pPr>
              <w:rPr>
                <w:sz w:val="18"/>
                <w:szCs w:val="18"/>
              </w:rPr>
            </w:pPr>
          </w:p>
        </w:tc>
        <w:tc>
          <w:tcPr>
            <w:tcW w:w="2278" w:type="dxa"/>
            <w:noWrap/>
          </w:tcPr>
          <w:p w14:paraId="7332BAF8" w14:textId="4FA71F7E" w:rsidR="007C7E58" w:rsidRPr="00792C57" w:rsidRDefault="007C7E58">
            <w:pPr>
              <w:rPr>
                <w:sz w:val="18"/>
                <w:szCs w:val="18"/>
              </w:rPr>
            </w:pPr>
            <w:r>
              <w:rPr>
                <w:sz w:val="18"/>
                <w:szCs w:val="18"/>
              </w:rPr>
              <w:t>Work Order Pick Destination</w:t>
            </w:r>
          </w:p>
        </w:tc>
        <w:tc>
          <w:tcPr>
            <w:tcW w:w="1219" w:type="dxa"/>
            <w:noWrap/>
          </w:tcPr>
          <w:p w14:paraId="7C3BAB6F" w14:textId="272330E6" w:rsidR="007C7E58" w:rsidRPr="00792C57" w:rsidRDefault="007C7E58">
            <w:pPr>
              <w:rPr>
                <w:sz w:val="18"/>
                <w:szCs w:val="18"/>
              </w:rPr>
            </w:pPr>
          </w:p>
        </w:tc>
        <w:tc>
          <w:tcPr>
            <w:tcW w:w="3523" w:type="dxa"/>
            <w:noWrap/>
          </w:tcPr>
          <w:p w14:paraId="182CBE88" w14:textId="01B1876D" w:rsidR="007C7E58" w:rsidRPr="00792C57" w:rsidRDefault="007C7E58">
            <w:pPr>
              <w:rPr>
                <w:sz w:val="18"/>
                <w:szCs w:val="18"/>
              </w:rPr>
            </w:pPr>
            <w:r>
              <w:rPr>
                <w:sz w:val="18"/>
                <w:szCs w:val="18"/>
              </w:rPr>
              <w:t>?</w:t>
            </w:r>
          </w:p>
        </w:tc>
        <w:tc>
          <w:tcPr>
            <w:tcW w:w="613" w:type="dxa"/>
            <w:noWrap/>
          </w:tcPr>
          <w:p w14:paraId="07962EF7" w14:textId="77777777" w:rsidR="007C7E58" w:rsidRPr="00792C57" w:rsidRDefault="007C7E58">
            <w:pPr>
              <w:rPr>
                <w:sz w:val="18"/>
                <w:szCs w:val="18"/>
              </w:rPr>
            </w:pPr>
          </w:p>
        </w:tc>
        <w:tc>
          <w:tcPr>
            <w:tcW w:w="952" w:type="dxa"/>
            <w:noWrap/>
          </w:tcPr>
          <w:p w14:paraId="27947F1E" w14:textId="77777777" w:rsidR="007C7E58" w:rsidRPr="00792C57" w:rsidRDefault="007C7E58">
            <w:pPr>
              <w:rPr>
                <w:sz w:val="18"/>
                <w:szCs w:val="18"/>
              </w:rPr>
            </w:pPr>
          </w:p>
        </w:tc>
        <w:tc>
          <w:tcPr>
            <w:tcW w:w="583" w:type="dxa"/>
            <w:noWrap/>
          </w:tcPr>
          <w:p w14:paraId="06DD5D05" w14:textId="77777777" w:rsidR="007C7E58" w:rsidRPr="00792C57" w:rsidRDefault="007C7E58">
            <w:pPr>
              <w:rPr>
                <w:sz w:val="18"/>
                <w:szCs w:val="18"/>
              </w:rPr>
            </w:pPr>
          </w:p>
        </w:tc>
        <w:tc>
          <w:tcPr>
            <w:tcW w:w="583" w:type="dxa"/>
            <w:noWrap/>
          </w:tcPr>
          <w:p w14:paraId="7546485A" w14:textId="77777777" w:rsidR="007C7E58" w:rsidRPr="00792C57" w:rsidRDefault="007C7E58">
            <w:pPr>
              <w:rPr>
                <w:sz w:val="18"/>
                <w:szCs w:val="18"/>
              </w:rPr>
            </w:pPr>
          </w:p>
        </w:tc>
      </w:tr>
      <w:tr w:rsidR="007C7E58" w:rsidRPr="00792C57" w14:paraId="2DEE9A3D" w14:textId="77777777" w:rsidTr="00107222">
        <w:trPr>
          <w:cantSplit/>
          <w:trHeight w:val="300"/>
        </w:trPr>
        <w:tc>
          <w:tcPr>
            <w:tcW w:w="1172" w:type="dxa"/>
            <w:vMerge/>
            <w:noWrap/>
          </w:tcPr>
          <w:p w14:paraId="3552E9B9" w14:textId="4F43AB8C" w:rsidR="007C7E58" w:rsidRPr="00792C57" w:rsidRDefault="007C7E58" w:rsidP="007C7E58">
            <w:pPr>
              <w:rPr>
                <w:sz w:val="18"/>
                <w:szCs w:val="18"/>
              </w:rPr>
            </w:pPr>
          </w:p>
        </w:tc>
        <w:tc>
          <w:tcPr>
            <w:tcW w:w="2278" w:type="dxa"/>
            <w:noWrap/>
          </w:tcPr>
          <w:p w14:paraId="48DD38B8" w14:textId="38E0BAB3" w:rsidR="007C7E58" w:rsidRPr="00792C57" w:rsidRDefault="007C7E58">
            <w:pPr>
              <w:rPr>
                <w:sz w:val="18"/>
                <w:szCs w:val="18"/>
              </w:rPr>
            </w:pPr>
            <w:r>
              <w:rPr>
                <w:sz w:val="18"/>
                <w:szCs w:val="18"/>
              </w:rPr>
              <w:t>BOM Receiving Location</w:t>
            </w:r>
          </w:p>
        </w:tc>
        <w:tc>
          <w:tcPr>
            <w:tcW w:w="1219" w:type="dxa"/>
            <w:noWrap/>
          </w:tcPr>
          <w:p w14:paraId="69D5D4DD" w14:textId="0C17A214" w:rsidR="007C7E58" w:rsidRPr="00792C57" w:rsidRDefault="007C7E58">
            <w:pPr>
              <w:rPr>
                <w:sz w:val="18"/>
                <w:szCs w:val="18"/>
              </w:rPr>
            </w:pPr>
          </w:p>
        </w:tc>
        <w:tc>
          <w:tcPr>
            <w:tcW w:w="3523" w:type="dxa"/>
            <w:noWrap/>
          </w:tcPr>
          <w:p w14:paraId="4B542350" w14:textId="12A50FE1" w:rsidR="007C7E58" w:rsidRPr="00792C57" w:rsidRDefault="007C7E58">
            <w:pPr>
              <w:rPr>
                <w:sz w:val="18"/>
                <w:szCs w:val="18"/>
              </w:rPr>
            </w:pPr>
            <w:r>
              <w:rPr>
                <w:sz w:val="18"/>
                <w:szCs w:val="18"/>
              </w:rPr>
              <w:t>?</w:t>
            </w:r>
          </w:p>
        </w:tc>
        <w:tc>
          <w:tcPr>
            <w:tcW w:w="613" w:type="dxa"/>
            <w:noWrap/>
          </w:tcPr>
          <w:p w14:paraId="75DB85A8" w14:textId="77777777" w:rsidR="007C7E58" w:rsidRPr="00792C57" w:rsidRDefault="007C7E58">
            <w:pPr>
              <w:rPr>
                <w:sz w:val="18"/>
                <w:szCs w:val="18"/>
              </w:rPr>
            </w:pPr>
          </w:p>
        </w:tc>
        <w:tc>
          <w:tcPr>
            <w:tcW w:w="952" w:type="dxa"/>
            <w:noWrap/>
          </w:tcPr>
          <w:p w14:paraId="01A376D2" w14:textId="77777777" w:rsidR="007C7E58" w:rsidRPr="00792C57" w:rsidRDefault="007C7E58">
            <w:pPr>
              <w:rPr>
                <w:sz w:val="18"/>
                <w:szCs w:val="18"/>
              </w:rPr>
            </w:pPr>
          </w:p>
        </w:tc>
        <w:tc>
          <w:tcPr>
            <w:tcW w:w="583" w:type="dxa"/>
            <w:noWrap/>
          </w:tcPr>
          <w:p w14:paraId="77120245" w14:textId="77777777" w:rsidR="007C7E58" w:rsidRPr="00792C57" w:rsidRDefault="007C7E58">
            <w:pPr>
              <w:rPr>
                <w:sz w:val="18"/>
                <w:szCs w:val="18"/>
              </w:rPr>
            </w:pPr>
          </w:p>
        </w:tc>
        <w:tc>
          <w:tcPr>
            <w:tcW w:w="583" w:type="dxa"/>
            <w:noWrap/>
          </w:tcPr>
          <w:p w14:paraId="08EE02D0" w14:textId="77777777" w:rsidR="007C7E58" w:rsidRPr="00792C57" w:rsidRDefault="007C7E58">
            <w:pPr>
              <w:rPr>
                <w:sz w:val="18"/>
                <w:szCs w:val="18"/>
              </w:rPr>
            </w:pPr>
          </w:p>
        </w:tc>
      </w:tr>
      <w:tr w:rsidR="007C7E58" w:rsidRPr="00792C57" w14:paraId="305CBC43" w14:textId="77777777" w:rsidTr="00107222">
        <w:trPr>
          <w:cantSplit/>
          <w:trHeight w:val="300"/>
        </w:trPr>
        <w:tc>
          <w:tcPr>
            <w:tcW w:w="1172" w:type="dxa"/>
            <w:vMerge/>
            <w:noWrap/>
          </w:tcPr>
          <w:p w14:paraId="2EBCC214" w14:textId="31EC92F4" w:rsidR="007C7E58" w:rsidRPr="00792C57" w:rsidRDefault="007C7E58" w:rsidP="007C7E58">
            <w:pPr>
              <w:rPr>
                <w:sz w:val="18"/>
                <w:szCs w:val="18"/>
              </w:rPr>
            </w:pPr>
          </w:p>
        </w:tc>
        <w:tc>
          <w:tcPr>
            <w:tcW w:w="2278" w:type="dxa"/>
            <w:noWrap/>
          </w:tcPr>
          <w:p w14:paraId="1A6E33B7" w14:textId="191E1274" w:rsidR="007C7E58" w:rsidRPr="00792C57" w:rsidRDefault="007C7E58">
            <w:pPr>
              <w:rPr>
                <w:sz w:val="18"/>
                <w:szCs w:val="18"/>
              </w:rPr>
            </w:pPr>
            <w:r>
              <w:rPr>
                <w:sz w:val="18"/>
                <w:szCs w:val="18"/>
              </w:rPr>
              <w:t xml:space="preserve">Release BOM for </w:t>
            </w:r>
            <w:proofErr w:type="spellStart"/>
            <w:r>
              <w:rPr>
                <w:sz w:val="18"/>
                <w:szCs w:val="18"/>
              </w:rPr>
              <w:t>Putaway</w:t>
            </w:r>
            <w:proofErr w:type="spellEnd"/>
          </w:p>
        </w:tc>
        <w:tc>
          <w:tcPr>
            <w:tcW w:w="1219" w:type="dxa"/>
            <w:noWrap/>
          </w:tcPr>
          <w:p w14:paraId="10C2B1AD" w14:textId="31B6BA5E" w:rsidR="007C7E58" w:rsidRPr="00792C57" w:rsidRDefault="007C7E58">
            <w:pPr>
              <w:rPr>
                <w:sz w:val="18"/>
                <w:szCs w:val="18"/>
              </w:rPr>
            </w:pPr>
            <w:r>
              <w:rPr>
                <w:sz w:val="18"/>
                <w:szCs w:val="18"/>
              </w:rPr>
              <w:t>Yes</w:t>
            </w:r>
          </w:p>
        </w:tc>
        <w:tc>
          <w:tcPr>
            <w:tcW w:w="3523" w:type="dxa"/>
            <w:noWrap/>
          </w:tcPr>
          <w:p w14:paraId="1826E42F" w14:textId="4A1873E7" w:rsidR="007C7E58" w:rsidRPr="00792C57" w:rsidRDefault="007C7E58">
            <w:pPr>
              <w:rPr>
                <w:sz w:val="18"/>
                <w:szCs w:val="18"/>
              </w:rPr>
            </w:pPr>
            <w:r>
              <w:rPr>
                <w:sz w:val="18"/>
                <w:szCs w:val="18"/>
              </w:rPr>
              <w:t>?</w:t>
            </w:r>
          </w:p>
        </w:tc>
        <w:tc>
          <w:tcPr>
            <w:tcW w:w="613" w:type="dxa"/>
            <w:noWrap/>
          </w:tcPr>
          <w:p w14:paraId="270CAA9B" w14:textId="77777777" w:rsidR="007C7E58" w:rsidRPr="00792C57" w:rsidRDefault="007C7E58">
            <w:pPr>
              <w:rPr>
                <w:sz w:val="18"/>
                <w:szCs w:val="18"/>
              </w:rPr>
            </w:pPr>
          </w:p>
        </w:tc>
        <w:tc>
          <w:tcPr>
            <w:tcW w:w="952" w:type="dxa"/>
            <w:noWrap/>
          </w:tcPr>
          <w:p w14:paraId="2BF9B362" w14:textId="77777777" w:rsidR="007C7E58" w:rsidRPr="00792C57" w:rsidRDefault="007C7E58">
            <w:pPr>
              <w:rPr>
                <w:sz w:val="18"/>
                <w:szCs w:val="18"/>
              </w:rPr>
            </w:pPr>
          </w:p>
        </w:tc>
        <w:tc>
          <w:tcPr>
            <w:tcW w:w="583" w:type="dxa"/>
            <w:noWrap/>
          </w:tcPr>
          <w:p w14:paraId="25637D7C" w14:textId="77777777" w:rsidR="007C7E58" w:rsidRPr="00792C57" w:rsidRDefault="007C7E58">
            <w:pPr>
              <w:rPr>
                <w:sz w:val="18"/>
                <w:szCs w:val="18"/>
              </w:rPr>
            </w:pPr>
          </w:p>
        </w:tc>
        <w:tc>
          <w:tcPr>
            <w:tcW w:w="583" w:type="dxa"/>
            <w:noWrap/>
          </w:tcPr>
          <w:p w14:paraId="74D1D170" w14:textId="77777777" w:rsidR="007C7E58" w:rsidRPr="00792C57" w:rsidRDefault="007C7E58">
            <w:pPr>
              <w:rPr>
                <w:sz w:val="18"/>
                <w:szCs w:val="18"/>
              </w:rPr>
            </w:pPr>
          </w:p>
        </w:tc>
      </w:tr>
      <w:tr w:rsidR="007C7E58" w:rsidRPr="00792C57" w14:paraId="17C14E6E" w14:textId="77777777" w:rsidTr="00107222">
        <w:trPr>
          <w:cantSplit/>
          <w:trHeight w:val="300"/>
        </w:trPr>
        <w:tc>
          <w:tcPr>
            <w:tcW w:w="1172" w:type="dxa"/>
            <w:vMerge/>
            <w:noWrap/>
          </w:tcPr>
          <w:p w14:paraId="22AB339D" w14:textId="2BC2D4C8" w:rsidR="007C7E58" w:rsidRPr="00792C57" w:rsidRDefault="007C7E58" w:rsidP="007C7E58">
            <w:pPr>
              <w:rPr>
                <w:sz w:val="18"/>
                <w:szCs w:val="18"/>
              </w:rPr>
            </w:pPr>
          </w:p>
        </w:tc>
        <w:tc>
          <w:tcPr>
            <w:tcW w:w="2278" w:type="dxa"/>
            <w:noWrap/>
          </w:tcPr>
          <w:p w14:paraId="1CE7C543" w14:textId="615EF5D1" w:rsidR="007C7E58" w:rsidRPr="00792C57" w:rsidRDefault="007C7E58">
            <w:pPr>
              <w:rPr>
                <w:sz w:val="18"/>
                <w:szCs w:val="18"/>
              </w:rPr>
            </w:pPr>
            <w:r>
              <w:rPr>
                <w:sz w:val="18"/>
                <w:szCs w:val="18"/>
              </w:rPr>
              <w:t>Default Label Copies Requested for BOM Item</w:t>
            </w:r>
          </w:p>
        </w:tc>
        <w:tc>
          <w:tcPr>
            <w:tcW w:w="1219" w:type="dxa"/>
            <w:noWrap/>
          </w:tcPr>
          <w:p w14:paraId="028749CD" w14:textId="130943EC" w:rsidR="007C7E58" w:rsidRPr="00792C57" w:rsidRDefault="007C7E58">
            <w:pPr>
              <w:rPr>
                <w:sz w:val="18"/>
                <w:szCs w:val="18"/>
              </w:rPr>
            </w:pPr>
            <w:r>
              <w:rPr>
                <w:sz w:val="18"/>
                <w:szCs w:val="18"/>
              </w:rPr>
              <w:t>0</w:t>
            </w:r>
          </w:p>
        </w:tc>
        <w:tc>
          <w:tcPr>
            <w:tcW w:w="3523" w:type="dxa"/>
            <w:noWrap/>
          </w:tcPr>
          <w:p w14:paraId="1B26E244" w14:textId="657F64E9" w:rsidR="007C7E58" w:rsidRPr="00792C57" w:rsidRDefault="007C7E58">
            <w:pPr>
              <w:rPr>
                <w:sz w:val="18"/>
                <w:szCs w:val="18"/>
              </w:rPr>
            </w:pPr>
            <w:r>
              <w:rPr>
                <w:sz w:val="18"/>
                <w:szCs w:val="18"/>
              </w:rPr>
              <w:t>?</w:t>
            </w:r>
          </w:p>
        </w:tc>
        <w:tc>
          <w:tcPr>
            <w:tcW w:w="613" w:type="dxa"/>
            <w:noWrap/>
          </w:tcPr>
          <w:p w14:paraId="3DC3054D" w14:textId="77777777" w:rsidR="007C7E58" w:rsidRPr="00792C57" w:rsidRDefault="007C7E58">
            <w:pPr>
              <w:rPr>
                <w:sz w:val="18"/>
                <w:szCs w:val="18"/>
              </w:rPr>
            </w:pPr>
          </w:p>
        </w:tc>
        <w:tc>
          <w:tcPr>
            <w:tcW w:w="952" w:type="dxa"/>
            <w:noWrap/>
          </w:tcPr>
          <w:p w14:paraId="7DAF2719" w14:textId="77777777" w:rsidR="007C7E58" w:rsidRPr="00792C57" w:rsidRDefault="007C7E58">
            <w:pPr>
              <w:rPr>
                <w:sz w:val="18"/>
                <w:szCs w:val="18"/>
              </w:rPr>
            </w:pPr>
          </w:p>
        </w:tc>
        <w:tc>
          <w:tcPr>
            <w:tcW w:w="583" w:type="dxa"/>
            <w:noWrap/>
          </w:tcPr>
          <w:p w14:paraId="437BD8E7" w14:textId="77777777" w:rsidR="007C7E58" w:rsidRPr="00792C57" w:rsidRDefault="007C7E58">
            <w:pPr>
              <w:rPr>
                <w:sz w:val="18"/>
                <w:szCs w:val="18"/>
              </w:rPr>
            </w:pPr>
          </w:p>
        </w:tc>
        <w:tc>
          <w:tcPr>
            <w:tcW w:w="583" w:type="dxa"/>
            <w:noWrap/>
          </w:tcPr>
          <w:p w14:paraId="013CE246" w14:textId="77777777" w:rsidR="007C7E58" w:rsidRPr="00792C57" w:rsidRDefault="007C7E58">
            <w:pPr>
              <w:rPr>
                <w:sz w:val="18"/>
                <w:szCs w:val="18"/>
              </w:rPr>
            </w:pPr>
          </w:p>
        </w:tc>
      </w:tr>
      <w:tr w:rsidR="007C7E58" w:rsidRPr="00792C57" w14:paraId="71029AFF" w14:textId="77777777" w:rsidTr="00107222">
        <w:trPr>
          <w:cantSplit/>
          <w:trHeight w:val="300"/>
        </w:trPr>
        <w:tc>
          <w:tcPr>
            <w:tcW w:w="1172" w:type="dxa"/>
            <w:vMerge/>
            <w:noWrap/>
          </w:tcPr>
          <w:p w14:paraId="4ADD1662" w14:textId="0197168F" w:rsidR="007C7E58" w:rsidRPr="00792C57" w:rsidRDefault="007C7E58" w:rsidP="007C7E58">
            <w:pPr>
              <w:rPr>
                <w:sz w:val="18"/>
                <w:szCs w:val="18"/>
              </w:rPr>
            </w:pPr>
          </w:p>
        </w:tc>
        <w:tc>
          <w:tcPr>
            <w:tcW w:w="2278" w:type="dxa"/>
            <w:noWrap/>
          </w:tcPr>
          <w:p w14:paraId="1EB09BD3" w14:textId="634F36FA" w:rsidR="007C7E58" w:rsidRPr="00792C57" w:rsidRDefault="007C7E58">
            <w:pPr>
              <w:rPr>
                <w:sz w:val="18"/>
                <w:szCs w:val="18"/>
              </w:rPr>
            </w:pPr>
            <w:r>
              <w:rPr>
                <w:sz w:val="18"/>
                <w:szCs w:val="18"/>
              </w:rPr>
              <w:t>BOM Component Return Location</w:t>
            </w:r>
          </w:p>
        </w:tc>
        <w:tc>
          <w:tcPr>
            <w:tcW w:w="1219" w:type="dxa"/>
            <w:noWrap/>
          </w:tcPr>
          <w:p w14:paraId="7856A88B" w14:textId="77777777" w:rsidR="007C7E58" w:rsidRPr="00792C57" w:rsidRDefault="007C7E58">
            <w:pPr>
              <w:rPr>
                <w:sz w:val="18"/>
                <w:szCs w:val="18"/>
              </w:rPr>
            </w:pPr>
          </w:p>
        </w:tc>
        <w:tc>
          <w:tcPr>
            <w:tcW w:w="3523" w:type="dxa"/>
            <w:noWrap/>
          </w:tcPr>
          <w:p w14:paraId="2F8CD3DC" w14:textId="70FD0A15" w:rsidR="007C7E58" w:rsidRPr="00792C57" w:rsidRDefault="007C7E58">
            <w:pPr>
              <w:rPr>
                <w:sz w:val="18"/>
                <w:szCs w:val="18"/>
              </w:rPr>
            </w:pPr>
            <w:r>
              <w:rPr>
                <w:sz w:val="18"/>
                <w:szCs w:val="18"/>
              </w:rPr>
              <w:t>?</w:t>
            </w:r>
          </w:p>
        </w:tc>
        <w:tc>
          <w:tcPr>
            <w:tcW w:w="613" w:type="dxa"/>
            <w:noWrap/>
          </w:tcPr>
          <w:p w14:paraId="48A86009" w14:textId="77777777" w:rsidR="007C7E58" w:rsidRPr="00792C57" w:rsidRDefault="007C7E58">
            <w:pPr>
              <w:rPr>
                <w:sz w:val="18"/>
                <w:szCs w:val="18"/>
              </w:rPr>
            </w:pPr>
          </w:p>
        </w:tc>
        <w:tc>
          <w:tcPr>
            <w:tcW w:w="952" w:type="dxa"/>
            <w:noWrap/>
          </w:tcPr>
          <w:p w14:paraId="7E790D30" w14:textId="77777777" w:rsidR="007C7E58" w:rsidRPr="00792C57" w:rsidRDefault="007C7E58">
            <w:pPr>
              <w:rPr>
                <w:sz w:val="18"/>
                <w:szCs w:val="18"/>
              </w:rPr>
            </w:pPr>
          </w:p>
        </w:tc>
        <w:tc>
          <w:tcPr>
            <w:tcW w:w="583" w:type="dxa"/>
            <w:noWrap/>
          </w:tcPr>
          <w:p w14:paraId="04FBD510" w14:textId="77777777" w:rsidR="007C7E58" w:rsidRPr="00792C57" w:rsidRDefault="007C7E58">
            <w:pPr>
              <w:rPr>
                <w:sz w:val="18"/>
                <w:szCs w:val="18"/>
              </w:rPr>
            </w:pPr>
          </w:p>
        </w:tc>
        <w:tc>
          <w:tcPr>
            <w:tcW w:w="583" w:type="dxa"/>
            <w:noWrap/>
          </w:tcPr>
          <w:p w14:paraId="4C298C92" w14:textId="77777777" w:rsidR="007C7E58" w:rsidRPr="00792C57" w:rsidRDefault="007C7E58">
            <w:pPr>
              <w:rPr>
                <w:sz w:val="18"/>
                <w:szCs w:val="18"/>
              </w:rPr>
            </w:pPr>
          </w:p>
        </w:tc>
      </w:tr>
      <w:tr w:rsidR="007C7E58" w:rsidRPr="00792C57" w14:paraId="7292E9E7" w14:textId="77777777" w:rsidTr="00107222">
        <w:trPr>
          <w:cantSplit/>
          <w:trHeight w:val="300"/>
        </w:trPr>
        <w:tc>
          <w:tcPr>
            <w:tcW w:w="1172" w:type="dxa"/>
            <w:vMerge/>
            <w:noWrap/>
          </w:tcPr>
          <w:p w14:paraId="01375230" w14:textId="5A3C19C1" w:rsidR="007C7E58" w:rsidRPr="00792C57" w:rsidRDefault="007C7E58" w:rsidP="007C7E58">
            <w:pPr>
              <w:rPr>
                <w:sz w:val="18"/>
                <w:szCs w:val="18"/>
              </w:rPr>
            </w:pPr>
          </w:p>
        </w:tc>
        <w:tc>
          <w:tcPr>
            <w:tcW w:w="2278" w:type="dxa"/>
            <w:noWrap/>
          </w:tcPr>
          <w:p w14:paraId="4258B907" w14:textId="3678ABBC" w:rsidR="007C7E58" w:rsidRPr="00792C57" w:rsidRDefault="007C7E58">
            <w:pPr>
              <w:rPr>
                <w:sz w:val="18"/>
                <w:szCs w:val="18"/>
              </w:rPr>
            </w:pPr>
            <w:r>
              <w:rPr>
                <w:sz w:val="18"/>
                <w:szCs w:val="18"/>
              </w:rPr>
              <w:t>Release BOM Component Return Labels</w:t>
            </w:r>
          </w:p>
        </w:tc>
        <w:tc>
          <w:tcPr>
            <w:tcW w:w="1219" w:type="dxa"/>
            <w:noWrap/>
          </w:tcPr>
          <w:p w14:paraId="60BF2738" w14:textId="6F43287B" w:rsidR="007C7E58" w:rsidRPr="00792C57" w:rsidRDefault="007C7E58">
            <w:pPr>
              <w:rPr>
                <w:sz w:val="18"/>
                <w:szCs w:val="18"/>
              </w:rPr>
            </w:pPr>
            <w:r>
              <w:rPr>
                <w:sz w:val="18"/>
                <w:szCs w:val="18"/>
              </w:rPr>
              <w:t>Yes</w:t>
            </w:r>
          </w:p>
        </w:tc>
        <w:tc>
          <w:tcPr>
            <w:tcW w:w="3523" w:type="dxa"/>
            <w:noWrap/>
          </w:tcPr>
          <w:p w14:paraId="2050874E" w14:textId="7DF7971C" w:rsidR="007C7E58" w:rsidRPr="00792C57" w:rsidRDefault="007C7E58">
            <w:pPr>
              <w:rPr>
                <w:sz w:val="18"/>
                <w:szCs w:val="18"/>
              </w:rPr>
            </w:pPr>
            <w:r>
              <w:rPr>
                <w:sz w:val="18"/>
                <w:szCs w:val="18"/>
              </w:rPr>
              <w:t>?</w:t>
            </w:r>
          </w:p>
        </w:tc>
        <w:tc>
          <w:tcPr>
            <w:tcW w:w="613" w:type="dxa"/>
            <w:noWrap/>
          </w:tcPr>
          <w:p w14:paraId="4C638DC2" w14:textId="77777777" w:rsidR="007C7E58" w:rsidRPr="00792C57" w:rsidRDefault="007C7E58">
            <w:pPr>
              <w:rPr>
                <w:sz w:val="18"/>
                <w:szCs w:val="18"/>
              </w:rPr>
            </w:pPr>
          </w:p>
        </w:tc>
        <w:tc>
          <w:tcPr>
            <w:tcW w:w="952" w:type="dxa"/>
            <w:noWrap/>
          </w:tcPr>
          <w:p w14:paraId="22421DD3" w14:textId="77777777" w:rsidR="007C7E58" w:rsidRPr="00792C57" w:rsidRDefault="007C7E58">
            <w:pPr>
              <w:rPr>
                <w:sz w:val="18"/>
                <w:szCs w:val="18"/>
              </w:rPr>
            </w:pPr>
          </w:p>
        </w:tc>
        <w:tc>
          <w:tcPr>
            <w:tcW w:w="583" w:type="dxa"/>
            <w:noWrap/>
          </w:tcPr>
          <w:p w14:paraId="5D7EF307" w14:textId="77777777" w:rsidR="007C7E58" w:rsidRPr="00792C57" w:rsidRDefault="007C7E58">
            <w:pPr>
              <w:rPr>
                <w:sz w:val="18"/>
                <w:szCs w:val="18"/>
              </w:rPr>
            </w:pPr>
          </w:p>
        </w:tc>
        <w:tc>
          <w:tcPr>
            <w:tcW w:w="583" w:type="dxa"/>
            <w:noWrap/>
          </w:tcPr>
          <w:p w14:paraId="6A3E4967" w14:textId="77777777" w:rsidR="007C7E58" w:rsidRPr="00792C57" w:rsidRDefault="007C7E58">
            <w:pPr>
              <w:rPr>
                <w:sz w:val="18"/>
                <w:szCs w:val="18"/>
              </w:rPr>
            </w:pPr>
          </w:p>
        </w:tc>
      </w:tr>
      <w:tr w:rsidR="007C7E58" w:rsidRPr="00792C57" w14:paraId="14BE6CF2" w14:textId="77777777" w:rsidTr="00107222">
        <w:trPr>
          <w:cantSplit/>
          <w:trHeight w:val="300"/>
        </w:trPr>
        <w:tc>
          <w:tcPr>
            <w:tcW w:w="1172" w:type="dxa"/>
            <w:vMerge/>
            <w:noWrap/>
          </w:tcPr>
          <w:p w14:paraId="2EE2A863" w14:textId="7C8434EC" w:rsidR="007C7E58" w:rsidRPr="00792C57" w:rsidRDefault="007C7E58">
            <w:pPr>
              <w:rPr>
                <w:sz w:val="18"/>
                <w:szCs w:val="18"/>
              </w:rPr>
            </w:pPr>
          </w:p>
        </w:tc>
        <w:tc>
          <w:tcPr>
            <w:tcW w:w="2278" w:type="dxa"/>
            <w:noWrap/>
          </w:tcPr>
          <w:p w14:paraId="48629902" w14:textId="6558F501" w:rsidR="007C7E58" w:rsidRPr="00792C57" w:rsidRDefault="007C7E58">
            <w:pPr>
              <w:rPr>
                <w:sz w:val="18"/>
                <w:szCs w:val="18"/>
              </w:rPr>
            </w:pPr>
            <w:r>
              <w:rPr>
                <w:sz w:val="18"/>
                <w:szCs w:val="18"/>
              </w:rPr>
              <w:t>Number of BOM Component Return Labels</w:t>
            </w:r>
          </w:p>
        </w:tc>
        <w:tc>
          <w:tcPr>
            <w:tcW w:w="1219" w:type="dxa"/>
            <w:noWrap/>
          </w:tcPr>
          <w:p w14:paraId="0994CC2A" w14:textId="7E74E3ED" w:rsidR="007C7E58" w:rsidRPr="00792C57" w:rsidRDefault="007C7E58">
            <w:pPr>
              <w:rPr>
                <w:sz w:val="18"/>
                <w:szCs w:val="18"/>
              </w:rPr>
            </w:pPr>
            <w:r>
              <w:rPr>
                <w:sz w:val="18"/>
                <w:szCs w:val="18"/>
              </w:rPr>
              <w:t>0</w:t>
            </w:r>
          </w:p>
        </w:tc>
        <w:tc>
          <w:tcPr>
            <w:tcW w:w="3523" w:type="dxa"/>
            <w:noWrap/>
          </w:tcPr>
          <w:p w14:paraId="2C692EBE" w14:textId="6AF164F6" w:rsidR="007C7E58" w:rsidRPr="00792C57" w:rsidRDefault="007C7E58">
            <w:pPr>
              <w:rPr>
                <w:sz w:val="18"/>
                <w:szCs w:val="18"/>
              </w:rPr>
            </w:pPr>
            <w:r>
              <w:rPr>
                <w:sz w:val="18"/>
                <w:szCs w:val="18"/>
              </w:rPr>
              <w:t>?</w:t>
            </w:r>
          </w:p>
        </w:tc>
        <w:tc>
          <w:tcPr>
            <w:tcW w:w="613" w:type="dxa"/>
            <w:noWrap/>
          </w:tcPr>
          <w:p w14:paraId="5A32ED70" w14:textId="77777777" w:rsidR="007C7E58" w:rsidRPr="00792C57" w:rsidRDefault="007C7E58">
            <w:pPr>
              <w:rPr>
                <w:sz w:val="18"/>
                <w:szCs w:val="18"/>
              </w:rPr>
            </w:pPr>
          </w:p>
        </w:tc>
        <w:tc>
          <w:tcPr>
            <w:tcW w:w="952" w:type="dxa"/>
            <w:noWrap/>
          </w:tcPr>
          <w:p w14:paraId="6ECBC74A" w14:textId="77777777" w:rsidR="007C7E58" w:rsidRPr="00792C57" w:rsidRDefault="007C7E58">
            <w:pPr>
              <w:rPr>
                <w:sz w:val="18"/>
                <w:szCs w:val="18"/>
              </w:rPr>
            </w:pPr>
          </w:p>
        </w:tc>
        <w:tc>
          <w:tcPr>
            <w:tcW w:w="583" w:type="dxa"/>
            <w:noWrap/>
          </w:tcPr>
          <w:p w14:paraId="1AA9476A" w14:textId="77777777" w:rsidR="007C7E58" w:rsidRPr="00792C57" w:rsidRDefault="007C7E58">
            <w:pPr>
              <w:rPr>
                <w:sz w:val="18"/>
                <w:szCs w:val="18"/>
              </w:rPr>
            </w:pPr>
          </w:p>
        </w:tc>
        <w:tc>
          <w:tcPr>
            <w:tcW w:w="583" w:type="dxa"/>
            <w:noWrap/>
          </w:tcPr>
          <w:p w14:paraId="6B2565C7" w14:textId="77777777" w:rsidR="007C7E58" w:rsidRPr="00792C57" w:rsidRDefault="007C7E58">
            <w:pPr>
              <w:rPr>
                <w:sz w:val="18"/>
                <w:szCs w:val="18"/>
              </w:rPr>
            </w:pPr>
          </w:p>
        </w:tc>
      </w:tr>
      <w:tr w:rsidR="007C7E58" w:rsidRPr="00792C57" w14:paraId="255BFEB2" w14:textId="77777777" w:rsidTr="00107222">
        <w:trPr>
          <w:cantSplit/>
          <w:trHeight w:val="300"/>
        </w:trPr>
        <w:tc>
          <w:tcPr>
            <w:tcW w:w="1172" w:type="dxa"/>
            <w:vMerge/>
            <w:tcBorders>
              <w:bottom w:val="single" w:sz="4" w:space="0" w:color="auto"/>
            </w:tcBorders>
            <w:noWrap/>
          </w:tcPr>
          <w:p w14:paraId="24E42FED" w14:textId="77777777" w:rsidR="007C7E58" w:rsidRPr="00792C57" w:rsidRDefault="007C7E58">
            <w:pPr>
              <w:rPr>
                <w:sz w:val="18"/>
                <w:szCs w:val="18"/>
              </w:rPr>
            </w:pPr>
          </w:p>
        </w:tc>
        <w:tc>
          <w:tcPr>
            <w:tcW w:w="2278" w:type="dxa"/>
            <w:tcBorders>
              <w:bottom w:val="single" w:sz="4" w:space="0" w:color="auto"/>
            </w:tcBorders>
            <w:noWrap/>
          </w:tcPr>
          <w:p w14:paraId="610F5044" w14:textId="20BC1596" w:rsidR="007C7E58" w:rsidRPr="00792C57" w:rsidRDefault="007C7E58">
            <w:pPr>
              <w:rPr>
                <w:sz w:val="18"/>
                <w:szCs w:val="18"/>
              </w:rPr>
            </w:pPr>
            <w:r>
              <w:rPr>
                <w:sz w:val="18"/>
                <w:szCs w:val="18"/>
              </w:rPr>
              <w:t>BOM and Component Print Station</w:t>
            </w:r>
          </w:p>
        </w:tc>
        <w:tc>
          <w:tcPr>
            <w:tcW w:w="1219" w:type="dxa"/>
            <w:tcBorders>
              <w:bottom w:val="single" w:sz="4" w:space="0" w:color="auto"/>
            </w:tcBorders>
            <w:noWrap/>
          </w:tcPr>
          <w:p w14:paraId="2387313F" w14:textId="77777777" w:rsidR="007C7E58" w:rsidRPr="00792C57" w:rsidRDefault="007C7E58">
            <w:pPr>
              <w:rPr>
                <w:sz w:val="18"/>
                <w:szCs w:val="18"/>
              </w:rPr>
            </w:pPr>
          </w:p>
        </w:tc>
        <w:tc>
          <w:tcPr>
            <w:tcW w:w="3523" w:type="dxa"/>
            <w:tcBorders>
              <w:bottom w:val="single" w:sz="4" w:space="0" w:color="auto"/>
            </w:tcBorders>
            <w:noWrap/>
          </w:tcPr>
          <w:p w14:paraId="147910FC" w14:textId="6A94D662" w:rsidR="007C7E58" w:rsidRPr="00792C57" w:rsidRDefault="007C7E58">
            <w:pPr>
              <w:rPr>
                <w:sz w:val="18"/>
                <w:szCs w:val="18"/>
              </w:rPr>
            </w:pPr>
            <w:r>
              <w:rPr>
                <w:sz w:val="18"/>
                <w:szCs w:val="18"/>
              </w:rPr>
              <w:t>?</w:t>
            </w:r>
          </w:p>
        </w:tc>
        <w:tc>
          <w:tcPr>
            <w:tcW w:w="613" w:type="dxa"/>
            <w:tcBorders>
              <w:bottom w:val="single" w:sz="4" w:space="0" w:color="auto"/>
            </w:tcBorders>
            <w:noWrap/>
          </w:tcPr>
          <w:p w14:paraId="038D57E3" w14:textId="77777777" w:rsidR="007C7E58" w:rsidRPr="00792C57" w:rsidRDefault="007C7E58">
            <w:pPr>
              <w:rPr>
                <w:sz w:val="18"/>
                <w:szCs w:val="18"/>
              </w:rPr>
            </w:pPr>
          </w:p>
        </w:tc>
        <w:tc>
          <w:tcPr>
            <w:tcW w:w="952" w:type="dxa"/>
            <w:tcBorders>
              <w:bottom w:val="single" w:sz="4" w:space="0" w:color="auto"/>
            </w:tcBorders>
            <w:noWrap/>
          </w:tcPr>
          <w:p w14:paraId="607145C0" w14:textId="77777777" w:rsidR="007C7E58" w:rsidRPr="00792C57" w:rsidRDefault="007C7E58">
            <w:pPr>
              <w:rPr>
                <w:sz w:val="18"/>
                <w:szCs w:val="18"/>
              </w:rPr>
            </w:pPr>
          </w:p>
        </w:tc>
        <w:tc>
          <w:tcPr>
            <w:tcW w:w="583" w:type="dxa"/>
            <w:tcBorders>
              <w:bottom w:val="single" w:sz="4" w:space="0" w:color="auto"/>
            </w:tcBorders>
            <w:noWrap/>
          </w:tcPr>
          <w:p w14:paraId="748DCFFB" w14:textId="77777777" w:rsidR="007C7E58" w:rsidRPr="00792C57" w:rsidRDefault="007C7E58">
            <w:pPr>
              <w:rPr>
                <w:sz w:val="18"/>
                <w:szCs w:val="18"/>
              </w:rPr>
            </w:pPr>
          </w:p>
        </w:tc>
        <w:tc>
          <w:tcPr>
            <w:tcW w:w="583" w:type="dxa"/>
            <w:tcBorders>
              <w:bottom w:val="single" w:sz="4" w:space="0" w:color="auto"/>
            </w:tcBorders>
            <w:noWrap/>
          </w:tcPr>
          <w:p w14:paraId="7F70CC56" w14:textId="77777777" w:rsidR="007C7E58" w:rsidRPr="00792C57" w:rsidRDefault="007C7E58">
            <w:pPr>
              <w:rPr>
                <w:sz w:val="18"/>
                <w:szCs w:val="18"/>
              </w:rPr>
            </w:pPr>
          </w:p>
        </w:tc>
      </w:tr>
      <w:tr w:rsidR="007C7E58" w:rsidRPr="00792C57" w14:paraId="6C802CDB" w14:textId="77777777" w:rsidTr="00107222">
        <w:trPr>
          <w:cantSplit/>
          <w:trHeight w:val="161"/>
        </w:trPr>
        <w:tc>
          <w:tcPr>
            <w:tcW w:w="1172" w:type="dxa"/>
            <w:shd w:val="solid" w:color="auto" w:fill="auto"/>
            <w:noWrap/>
          </w:tcPr>
          <w:p w14:paraId="13A2E7B1" w14:textId="77777777" w:rsidR="007C7E58" w:rsidRPr="007A31E7" w:rsidRDefault="007C7E58">
            <w:pPr>
              <w:rPr>
                <w:sz w:val="6"/>
                <w:szCs w:val="6"/>
              </w:rPr>
            </w:pPr>
          </w:p>
        </w:tc>
        <w:tc>
          <w:tcPr>
            <w:tcW w:w="2278" w:type="dxa"/>
            <w:shd w:val="solid" w:color="auto" w:fill="auto"/>
            <w:noWrap/>
          </w:tcPr>
          <w:p w14:paraId="6B9F3BDA" w14:textId="77777777" w:rsidR="007C7E58" w:rsidRPr="007A31E7" w:rsidRDefault="007C7E58">
            <w:pPr>
              <w:rPr>
                <w:sz w:val="6"/>
                <w:szCs w:val="6"/>
              </w:rPr>
            </w:pPr>
          </w:p>
        </w:tc>
        <w:tc>
          <w:tcPr>
            <w:tcW w:w="1219" w:type="dxa"/>
            <w:shd w:val="solid" w:color="auto" w:fill="auto"/>
            <w:noWrap/>
          </w:tcPr>
          <w:p w14:paraId="56C81022" w14:textId="77777777" w:rsidR="007C7E58" w:rsidRPr="007A31E7" w:rsidRDefault="007C7E58">
            <w:pPr>
              <w:rPr>
                <w:sz w:val="6"/>
                <w:szCs w:val="6"/>
              </w:rPr>
            </w:pPr>
          </w:p>
        </w:tc>
        <w:tc>
          <w:tcPr>
            <w:tcW w:w="3523" w:type="dxa"/>
            <w:shd w:val="solid" w:color="auto" w:fill="auto"/>
            <w:noWrap/>
          </w:tcPr>
          <w:p w14:paraId="541FBE98" w14:textId="77777777" w:rsidR="007C7E58" w:rsidRPr="007A31E7" w:rsidRDefault="007C7E58">
            <w:pPr>
              <w:rPr>
                <w:sz w:val="6"/>
                <w:szCs w:val="6"/>
              </w:rPr>
            </w:pPr>
          </w:p>
        </w:tc>
        <w:tc>
          <w:tcPr>
            <w:tcW w:w="613" w:type="dxa"/>
            <w:shd w:val="solid" w:color="auto" w:fill="auto"/>
            <w:noWrap/>
          </w:tcPr>
          <w:p w14:paraId="60DFA9AE" w14:textId="77777777" w:rsidR="007C7E58" w:rsidRPr="007A31E7" w:rsidRDefault="007C7E58">
            <w:pPr>
              <w:rPr>
                <w:sz w:val="6"/>
                <w:szCs w:val="6"/>
              </w:rPr>
            </w:pPr>
          </w:p>
        </w:tc>
        <w:tc>
          <w:tcPr>
            <w:tcW w:w="952" w:type="dxa"/>
            <w:shd w:val="solid" w:color="auto" w:fill="auto"/>
            <w:noWrap/>
          </w:tcPr>
          <w:p w14:paraId="7F7D5797" w14:textId="77777777" w:rsidR="007C7E58" w:rsidRPr="007A31E7" w:rsidRDefault="007C7E58">
            <w:pPr>
              <w:rPr>
                <w:sz w:val="6"/>
                <w:szCs w:val="6"/>
              </w:rPr>
            </w:pPr>
          </w:p>
        </w:tc>
        <w:tc>
          <w:tcPr>
            <w:tcW w:w="583" w:type="dxa"/>
            <w:shd w:val="solid" w:color="auto" w:fill="auto"/>
            <w:noWrap/>
          </w:tcPr>
          <w:p w14:paraId="069644D4" w14:textId="77777777" w:rsidR="007C7E58" w:rsidRPr="007A31E7" w:rsidRDefault="007C7E58">
            <w:pPr>
              <w:rPr>
                <w:sz w:val="6"/>
                <w:szCs w:val="6"/>
              </w:rPr>
            </w:pPr>
          </w:p>
        </w:tc>
        <w:tc>
          <w:tcPr>
            <w:tcW w:w="583" w:type="dxa"/>
            <w:shd w:val="solid" w:color="auto" w:fill="auto"/>
            <w:noWrap/>
          </w:tcPr>
          <w:p w14:paraId="4DDB2DFD" w14:textId="77777777" w:rsidR="007C7E58" w:rsidRPr="007A31E7" w:rsidRDefault="007C7E58">
            <w:pPr>
              <w:rPr>
                <w:sz w:val="6"/>
                <w:szCs w:val="6"/>
              </w:rPr>
            </w:pPr>
          </w:p>
        </w:tc>
      </w:tr>
      <w:tr w:rsidR="007C7E58" w:rsidRPr="00792C57" w14:paraId="7A424E25" w14:textId="77777777" w:rsidTr="00107222">
        <w:trPr>
          <w:cantSplit/>
          <w:trHeight w:val="300"/>
        </w:trPr>
        <w:tc>
          <w:tcPr>
            <w:tcW w:w="1172" w:type="dxa"/>
            <w:vMerge w:val="restart"/>
            <w:noWrap/>
            <w:hideMark/>
          </w:tcPr>
          <w:p w14:paraId="1E0283E1" w14:textId="77777777" w:rsidR="007C7E58" w:rsidRPr="00792C57" w:rsidRDefault="007C7E58">
            <w:pPr>
              <w:rPr>
                <w:sz w:val="18"/>
                <w:szCs w:val="18"/>
              </w:rPr>
            </w:pPr>
            <w:r w:rsidRPr="00792C57">
              <w:rPr>
                <w:sz w:val="18"/>
                <w:szCs w:val="18"/>
              </w:rPr>
              <w:t xml:space="preserve">Defaults for Customer </w:t>
            </w:r>
            <w:r w:rsidRPr="00792C57">
              <w:rPr>
                <w:sz w:val="18"/>
                <w:szCs w:val="18"/>
              </w:rPr>
              <w:lastRenderedPageBreak/>
              <w:t>Returns</w:t>
            </w:r>
          </w:p>
        </w:tc>
        <w:tc>
          <w:tcPr>
            <w:tcW w:w="2278" w:type="dxa"/>
            <w:noWrap/>
            <w:hideMark/>
          </w:tcPr>
          <w:p w14:paraId="618A01FD" w14:textId="77777777" w:rsidR="007C7E58" w:rsidRPr="00792C57" w:rsidRDefault="007C7E58">
            <w:pPr>
              <w:rPr>
                <w:sz w:val="18"/>
                <w:szCs w:val="18"/>
              </w:rPr>
            </w:pPr>
            <w:r w:rsidRPr="00792C57">
              <w:rPr>
                <w:sz w:val="18"/>
                <w:szCs w:val="18"/>
              </w:rPr>
              <w:lastRenderedPageBreak/>
              <w:t>Customer Return Receiving Location</w:t>
            </w:r>
          </w:p>
        </w:tc>
        <w:tc>
          <w:tcPr>
            <w:tcW w:w="1219" w:type="dxa"/>
            <w:noWrap/>
            <w:hideMark/>
          </w:tcPr>
          <w:p w14:paraId="067B2A0B" w14:textId="77777777" w:rsidR="007C7E58" w:rsidRPr="00792C57" w:rsidRDefault="007C7E58">
            <w:pPr>
              <w:rPr>
                <w:sz w:val="18"/>
                <w:szCs w:val="18"/>
              </w:rPr>
            </w:pPr>
          </w:p>
        </w:tc>
        <w:tc>
          <w:tcPr>
            <w:tcW w:w="3523" w:type="dxa"/>
            <w:noWrap/>
            <w:hideMark/>
          </w:tcPr>
          <w:p w14:paraId="3E08A763" w14:textId="77777777" w:rsidR="007C7E58" w:rsidRPr="00792C57" w:rsidRDefault="007C7E58">
            <w:pPr>
              <w:rPr>
                <w:sz w:val="18"/>
                <w:szCs w:val="18"/>
              </w:rPr>
            </w:pPr>
          </w:p>
        </w:tc>
        <w:tc>
          <w:tcPr>
            <w:tcW w:w="613" w:type="dxa"/>
            <w:noWrap/>
            <w:hideMark/>
          </w:tcPr>
          <w:p w14:paraId="6D0A4E10" w14:textId="77777777" w:rsidR="007C7E58" w:rsidRPr="00792C57" w:rsidRDefault="007C7E58">
            <w:pPr>
              <w:rPr>
                <w:sz w:val="18"/>
                <w:szCs w:val="18"/>
              </w:rPr>
            </w:pPr>
          </w:p>
        </w:tc>
        <w:tc>
          <w:tcPr>
            <w:tcW w:w="952" w:type="dxa"/>
            <w:noWrap/>
            <w:hideMark/>
          </w:tcPr>
          <w:p w14:paraId="3F61B87E" w14:textId="77777777" w:rsidR="007C7E58" w:rsidRPr="00792C57" w:rsidRDefault="007C7E58">
            <w:pPr>
              <w:rPr>
                <w:sz w:val="18"/>
                <w:szCs w:val="18"/>
              </w:rPr>
            </w:pPr>
          </w:p>
        </w:tc>
        <w:tc>
          <w:tcPr>
            <w:tcW w:w="583" w:type="dxa"/>
            <w:noWrap/>
            <w:hideMark/>
          </w:tcPr>
          <w:p w14:paraId="22EF9D35" w14:textId="77777777" w:rsidR="007C7E58" w:rsidRPr="00792C57" w:rsidRDefault="007C7E58">
            <w:pPr>
              <w:rPr>
                <w:sz w:val="18"/>
                <w:szCs w:val="18"/>
              </w:rPr>
            </w:pPr>
          </w:p>
        </w:tc>
        <w:tc>
          <w:tcPr>
            <w:tcW w:w="583" w:type="dxa"/>
            <w:noWrap/>
            <w:hideMark/>
          </w:tcPr>
          <w:p w14:paraId="5D6EAF27" w14:textId="77777777" w:rsidR="007C7E58" w:rsidRPr="00792C57" w:rsidRDefault="007C7E58">
            <w:pPr>
              <w:rPr>
                <w:sz w:val="18"/>
                <w:szCs w:val="18"/>
              </w:rPr>
            </w:pPr>
          </w:p>
        </w:tc>
      </w:tr>
      <w:tr w:rsidR="007C7E58" w:rsidRPr="00792C57" w14:paraId="7AC8A8B9" w14:textId="77777777" w:rsidTr="00107222">
        <w:trPr>
          <w:cantSplit/>
          <w:trHeight w:val="300"/>
        </w:trPr>
        <w:tc>
          <w:tcPr>
            <w:tcW w:w="1172" w:type="dxa"/>
            <w:vMerge/>
            <w:noWrap/>
          </w:tcPr>
          <w:p w14:paraId="5CBCDF9F" w14:textId="6F72D9A8" w:rsidR="007C7E58" w:rsidRPr="00792C57" w:rsidRDefault="007C7E58">
            <w:pPr>
              <w:rPr>
                <w:sz w:val="18"/>
                <w:szCs w:val="18"/>
              </w:rPr>
            </w:pPr>
          </w:p>
        </w:tc>
        <w:tc>
          <w:tcPr>
            <w:tcW w:w="2278" w:type="dxa"/>
            <w:noWrap/>
            <w:hideMark/>
          </w:tcPr>
          <w:p w14:paraId="54DBAC1B" w14:textId="77777777" w:rsidR="007C7E58" w:rsidRPr="00792C57" w:rsidRDefault="007C7E58">
            <w:pPr>
              <w:rPr>
                <w:sz w:val="18"/>
                <w:szCs w:val="18"/>
              </w:rPr>
            </w:pPr>
            <w:r w:rsidRPr="00792C57">
              <w:rPr>
                <w:sz w:val="18"/>
                <w:szCs w:val="18"/>
              </w:rPr>
              <w:t>Damaged Return Hold Code</w:t>
            </w:r>
          </w:p>
        </w:tc>
        <w:tc>
          <w:tcPr>
            <w:tcW w:w="1219" w:type="dxa"/>
            <w:noWrap/>
            <w:hideMark/>
          </w:tcPr>
          <w:p w14:paraId="0A665D61" w14:textId="77777777" w:rsidR="007C7E58" w:rsidRPr="00792C57" w:rsidRDefault="007C7E58">
            <w:pPr>
              <w:rPr>
                <w:sz w:val="18"/>
                <w:szCs w:val="18"/>
              </w:rPr>
            </w:pPr>
          </w:p>
        </w:tc>
        <w:tc>
          <w:tcPr>
            <w:tcW w:w="3523" w:type="dxa"/>
            <w:noWrap/>
            <w:hideMark/>
          </w:tcPr>
          <w:p w14:paraId="1419165A" w14:textId="77777777" w:rsidR="007C7E58" w:rsidRPr="00792C57" w:rsidRDefault="007C7E58">
            <w:pPr>
              <w:rPr>
                <w:sz w:val="18"/>
                <w:szCs w:val="18"/>
              </w:rPr>
            </w:pPr>
            <w:r w:rsidRPr="00792C57">
              <w:rPr>
                <w:sz w:val="18"/>
                <w:szCs w:val="18"/>
              </w:rPr>
              <w:t>?</w:t>
            </w:r>
          </w:p>
        </w:tc>
        <w:tc>
          <w:tcPr>
            <w:tcW w:w="613" w:type="dxa"/>
            <w:noWrap/>
            <w:hideMark/>
          </w:tcPr>
          <w:p w14:paraId="217B3272" w14:textId="77777777" w:rsidR="007C7E58" w:rsidRPr="00792C57" w:rsidRDefault="007C7E58">
            <w:pPr>
              <w:rPr>
                <w:sz w:val="18"/>
                <w:szCs w:val="18"/>
              </w:rPr>
            </w:pPr>
            <w:r w:rsidRPr="00792C57">
              <w:rPr>
                <w:sz w:val="18"/>
                <w:szCs w:val="18"/>
              </w:rPr>
              <w:t>?</w:t>
            </w:r>
          </w:p>
        </w:tc>
        <w:tc>
          <w:tcPr>
            <w:tcW w:w="952" w:type="dxa"/>
            <w:noWrap/>
            <w:hideMark/>
          </w:tcPr>
          <w:p w14:paraId="0E4AF84A" w14:textId="77777777" w:rsidR="007C7E58" w:rsidRPr="00792C57" w:rsidRDefault="007C7E58">
            <w:pPr>
              <w:rPr>
                <w:sz w:val="18"/>
                <w:szCs w:val="18"/>
              </w:rPr>
            </w:pPr>
          </w:p>
        </w:tc>
        <w:tc>
          <w:tcPr>
            <w:tcW w:w="583" w:type="dxa"/>
            <w:noWrap/>
            <w:hideMark/>
          </w:tcPr>
          <w:p w14:paraId="6D23DD30" w14:textId="77777777" w:rsidR="007C7E58" w:rsidRPr="00792C57" w:rsidRDefault="007C7E58">
            <w:pPr>
              <w:rPr>
                <w:sz w:val="18"/>
                <w:szCs w:val="18"/>
              </w:rPr>
            </w:pPr>
          </w:p>
        </w:tc>
        <w:tc>
          <w:tcPr>
            <w:tcW w:w="583" w:type="dxa"/>
            <w:noWrap/>
            <w:hideMark/>
          </w:tcPr>
          <w:p w14:paraId="13E95E05" w14:textId="77777777" w:rsidR="007C7E58" w:rsidRPr="00792C57" w:rsidRDefault="007C7E58">
            <w:pPr>
              <w:rPr>
                <w:sz w:val="18"/>
                <w:szCs w:val="18"/>
              </w:rPr>
            </w:pPr>
          </w:p>
        </w:tc>
      </w:tr>
      <w:tr w:rsidR="007C7E58" w:rsidRPr="00792C57" w14:paraId="61C3AF1F" w14:textId="77777777" w:rsidTr="00107222">
        <w:trPr>
          <w:cantSplit/>
          <w:trHeight w:val="300"/>
        </w:trPr>
        <w:tc>
          <w:tcPr>
            <w:tcW w:w="1172" w:type="dxa"/>
            <w:vMerge/>
            <w:noWrap/>
          </w:tcPr>
          <w:p w14:paraId="7EFDC946" w14:textId="2414E311" w:rsidR="007C7E58" w:rsidRPr="00792C57" w:rsidRDefault="007C7E58">
            <w:pPr>
              <w:rPr>
                <w:sz w:val="18"/>
                <w:szCs w:val="18"/>
              </w:rPr>
            </w:pPr>
          </w:p>
        </w:tc>
        <w:tc>
          <w:tcPr>
            <w:tcW w:w="2278" w:type="dxa"/>
            <w:noWrap/>
            <w:hideMark/>
          </w:tcPr>
          <w:p w14:paraId="691F7D3C" w14:textId="77777777" w:rsidR="007C7E58" w:rsidRPr="00792C57" w:rsidRDefault="007C7E58">
            <w:pPr>
              <w:rPr>
                <w:sz w:val="18"/>
                <w:szCs w:val="18"/>
              </w:rPr>
            </w:pPr>
            <w:r w:rsidRPr="00792C57">
              <w:rPr>
                <w:sz w:val="18"/>
                <w:szCs w:val="18"/>
              </w:rPr>
              <w:t xml:space="preserve">Release Customer Returned Inventory for </w:t>
            </w:r>
            <w:proofErr w:type="spellStart"/>
            <w:r w:rsidRPr="00792C57">
              <w:rPr>
                <w:sz w:val="18"/>
                <w:szCs w:val="18"/>
              </w:rPr>
              <w:t>Putaway</w:t>
            </w:r>
            <w:proofErr w:type="spellEnd"/>
          </w:p>
        </w:tc>
        <w:tc>
          <w:tcPr>
            <w:tcW w:w="1219" w:type="dxa"/>
            <w:noWrap/>
            <w:hideMark/>
          </w:tcPr>
          <w:p w14:paraId="78145BE8" w14:textId="77777777" w:rsidR="007C7E58" w:rsidRPr="00792C57" w:rsidRDefault="007C7E58">
            <w:pPr>
              <w:rPr>
                <w:sz w:val="18"/>
                <w:szCs w:val="18"/>
              </w:rPr>
            </w:pPr>
            <w:r w:rsidRPr="00792C57">
              <w:rPr>
                <w:sz w:val="18"/>
                <w:szCs w:val="18"/>
              </w:rPr>
              <w:t>No</w:t>
            </w:r>
          </w:p>
        </w:tc>
        <w:tc>
          <w:tcPr>
            <w:tcW w:w="3523" w:type="dxa"/>
            <w:noWrap/>
            <w:hideMark/>
          </w:tcPr>
          <w:p w14:paraId="4016CFD0" w14:textId="77777777" w:rsidR="007C7E58" w:rsidRPr="00792C57" w:rsidRDefault="007C7E58">
            <w:pPr>
              <w:rPr>
                <w:sz w:val="18"/>
                <w:szCs w:val="18"/>
              </w:rPr>
            </w:pPr>
            <w:r w:rsidRPr="00792C57">
              <w:rPr>
                <w:sz w:val="18"/>
                <w:szCs w:val="18"/>
              </w:rPr>
              <w:t>Must go to QA first</w:t>
            </w:r>
          </w:p>
        </w:tc>
        <w:tc>
          <w:tcPr>
            <w:tcW w:w="613" w:type="dxa"/>
            <w:noWrap/>
            <w:hideMark/>
          </w:tcPr>
          <w:p w14:paraId="462F3435" w14:textId="77777777" w:rsidR="007C7E58" w:rsidRPr="00792C57" w:rsidRDefault="007C7E58">
            <w:pPr>
              <w:rPr>
                <w:sz w:val="18"/>
                <w:szCs w:val="18"/>
              </w:rPr>
            </w:pPr>
            <w:r w:rsidRPr="00792C57">
              <w:rPr>
                <w:sz w:val="18"/>
                <w:szCs w:val="18"/>
              </w:rPr>
              <w:t>?</w:t>
            </w:r>
          </w:p>
        </w:tc>
        <w:tc>
          <w:tcPr>
            <w:tcW w:w="952" w:type="dxa"/>
            <w:noWrap/>
            <w:hideMark/>
          </w:tcPr>
          <w:p w14:paraId="1BF2A056" w14:textId="77777777" w:rsidR="007C7E58" w:rsidRPr="00792C57" w:rsidRDefault="007C7E58">
            <w:pPr>
              <w:rPr>
                <w:sz w:val="18"/>
                <w:szCs w:val="18"/>
              </w:rPr>
            </w:pPr>
          </w:p>
        </w:tc>
        <w:tc>
          <w:tcPr>
            <w:tcW w:w="583" w:type="dxa"/>
            <w:noWrap/>
            <w:hideMark/>
          </w:tcPr>
          <w:p w14:paraId="45FDB6DE" w14:textId="77777777" w:rsidR="007C7E58" w:rsidRPr="00792C57" w:rsidRDefault="007C7E58">
            <w:pPr>
              <w:rPr>
                <w:sz w:val="18"/>
                <w:szCs w:val="18"/>
              </w:rPr>
            </w:pPr>
          </w:p>
        </w:tc>
        <w:tc>
          <w:tcPr>
            <w:tcW w:w="583" w:type="dxa"/>
            <w:noWrap/>
            <w:hideMark/>
          </w:tcPr>
          <w:p w14:paraId="315D4242" w14:textId="77777777" w:rsidR="007C7E58" w:rsidRPr="00792C57" w:rsidRDefault="007C7E58">
            <w:pPr>
              <w:rPr>
                <w:sz w:val="18"/>
                <w:szCs w:val="18"/>
              </w:rPr>
            </w:pPr>
          </w:p>
        </w:tc>
      </w:tr>
      <w:tr w:rsidR="007C7E58" w:rsidRPr="00792C57" w14:paraId="32965DF3" w14:textId="77777777" w:rsidTr="00107222">
        <w:trPr>
          <w:cantSplit/>
          <w:trHeight w:val="300"/>
        </w:trPr>
        <w:tc>
          <w:tcPr>
            <w:tcW w:w="1172" w:type="dxa"/>
            <w:vMerge/>
            <w:noWrap/>
          </w:tcPr>
          <w:p w14:paraId="2B222D9A" w14:textId="5057BF58" w:rsidR="007C7E58" w:rsidRPr="00792C57" w:rsidRDefault="007C7E58">
            <w:pPr>
              <w:rPr>
                <w:sz w:val="18"/>
                <w:szCs w:val="18"/>
              </w:rPr>
            </w:pPr>
          </w:p>
        </w:tc>
        <w:tc>
          <w:tcPr>
            <w:tcW w:w="2278" w:type="dxa"/>
            <w:noWrap/>
            <w:hideMark/>
          </w:tcPr>
          <w:p w14:paraId="593C31A7" w14:textId="77777777" w:rsidR="007C7E58" w:rsidRPr="00792C57" w:rsidRDefault="007C7E58">
            <w:pPr>
              <w:rPr>
                <w:sz w:val="18"/>
                <w:szCs w:val="18"/>
              </w:rPr>
            </w:pPr>
            <w:r w:rsidRPr="00792C57">
              <w:rPr>
                <w:sz w:val="18"/>
                <w:szCs w:val="18"/>
              </w:rPr>
              <w:t>Number of Customer Return Labels</w:t>
            </w:r>
          </w:p>
        </w:tc>
        <w:tc>
          <w:tcPr>
            <w:tcW w:w="1219" w:type="dxa"/>
            <w:noWrap/>
            <w:hideMark/>
          </w:tcPr>
          <w:p w14:paraId="7549C329" w14:textId="69FB9D4A" w:rsidR="007C7E58" w:rsidRPr="00792C57" w:rsidRDefault="007C7E58">
            <w:pPr>
              <w:rPr>
                <w:sz w:val="18"/>
                <w:szCs w:val="18"/>
              </w:rPr>
            </w:pPr>
            <w:r>
              <w:rPr>
                <w:sz w:val="18"/>
                <w:szCs w:val="18"/>
              </w:rPr>
              <w:t>1</w:t>
            </w:r>
          </w:p>
        </w:tc>
        <w:tc>
          <w:tcPr>
            <w:tcW w:w="3523" w:type="dxa"/>
            <w:noWrap/>
            <w:hideMark/>
          </w:tcPr>
          <w:p w14:paraId="29D0E086" w14:textId="77777777" w:rsidR="007C7E58" w:rsidRPr="00792C57" w:rsidRDefault="007C7E58">
            <w:pPr>
              <w:rPr>
                <w:sz w:val="18"/>
                <w:szCs w:val="18"/>
              </w:rPr>
            </w:pPr>
          </w:p>
        </w:tc>
        <w:tc>
          <w:tcPr>
            <w:tcW w:w="613" w:type="dxa"/>
            <w:noWrap/>
            <w:hideMark/>
          </w:tcPr>
          <w:p w14:paraId="4D424C6C" w14:textId="77777777" w:rsidR="007C7E58" w:rsidRPr="00792C57" w:rsidRDefault="007C7E58">
            <w:pPr>
              <w:rPr>
                <w:sz w:val="18"/>
                <w:szCs w:val="18"/>
              </w:rPr>
            </w:pPr>
          </w:p>
        </w:tc>
        <w:tc>
          <w:tcPr>
            <w:tcW w:w="952" w:type="dxa"/>
            <w:noWrap/>
            <w:hideMark/>
          </w:tcPr>
          <w:p w14:paraId="037A999D" w14:textId="77777777" w:rsidR="007C7E58" w:rsidRPr="00792C57" w:rsidRDefault="007C7E58">
            <w:pPr>
              <w:rPr>
                <w:sz w:val="18"/>
                <w:szCs w:val="18"/>
              </w:rPr>
            </w:pPr>
          </w:p>
        </w:tc>
        <w:tc>
          <w:tcPr>
            <w:tcW w:w="583" w:type="dxa"/>
            <w:noWrap/>
            <w:hideMark/>
          </w:tcPr>
          <w:p w14:paraId="1163CF5D" w14:textId="77777777" w:rsidR="007C7E58" w:rsidRPr="00792C57" w:rsidRDefault="007C7E58">
            <w:pPr>
              <w:rPr>
                <w:sz w:val="18"/>
                <w:szCs w:val="18"/>
              </w:rPr>
            </w:pPr>
          </w:p>
        </w:tc>
        <w:tc>
          <w:tcPr>
            <w:tcW w:w="583" w:type="dxa"/>
            <w:noWrap/>
            <w:hideMark/>
          </w:tcPr>
          <w:p w14:paraId="3D16E685" w14:textId="77777777" w:rsidR="007C7E58" w:rsidRPr="00792C57" w:rsidRDefault="007C7E58">
            <w:pPr>
              <w:rPr>
                <w:sz w:val="18"/>
                <w:szCs w:val="18"/>
              </w:rPr>
            </w:pPr>
          </w:p>
        </w:tc>
      </w:tr>
      <w:tr w:rsidR="007C7E58" w:rsidRPr="00792C57" w14:paraId="68ED5E94" w14:textId="77777777" w:rsidTr="00107222">
        <w:trPr>
          <w:cantSplit/>
          <w:trHeight w:val="300"/>
        </w:trPr>
        <w:tc>
          <w:tcPr>
            <w:tcW w:w="1172" w:type="dxa"/>
            <w:vMerge/>
            <w:noWrap/>
          </w:tcPr>
          <w:p w14:paraId="4D9F00C1" w14:textId="51546756" w:rsidR="007C7E58" w:rsidRPr="00792C57" w:rsidRDefault="007C7E58">
            <w:pPr>
              <w:rPr>
                <w:sz w:val="18"/>
                <w:szCs w:val="18"/>
              </w:rPr>
            </w:pPr>
          </w:p>
        </w:tc>
        <w:tc>
          <w:tcPr>
            <w:tcW w:w="2278" w:type="dxa"/>
            <w:noWrap/>
            <w:hideMark/>
          </w:tcPr>
          <w:p w14:paraId="67ECBEE8" w14:textId="77777777" w:rsidR="007C7E58" w:rsidRPr="00792C57" w:rsidRDefault="007C7E58">
            <w:pPr>
              <w:rPr>
                <w:sz w:val="18"/>
                <w:szCs w:val="18"/>
              </w:rPr>
            </w:pPr>
            <w:r w:rsidRPr="00792C57">
              <w:rPr>
                <w:sz w:val="18"/>
                <w:szCs w:val="18"/>
              </w:rPr>
              <w:t>Non-Returnable to Stock Hold Code</w:t>
            </w:r>
          </w:p>
        </w:tc>
        <w:tc>
          <w:tcPr>
            <w:tcW w:w="1219" w:type="dxa"/>
            <w:noWrap/>
            <w:hideMark/>
          </w:tcPr>
          <w:p w14:paraId="0064BF79" w14:textId="77777777" w:rsidR="007C7E58" w:rsidRPr="00792C57" w:rsidRDefault="007C7E58">
            <w:pPr>
              <w:rPr>
                <w:sz w:val="18"/>
                <w:szCs w:val="18"/>
              </w:rPr>
            </w:pPr>
          </w:p>
        </w:tc>
        <w:tc>
          <w:tcPr>
            <w:tcW w:w="3523" w:type="dxa"/>
            <w:noWrap/>
            <w:hideMark/>
          </w:tcPr>
          <w:p w14:paraId="34123BBB" w14:textId="77777777" w:rsidR="007C7E58" w:rsidRPr="00792C57" w:rsidRDefault="007C7E58">
            <w:pPr>
              <w:rPr>
                <w:sz w:val="18"/>
                <w:szCs w:val="18"/>
              </w:rPr>
            </w:pPr>
          </w:p>
        </w:tc>
        <w:tc>
          <w:tcPr>
            <w:tcW w:w="613" w:type="dxa"/>
            <w:noWrap/>
            <w:hideMark/>
          </w:tcPr>
          <w:p w14:paraId="3A8A464F" w14:textId="77777777" w:rsidR="007C7E58" w:rsidRPr="00792C57" w:rsidRDefault="007C7E58">
            <w:pPr>
              <w:rPr>
                <w:sz w:val="18"/>
                <w:szCs w:val="18"/>
              </w:rPr>
            </w:pPr>
          </w:p>
        </w:tc>
        <w:tc>
          <w:tcPr>
            <w:tcW w:w="952" w:type="dxa"/>
            <w:noWrap/>
            <w:hideMark/>
          </w:tcPr>
          <w:p w14:paraId="65B81099" w14:textId="77777777" w:rsidR="007C7E58" w:rsidRPr="00792C57" w:rsidRDefault="007C7E58">
            <w:pPr>
              <w:rPr>
                <w:sz w:val="18"/>
                <w:szCs w:val="18"/>
              </w:rPr>
            </w:pPr>
          </w:p>
        </w:tc>
        <w:tc>
          <w:tcPr>
            <w:tcW w:w="583" w:type="dxa"/>
            <w:noWrap/>
            <w:hideMark/>
          </w:tcPr>
          <w:p w14:paraId="6161BDDC" w14:textId="77777777" w:rsidR="007C7E58" w:rsidRPr="00792C57" w:rsidRDefault="007C7E58">
            <w:pPr>
              <w:rPr>
                <w:sz w:val="18"/>
                <w:szCs w:val="18"/>
              </w:rPr>
            </w:pPr>
          </w:p>
        </w:tc>
        <w:tc>
          <w:tcPr>
            <w:tcW w:w="583" w:type="dxa"/>
            <w:noWrap/>
            <w:hideMark/>
          </w:tcPr>
          <w:p w14:paraId="7DBD798F" w14:textId="77777777" w:rsidR="007C7E58" w:rsidRPr="00792C57" w:rsidRDefault="007C7E58">
            <w:pPr>
              <w:rPr>
                <w:sz w:val="18"/>
                <w:szCs w:val="18"/>
              </w:rPr>
            </w:pPr>
          </w:p>
        </w:tc>
      </w:tr>
      <w:tr w:rsidR="007C7E58" w:rsidRPr="00792C57" w14:paraId="165E93E7" w14:textId="77777777" w:rsidTr="00107222">
        <w:trPr>
          <w:cantSplit/>
          <w:trHeight w:val="300"/>
        </w:trPr>
        <w:tc>
          <w:tcPr>
            <w:tcW w:w="1172" w:type="dxa"/>
            <w:vMerge/>
            <w:tcBorders>
              <w:bottom w:val="single" w:sz="4" w:space="0" w:color="auto"/>
            </w:tcBorders>
            <w:noWrap/>
          </w:tcPr>
          <w:p w14:paraId="755248E0" w14:textId="2E0D3C50" w:rsidR="007C7E58" w:rsidRPr="00792C57" w:rsidRDefault="007C7E58">
            <w:pPr>
              <w:rPr>
                <w:sz w:val="18"/>
                <w:szCs w:val="18"/>
              </w:rPr>
            </w:pPr>
          </w:p>
        </w:tc>
        <w:tc>
          <w:tcPr>
            <w:tcW w:w="2278" w:type="dxa"/>
            <w:tcBorders>
              <w:bottom w:val="single" w:sz="4" w:space="0" w:color="auto"/>
            </w:tcBorders>
            <w:noWrap/>
            <w:hideMark/>
          </w:tcPr>
          <w:p w14:paraId="70C2B5E7" w14:textId="77777777" w:rsidR="007C7E58" w:rsidRPr="00792C57" w:rsidRDefault="007C7E58">
            <w:pPr>
              <w:rPr>
                <w:sz w:val="18"/>
                <w:szCs w:val="18"/>
              </w:rPr>
            </w:pPr>
            <w:r w:rsidRPr="00792C57">
              <w:rPr>
                <w:sz w:val="18"/>
                <w:szCs w:val="18"/>
              </w:rPr>
              <w:t>Non-Returnable to Stock Location</w:t>
            </w:r>
          </w:p>
        </w:tc>
        <w:tc>
          <w:tcPr>
            <w:tcW w:w="1219" w:type="dxa"/>
            <w:tcBorders>
              <w:bottom w:val="single" w:sz="4" w:space="0" w:color="auto"/>
            </w:tcBorders>
            <w:noWrap/>
            <w:hideMark/>
          </w:tcPr>
          <w:p w14:paraId="78C95AEC" w14:textId="77777777" w:rsidR="007C7E58" w:rsidRPr="00792C57" w:rsidRDefault="007C7E58">
            <w:pPr>
              <w:rPr>
                <w:sz w:val="18"/>
                <w:szCs w:val="18"/>
              </w:rPr>
            </w:pPr>
          </w:p>
        </w:tc>
        <w:tc>
          <w:tcPr>
            <w:tcW w:w="3523" w:type="dxa"/>
            <w:tcBorders>
              <w:bottom w:val="single" w:sz="4" w:space="0" w:color="auto"/>
            </w:tcBorders>
            <w:noWrap/>
            <w:hideMark/>
          </w:tcPr>
          <w:p w14:paraId="5FB20140" w14:textId="77777777" w:rsidR="007C7E58" w:rsidRPr="00792C57" w:rsidRDefault="007C7E58">
            <w:pPr>
              <w:rPr>
                <w:sz w:val="18"/>
                <w:szCs w:val="18"/>
              </w:rPr>
            </w:pPr>
          </w:p>
        </w:tc>
        <w:tc>
          <w:tcPr>
            <w:tcW w:w="613" w:type="dxa"/>
            <w:tcBorders>
              <w:bottom w:val="single" w:sz="4" w:space="0" w:color="auto"/>
            </w:tcBorders>
            <w:noWrap/>
            <w:hideMark/>
          </w:tcPr>
          <w:p w14:paraId="4AE6D548" w14:textId="77777777" w:rsidR="007C7E58" w:rsidRPr="00792C57" w:rsidRDefault="007C7E58">
            <w:pPr>
              <w:rPr>
                <w:sz w:val="18"/>
                <w:szCs w:val="18"/>
              </w:rPr>
            </w:pPr>
          </w:p>
        </w:tc>
        <w:tc>
          <w:tcPr>
            <w:tcW w:w="952" w:type="dxa"/>
            <w:tcBorders>
              <w:bottom w:val="single" w:sz="4" w:space="0" w:color="auto"/>
            </w:tcBorders>
            <w:noWrap/>
            <w:hideMark/>
          </w:tcPr>
          <w:p w14:paraId="14910D9D" w14:textId="77777777" w:rsidR="007C7E58" w:rsidRPr="00792C57" w:rsidRDefault="007C7E58">
            <w:pPr>
              <w:rPr>
                <w:sz w:val="18"/>
                <w:szCs w:val="18"/>
              </w:rPr>
            </w:pPr>
          </w:p>
        </w:tc>
        <w:tc>
          <w:tcPr>
            <w:tcW w:w="583" w:type="dxa"/>
            <w:tcBorders>
              <w:bottom w:val="single" w:sz="4" w:space="0" w:color="auto"/>
            </w:tcBorders>
            <w:noWrap/>
            <w:hideMark/>
          </w:tcPr>
          <w:p w14:paraId="1BC40D70" w14:textId="77777777" w:rsidR="007C7E58" w:rsidRPr="00792C57" w:rsidRDefault="007C7E58">
            <w:pPr>
              <w:rPr>
                <w:sz w:val="18"/>
                <w:szCs w:val="18"/>
              </w:rPr>
            </w:pPr>
          </w:p>
        </w:tc>
        <w:tc>
          <w:tcPr>
            <w:tcW w:w="583" w:type="dxa"/>
            <w:tcBorders>
              <w:bottom w:val="single" w:sz="4" w:space="0" w:color="auto"/>
            </w:tcBorders>
            <w:noWrap/>
            <w:hideMark/>
          </w:tcPr>
          <w:p w14:paraId="4B444D84" w14:textId="77777777" w:rsidR="007C7E58" w:rsidRPr="00792C57" w:rsidRDefault="007C7E58">
            <w:pPr>
              <w:rPr>
                <w:sz w:val="18"/>
                <w:szCs w:val="18"/>
              </w:rPr>
            </w:pPr>
          </w:p>
        </w:tc>
      </w:tr>
      <w:tr w:rsidR="007C7E58" w:rsidRPr="006962AA" w14:paraId="5533F60F" w14:textId="77777777" w:rsidTr="00107222">
        <w:trPr>
          <w:cantSplit/>
          <w:trHeight w:val="161"/>
        </w:trPr>
        <w:tc>
          <w:tcPr>
            <w:tcW w:w="1172" w:type="dxa"/>
            <w:shd w:val="solid" w:color="auto" w:fill="auto"/>
            <w:noWrap/>
            <w:hideMark/>
          </w:tcPr>
          <w:p w14:paraId="455CBB51" w14:textId="77777777" w:rsidR="007C7E58" w:rsidRPr="006962AA" w:rsidRDefault="007C7E58">
            <w:pPr>
              <w:rPr>
                <w:sz w:val="6"/>
                <w:szCs w:val="6"/>
              </w:rPr>
            </w:pPr>
          </w:p>
        </w:tc>
        <w:tc>
          <w:tcPr>
            <w:tcW w:w="2278" w:type="dxa"/>
            <w:shd w:val="solid" w:color="auto" w:fill="auto"/>
            <w:noWrap/>
            <w:hideMark/>
          </w:tcPr>
          <w:p w14:paraId="118AE753" w14:textId="77777777" w:rsidR="007C7E58" w:rsidRPr="006962AA" w:rsidRDefault="007C7E58">
            <w:pPr>
              <w:rPr>
                <w:sz w:val="6"/>
                <w:szCs w:val="6"/>
              </w:rPr>
            </w:pPr>
          </w:p>
        </w:tc>
        <w:tc>
          <w:tcPr>
            <w:tcW w:w="1219" w:type="dxa"/>
            <w:shd w:val="solid" w:color="auto" w:fill="auto"/>
            <w:noWrap/>
            <w:hideMark/>
          </w:tcPr>
          <w:p w14:paraId="18D906EA" w14:textId="77777777" w:rsidR="007C7E58" w:rsidRPr="006962AA" w:rsidRDefault="007C7E58">
            <w:pPr>
              <w:rPr>
                <w:sz w:val="6"/>
                <w:szCs w:val="6"/>
              </w:rPr>
            </w:pPr>
          </w:p>
        </w:tc>
        <w:tc>
          <w:tcPr>
            <w:tcW w:w="3523" w:type="dxa"/>
            <w:shd w:val="solid" w:color="auto" w:fill="auto"/>
            <w:noWrap/>
            <w:hideMark/>
          </w:tcPr>
          <w:p w14:paraId="58EAF57B" w14:textId="77777777" w:rsidR="007C7E58" w:rsidRPr="006962AA" w:rsidRDefault="007C7E58">
            <w:pPr>
              <w:rPr>
                <w:sz w:val="6"/>
                <w:szCs w:val="6"/>
              </w:rPr>
            </w:pPr>
          </w:p>
        </w:tc>
        <w:tc>
          <w:tcPr>
            <w:tcW w:w="613" w:type="dxa"/>
            <w:shd w:val="solid" w:color="auto" w:fill="auto"/>
            <w:noWrap/>
            <w:hideMark/>
          </w:tcPr>
          <w:p w14:paraId="48D84B8C" w14:textId="77777777" w:rsidR="007C7E58" w:rsidRPr="006962AA" w:rsidRDefault="007C7E58">
            <w:pPr>
              <w:rPr>
                <w:sz w:val="6"/>
                <w:szCs w:val="6"/>
              </w:rPr>
            </w:pPr>
          </w:p>
        </w:tc>
        <w:tc>
          <w:tcPr>
            <w:tcW w:w="952" w:type="dxa"/>
            <w:shd w:val="solid" w:color="auto" w:fill="auto"/>
            <w:noWrap/>
            <w:hideMark/>
          </w:tcPr>
          <w:p w14:paraId="2CD707DC" w14:textId="77777777" w:rsidR="007C7E58" w:rsidRPr="006962AA" w:rsidRDefault="007C7E58">
            <w:pPr>
              <w:rPr>
                <w:sz w:val="6"/>
                <w:szCs w:val="6"/>
              </w:rPr>
            </w:pPr>
          </w:p>
        </w:tc>
        <w:tc>
          <w:tcPr>
            <w:tcW w:w="583" w:type="dxa"/>
            <w:shd w:val="solid" w:color="auto" w:fill="auto"/>
            <w:noWrap/>
            <w:hideMark/>
          </w:tcPr>
          <w:p w14:paraId="50556022" w14:textId="77777777" w:rsidR="007C7E58" w:rsidRPr="006962AA" w:rsidRDefault="007C7E58">
            <w:pPr>
              <w:rPr>
                <w:sz w:val="6"/>
                <w:szCs w:val="6"/>
              </w:rPr>
            </w:pPr>
          </w:p>
        </w:tc>
        <w:tc>
          <w:tcPr>
            <w:tcW w:w="583" w:type="dxa"/>
            <w:shd w:val="solid" w:color="auto" w:fill="auto"/>
            <w:noWrap/>
            <w:hideMark/>
          </w:tcPr>
          <w:p w14:paraId="7655D0B0" w14:textId="77777777" w:rsidR="007C7E58" w:rsidRPr="006962AA" w:rsidRDefault="007C7E58">
            <w:pPr>
              <w:rPr>
                <w:sz w:val="6"/>
                <w:szCs w:val="6"/>
              </w:rPr>
            </w:pPr>
          </w:p>
        </w:tc>
      </w:tr>
      <w:tr w:rsidR="007C7E58" w:rsidRPr="00792C57" w14:paraId="19901E51" w14:textId="77777777" w:rsidTr="00107222">
        <w:trPr>
          <w:cantSplit/>
          <w:trHeight w:val="300"/>
        </w:trPr>
        <w:tc>
          <w:tcPr>
            <w:tcW w:w="1172" w:type="dxa"/>
            <w:vMerge w:val="restart"/>
            <w:noWrap/>
            <w:hideMark/>
          </w:tcPr>
          <w:p w14:paraId="45737CAF" w14:textId="77777777" w:rsidR="007C7E58" w:rsidRPr="00792C57" w:rsidRDefault="007C7E58">
            <w:pPr>
              <w:rPr>
                <w:sz w:val="18"/>
                <w:szCs w:val="18"/>
              </w:rPr>
            </w:pPr>
            <w:r w:rsidRPr="00792C57">
              <w:rPr>
                <w:sz w:val="18"/>
                <w:szCs w:val="18"/>
              </w:rPr>
              <w:t>Defaults for Vendor Returns</w:t>
            </w:r>
          </w:p>
        </w:tc>
        <w:tc>
          <w:tcPr>
            <w:tcW w:w="2278" w:type="dxa"/>
            <w:noWrap/>
            <w:hideMark/>
          </w:tcPr>
          <w:p w14:paraId="7A831A3D" w14:textId="77777777" w:rsidR="007C7E58" w:rsidRPr="00792C57" w:rsidRDefault="007C7E58">
            <w:pPr>
              <w:rPr>
                <w:sz w:val="18"/>
                <w:szCs w:val="18"/>
              </w:rPr>
            </w:pPr>
            <w:r w:rsidRPr="00792C57">
              <w:rPr>
                <w:sz w:val="18"/>
                <w:szCs w:val="18"/>
              </w:rPr>
              <w:t>Hold Code for Shipment to Vendor</w:t>
            </w:r>
          </w:p>
        </w:tc>
        <w:tc>
          <w:tcPr>
            <w:tcW w:w="1219" w:type="dxa"/>
            <w:noWrap/>
            <w:hideMark/>
          </w:tcPr>
          <w:p w14:paraId="1292A01B" w14:textId="77777777" w:rsidR="007C7E58" w:rsidRPr="00792C57" w:rsidRDefault="007C7E58">
            <w:pPr>
              <w:rPr>
                <w:sz w:val="18"/>
                <w:szCs w:val="18"/>
              </w:rPr>
            </w:pPr>
          </w:p>
        </w:tc>
        <w:tc>
          <w:tcPr>
            <w:tcW w:w="3523" w:type="dxa"/>
            <w:noWrap/>
            <w:hideMark/>
          </w:tcPr>
          <w:p w14:paraId="1E14EEB9" w14:textId="77777777" w:rsidR="007C7E58" w:rsidRPr="00792C57" w:rsidRDefault="007C7E58">
            <w:pPr>
              <w:rPr>
                <w:sz w:val="18"/>
                <w:szCs w:val="18"/>
              </w:rPr>
            </w:pPr>
            <w:r w:rsidRPr="00792C57">
              <w:rPr>
                <w:sz w:val="18"/>
                <w:szCs w:val="18"/>
              </w:rPr>
              <w:t>?</w:t>
            </w:r>
          </w:p>
        </w:tc>
        <w:tc>
          <w:tcPr>
            <w:tcW w:w="613" w:type="dxa"/>
            <w:noWrap/>
            <w:hideMark/>
          </w:tcPr>
          <w:p w14:paraId="2416EA8D" w14:textId="77777777" w:rsidR="007C7E58" w:rsidRPr="00792C57" w:rsidRDefault="007C7E58">
            <w:pPr>
              <w:rPr>
                <w:sz w:val="18"/>
                <w:szCs w:val="18"/>
              </w:rPr>
            </w:pPr>
            <w:r w:rsidRPr="00792C57">
              <w:rPr>
                <w:sz w:val="18"/>
                <w:szCs w:val="18"/>
              </w:rPr>
              <w:t>?</w:t>
            </w:r>
          </w:p>
        </w:tc>
        <w:tc>
          <w:tcPr>
            <w:tcW w:w="952" w:type="dxa"/>
            <w:noWrap/>
            <w:hideMark/>
          </w:tcPr>
          <w:p w14:paraId="1E30F7AB" w14:textId="77777777" w:rsidR="007C7E58" w:rsidRPr="00792C57" w:rsidRDefault="007C7E58">
            <w:pPr>
              <w:rPr>
                <w:sz w:val="18"/>
                <w:szCs w:val="18"/>
              </w:rPr>
            </w:pPr>
          </w:p>
        </w:tc>
        <w:tc>
          <w:tcPr>
            <w:tcW w:w="583" w:type="dxa"/>
            <w:noWrap/>
            <w:hideMark/>
          </w:tcPr>
          <w:p w14:paraId="579A29CB" w14:textId="77777777" w:rsidR="007C7E58" w:rsidRPr="00792C57" w:rsidRDefault="007C7E58">
            <w:pPr>
              <w:rPr>
                <w:sz w:val="18"/>
                <w:szCs w:val="18"/>
              </w:rPr>
            </w:pPr>
          </w:p>
        </w:tc>
        <w:tc>
          <w:tcPr>
            <w:tcW w:w="583" w:type="dxa"/>
            <w:noWrap/>
            <w:hideMark/>
          </w:tcPr>
          <w:p w14:paraId="5042464F" w14:textId="77777777" w:rsidR="007C7E58" w:rsidRPr="00792C57" w:rsidRDefault="007C7E58">
            <w:pPr>
              <w:rPr>
                <w:sz w:val="18"/>
                <w:szCs w:val="18"/>
              </w:rPr>
            </w:pPr>
          </w:p>
        </w:tc>
      </w:tr>
      <w:tr w:rsidR="007C7E58" w:rsidRPr="00792C57" w14:paraId="09E00B9E" w14:textId="77777777" w:rsidTr="00107222">
        <w:trPr>
          <w:cantSplit/>
          <w:trHeight w:val="300"/>
        </w:trPr>
        <w:tc>
          <w:tcPr>
            <w:tcW w:w="1172" w:type="dxa"/>
            <w:vMerge/>
            <w:noWrap/>
          </w:tcPr>
          <w:p w14:paraId="48E7C631" w14:textId="181A0D30" w:rsidR="007C7E58" w:rsidRPr="00792C57" w:rsidRDefault="007C7E58">
            <w:pPr>
              <w:rPr>
                <w:sz w:val="18"/>
                <w:szCs w:val="18"/>
              </w:rPr>
            </w:pPr>
          </w:p>
        </w:tc>
        <w:tc>
          <w:tcPr>
            <w:tcW w:w="2278" w:type="dxa"/>
            <w:noWrap/>
            <w:hideMark/>
          </w:tcPr>
          <w:p w14:paraId="7EAB2B8D" w14:textId="77777777" w:rsidR="007C7E58" w:rsidRPr="00792C57" w:rsidRDefault="007C7E58">
            <w:pPr>
              <w:rPr>
                <w:sz w:val="18"/>
                <w:szCs w:val="18"/>
              </w:rPr>
            </w:pPr>
            <w:r w:rsidRPr="00792C57">
              <w:rPr>
                <w:sz w:val="18"/>
                <w:szCs w:val="18"/>
              </w:rPr>
              <w:t>Inventory Disposal Hold Code</w:t>
            </w:r>
          </w:p>
        </w:tc>
        <w:tc>
          <w:tcPr>
            <w:tcW w:w="1219" w:type="dxa"/>
            <w:noWrap/>
            <w:hideMark/>
          </w:tcPr>
          <w:p w14:paraId="07B2B3B1" w14:textId="77777777" w:rsidR="007C7E58" w:rsidRPr="00792C57" w:rsidRDefault="007C7E58">
            <w:pPr>
              <w:rPr>
                <w:sz w:val="18"/>
                <w:szCs w:val="18"/>
              </w:rPr>
            </w:pPr>
          </w:p>
        </w:tc>
        <w:tc>
          <w:tcPr>
            <w:tcW w:w="3523" w:type="dxa"/>
            <w:noWrap/>
            <w:hideMark/>
          </w:tcPr>
          <w:p w14:paraId="6DA43D54" w14:textId="77777777" w:rsidR="007C7E58" w:rsidRPr="00792C57" w:rsidRDefault="007C7E58">
            <w:pPr>
              <w:rPr>
                <w:sz w:val="18"/>
                <w:szCs w:val="18"/>
              </w:rPr>
            </w:pPr>
            <w:r w:rsidRPr="00792C57">
              <w:rPr>
                <w:sz w:val="18"/>
                <w:szCs w:val="18"/>
              </w:rPr>
              <w:t>?</w:t>
            </w:r>
          </w:p>
        </w:tc>
        <w:tc>
          <w:tcPr>
            <w:tcW w:w="613" w:type="dxa"/>
            <w:noWrap/>
            <w:hideMark/>
          </w:tcPr>
          <w:p w14:paraId="50D1A9EA" w14:textId="77777777" w:rsidR="007C7E58" w:rsidRPr="00792C57" w:rsidRDefault="007C7E58">
            <w:pPr>
              <w:rPr>
                <w:sz w:val="18"/>
                <w:szCs w:val="18"/>
              </w:rPr>
            </w:pPr>
            <w:r w:rsidRPr="00792C57">
              <w:rPr>
                <w:sz w:val="18"/>
                <w:szCs w:val="18"/>
              </w:rPr>
              <w:t>?</w:t>
            </w:r>
          </w:p>
        </w:tc>
        <w:tc>
          <w:tcPr>
            <w:tcW w:w="952" w:type="dxa"/>
            <w:noWrap/>
            <w:hideMark/>
          </w:tcPr>
          <w:p w14:paraId="16704D27" w14:textId="77777777" w:rsidR="007C7E58" w:rsidRPr="00792C57" w:rsidRDefault="007C7E58">
            <w:pPr>
              <w:rPr>
                <w:sz w:val="18"/>
                <w:szCs w:val="18"/>
              </w:rPr>
            </w:pPr>
          </w:p>
        </w:tc>
        <w:tc>
          <w:tcPr>
            <w:tcW w:w="583" w:type="dxa"/>
            <w:noWrap/>
            <w:hideMark/>
          </w:tcPr>
          <w:p w14:paraId="6D4C8E28" w14:textId="77777777" w:rsidR="007C7E58" w:rsidRPr="00792C57" w:rsidRDefault="007C7E58">
            <w:pPr>
              <w:rPr>
                <w:sz w:val="18"/>
                <w:szCs w:val="18"/>
              </w:rPr>
            </w:pPr>
          </w:p>
        </w:tc>
        <w:tc>
          <w:tcPr>
            <w:tcW w:w="583" w:type="dxa"/>
            <w:noWrap/>
            <w:hideMark/>
          </w:tcPr>
          <w:p w14:paraId="2CF68F31" w14:textId="77777777" w:rsidR="007C7E58" w:rsidRPr="00792C57" w:rsidRDefault="007C7E58">
            <w:pPr>
              <w:rPr>
                <w:sz w:val="18"/>
                <w:szCs w:val="18"/>
              </w:rPr>
            </w:pPr>
          </w:p>
        </w:tc>
      </w:tr>
      <w:tr w:rsidR="007C7E58" w:rsidRPr="00792C57" w14:paraId="5DF9E253" w14:textId="77777777" w:rsidTr="00107222">
        <w:trPr>
          <w:cantSplit/>
          <w:trHeight w:val="300"/>
        </w:trPr>
        <w:tc>
          <w:tcPr>
            <w:tcW w:w="1172" w:type="dxa"/>
            <w:vMerge/>
            <w:tcBorders>
              <w:bottom w:val="single" w:sz="4" w:space="0" w:color="auto"/>
            </w:tcBorders>
            <w:noWrap/>
          </w:tcPr>
          <w:p w14:paraId="732A6471" w14:textId="3A78AC00" w:rsidR="007C7E58" w:rsidRPr="00792C57" w:rsidRDefault="007C7E58">
            <w:pPr>
              <w:rPr>
                <w:sz w:val="18"/>
                <w:szCs w:val="18"/>
              </w:rPr>
            </w:pPr>
          </w:p>
        </w:tc>
        <w:tc>
          <w:tcPr>
            <w:tcW w:w="2278" w:type="dxa"/>
            <w:tcBorders>
              <w:bottom w:val="single" w:sz="4" w:space="0" w:color="auto"/>
            </w:tcBorders>
            <w:noWrap/>
            <w:hideMark/>
          </w:tcPr>
          <w:p w14:paraId="3C5C3E29" w14:textId="77777777" w:rsidR="007C7E58" w:rsidRPr="00792C57" w:rsidRDefault="007C7E58">
            <w:pPr>
              <w:rPr>
                <w:sz w:val="18"/>
                <w:szCs w:val="18"/>
              </w:rPr>
            </w:pPr>
            <w:r w:rsidRPr="00792C57">
              <w:rPr>
                <w:sz w:val="18"/>
                <w:szCs w:val="18"/>
              </w:rPr>
              <w:t>Destination Location for Inventory Disposal</w:t>
            </w:r>
          </w:p>
        </w:tc>
        <w:tc>
          <w:tcPr>
            <w:tcW w:w="1219" w:type="dxa"/>
            <w:tcBorders>
              <w:bottom w:val="single" w:sz="4" w:space="0" w:color="auto"/>
            </w:tcBorders>
            <w:noWrap/>
            <w:hideMark/>
          </w:tcPr>
          <w:p w14:paraId="39C96F28" w14:textId="77777777" w:rsidR="007C7E58" w:rsidRPr="00792C57" w:rsidRDefault="007C7E58">
            <w:pPr>
              <w:rPr>
                <w:sz w:val="18"/>
                <w:szCs w:val="18"/>
              </w:rPr>
            </w:pPr>
          </w:p>
        </w:tc>
        <w:tc>
          <w:tcPr>
            <w:tcW w:w="3523" w:type="dxa"/>
            <w:tcBorders>
              <w:bottom w:val="single" w:sz="4" w:space="0" w:color="auto"/>
            </w:tcBorders>
            <w:noWrap/>
            <w:hideMark/>
          </w:tcPr>
          <w:p w14:paraId="7FBA1736" w14:textId="77777777" w:rsidR="007C7E58" w:rsidRPr="00792C57" w:rsidRDefault="007C7E58">
            <w:pPr>
              <w:rPr>
                <w:sz w:val="18"/>
                <w:szCs w:val="18"/>
              </w:rPr>
            </w:pPr>
            <w:r w:rsidRPr="00792C57">
              <w:rPr>
                <w:sz w:val="18"/>
                <w:szCs w:val="18"/>
              </w:rPr>
              <w:t>?</w:t>
            </w:r>
          </w:p>
        </w:tc>
        <w:tc>
          <w:tcPr>
            <w:tcW w:w="613" w:type="dxa"/>
            <w:tcBorders>
              <w:bottom w:val="single" w:sz="4" w:space="0" w:color="auto"/>
            </w:tcBorders>
            <w:noWrap/>
            <w:hideMark/>
          </w:tcPr>
          <w:p w14:paraId="21196FF9" w14:textId="77777777" w:rsidR="007C7E58" w:rsidRPr="00792C57" w:rsidRDefault="007C7E58">
            <w:pPr>
              <w:rPr>
                <w:sz w:val="18"/>
                <w:szCs w:val="18"/>
              </w:rPr>
            </w:pPr>
            <w:r w:rsidRPr="00792C57">
              <w:rPr>
                <w:sz w:val="18"/>
                <w:szCs w:val="18"/>
              </w:rPr>
              <w:t>?</w:t>
            </w:r>
          </w:p>
        </w:tc>
        <w:tc>
          <w:tcPr>
            <w:tcW w:w="952" w:type="dxa"/>
            <w:tcBorders>
              <w:bottom w:val="single" w:sz="4" w:space="0" w:color="auto"/>
            </w:tcBorders>
            <w:noWrap/>
            <w:hideMark/>
          </w:tcPr>
          <w:p w14:paraId="67E978F3" w14:textId="77777777" w:rsidR="007C7E58" w:rsidRPr="00792C57" w:rsidRDefault="007C7E58">
            <w:pPr>
              <w:rPr>
                <w:sz w:val="18"/>
                <w:szCs w:val="18"/>
              </w:rPr>
            </w:pPr>
          </w:p>
        </w:tc>
        <w:tc>
          <w:tcPr>
            <w:tcW w:w="583" w:type="dxa"/>
            <w:tcBorders>
              <w:bottom w:val="single" w:sz="4" w:space="0" w:color="auto"/>
            </w:tcBorders>
            <w:noWrap/>
            <w:hideMark/>
          </w:tcPr>
          <w:p w14:paraId="02D1E5C9" w14:textId="77777777" w:rsidR="007C7E58" w:rsidRPr="00792C57" w:rsidRDefault="007C7E58">
            <w:pPr>
              <w:rPr>
                <w:sz w:val="18"/>
                <w:szCs w:val="18"/>
              </w:rPr>
            </w:pPr>
          </w:p>
        </w:tc>
        <w:tc>
          <w:tcPr>
            <w:tcW w:w="583" w:type="dxa"/>
            <w:tcBorders>
              <w:bottom w:val="single" w:sz="4" w:space="0" w:color="auto"/>
            </w:tcBorders>
            <w:noWrap/>
            <w:hideMark/>
          </w:tcPr>
          <w:p w14:paraId="49690BE3" w14:textId="77777777" w:rsidR="007C7E58" w:rsidRPr="00792C57" w:rsidRDefault="007C7E58">
            <w:pPr>
              <w:rPr>
                <w:sz w:val="18"/>
                <w:szCs w:val="18"/>
              </w:rPr>
            </w:pPr>
          </w:p>
        </w:tc>
      </w:tr>
      <w:tr w:rsidR="007C7E58" w:rsidRPr="00792C57" w14:paraId="49A92466" w14:textId="77777777" w:rsidTr="00107222">
        <w:trPr>
          <w:cantSplit/>
          <w:trHeight w:val="143"/>
        </w:trPr>
        <w:tc>
          <w:tcPr>
            <w:tcW w:w="1172" w:type="dxa"/>
            <w:shd w:val="solid" w:color="auto" w:fill="auto"/>
            <w:noWrap/>
          </w:tcPr>
          <w:p w14:paraId="29BF07D1" w14:textId="77777777" w:rsidR="007C7E58" w:rsidRPr="007A31E7" w:rsidRDefault="007C7E58">
            <w:pPr>
              <w:rPr>
                <w:sz w:val="6"/>
                <w:szCs w:val="6"/>
              </w:rPr>
            </w:pPr>
          </w:p>
        </w:tc>
        <w:tc>
          <w:tcPr>
            <w:tcW w:w="2278" w:type="dxa"/>
            <w:shd w:val="solid" w:color="auto" w:fill="auto"/>
            <w:noWrap/>
          </w:tcPr>
          <w:p w14:paraId="209BA16A" w14:textId="77777777" w:rsidR="007C7E58" w:rsidRPr="007A31E7" w:rsidRDefault="007C7E58">
            <w:pPr>
              <w:rPr>
                <w:sz w:val="6"/>
                <w:szCs w:val="6"/>
              </w:rPr>
            </w:pPr>
          </w:p>
        </w:tc>
        <w:tc>
          <w:tcPr>
            <w:tcW w:w="1219" w:type="dxa"/>
            <w:shd w:val="solid" w:color="auto" w:fill="auto"/>
            <w:noWrap/>
          </w:tcPr>
          <w:p w14:paraId="0D8C13BC" w14:textId="77777777" w:rsidR="007C7E58" w:rsidRPr="007A31E7" w:rsidRDefault="007C7E58">
            <w:pPr>
              <w:rPr>
                <w:sz w:val="6"/>
                <w:szCs w:val="6"/>
              </w:rPr>
            </w:pPr>
          </w:p>
        </w:tc>
        <w:tc>
          <w:tcPr>
            <w:tcW w:w="3523" w:type="dxa"/>
            <w:shd w:val="solid" w:color="auto" w:fill="auto"/>
            <w:noWrap/>
          </w:tcPr>
          <w:p w14:paraId="51DDDDED" w14:textId="77777777" w:rsidR="007C7E58" w:rsidRPr="007A31E7" w:rsidRDefault="007C7E58">
            <w:pPr>
              <w:rPr>
                <w:sz w:val="6"/>
                <w:szCs w:val="6"/>
              </w:rPr>
            </w:pPr>
          </w:p>
        </w:tc>
        <w:tc>
          <w:tcPr>
            <w:tcW w:w="613" w:type="dxa"/>
            <w:shd w:val="solid" w:color="auto" w:fill="auto"/>
            <w:noWrap/>
          </w:tcPr>
          <w:p w14:paraId="4797A3A4" w14:textId="77777777" w:rsidR="007C7E58" w:rsidRPr="007A31E7" w:rsidRDefault="007C7E58">
            <w:pPr>
              <w:rPr>
                <w:sz w:val="6"/>
                <w:szCs w:val="6"/>
              </w:rPr>
            </w:pPr>
          </w:p>
        </w:tc>
        <w:tc>
          <w:tcPr>
            <w:tcW w:w="952" w:type="dxa"/>
            <w:shd w:val="solid" w:color="auto" w:fill="auto"/>
            <w:noWrap/>
          </w:tcPr>
          <w:p w14:paraId="1F6D9C8D" w14:textId="77777777" w:rsidR="007C7E58" w:rsidRPr="007A31E7" w:rsidRDefault="007C7E58">
            <w:pPr>
              <w:rPr>
                <w:sz w:val="6"/>
                <w:szCs w:val="6"/>
              </w:rPr>
            </w:pPr>
          </w:p>
        </w:tc>
        <w:tc>
          <w:tcPr>
            <w:tcW w:w="583" w:type="dxa"/>
            <w:shd w:val="solid" w:color="auto" w:fill="auto"/>
            <w:noWrap/>
          </w:tcPr>
          <w:p w14:paraId="4B1B9C1F" w14:textId="77777777" w:rsidR="007C7E58" w:rsidRPr="007A31E7" w:rsidRDefault="007C7E58">
            <w:pPr>
              <w:rPr>
                <w:sz w:val="6"/>
                <w:szCs w:val="6"/>
              </w:rPr>
            </w:pPr>
          </w:p>
        </w:tc>
        <w:tc>
          <w:tcPr>
            <w:tcW w:w="583" w:type="dxa"/>
            <w:shd w:val="solid" w:color="auto" w:fill="auto"/>
            <w:noWrap/>
          </w:tcPr>
          <w:p w14:paraId="7D41355D" w14:textId="77777777" w:rsidR="007C7E58" w:rsidRPr="007A31E7" w:rsidRDefault="007C7E58">
            <w:pPr>
              <w:rPr>
                <w:sz w:val="6"/>
                <w:szCs w:val="6"/>
              </w:rPr>
            </w:pPr>
          </w:p>
        </w:tc>
      </w:tr>
      <w:tr w:rsidR="007C7E58" w:rsidRPr="00792C57" w14:paraId="36D7B4D6" w14:textId="77777777" w:rsidTr="00107222">
        <w:trPr>
          <w:cantSplit/>
          <w:trHeight w:val="300"/>
        </w:trPr>
        <w:tc>
          <w:tcPr>
            <w:tcW w:w="1172" w:type="dxa"/>
            <w:vMerge w:val="restart"/>
            <w:noWrap/>
          </w:tcPr>
          <w:p w14:paraId="2FAE97DB" w14:textId="4669D92E" w:rsidR="007C7E58" w:rsidRPr="00792C57" w:rsidRDefault="007C7E58">
            <w:pPr>
              <w:rPr>
                <w:sz w:val="18"/>
                <w:szCs w:val="18"/>
              </w:rPr>
            </w:pPr>
            <w:r>
              <w:rPr>
                <w:sz w:val="18"/>
                <w:szCs w:val="18"/>
              </w:rPr>
              <w:t>Host</w:t>
            </w:r>
          </w:p>
        </w:tc>
        <w:tc>
          <w:tcPr>
            <w:tcW w:w="2278" w:type="dxa"/>
            <w:noWrap/>
          </w:tcPr>
          <w:p w14:paraId="58047FCE" w14:textId="332EACC7" w:rsidR="007C7E58" w:rsidRPr="00792C57" w:rsidRDefault="007C7E58">
            <w:pPr>
              <w:rPr>
                <w:sz w:val="18"/>
                <w:szCs w:val="18"/>
              </w:rPr>
            </w:pPr>
            <w:r>
              <w:rPr>
                <w:sz w:val="18"/>
                <w:szCs w:val="18"/>
              </w:rPr>
              <w:t>Host System</w:t>
            </w:r>
          </w:p>
        </w:tc>
        <w:tc>
          <w:tcPr>
            <w:tcW w:w="1219" w:type="dxa"/>
            <w:noWrap/>
          </w:tcPr>
          <w:p w14:paraId="3FA7D41C" w14:textId="12BCF234" w:rsidR="007C7E58" w:rsidRPr="00792C57" w:rsidRDefault="007C7E58">
            <w:pPr>
              <w:rPr>
                <w:sz w:val="18"/>
                <w:szCs w:val="18"/>
              </w:rPr>
            </w:pPr>
            <w:r>
              <w:rPr>
                <w:sz w:val="18"/>
                <w:szCs w:val="18"/>
              </w:rPr>
              <w:t>4 – Other</w:t>
            </w:r>
          </w:p>
        </w:tc>
        <w:tc>
          <w:tcPr>
            <w:tcW w:w="3523" w:type="dxa"/>
            <w:noWrap/>
          </w:tcPr>
          <w:p w14:paraId="2480FA95" w14:textId="3F952C33" w:rsidR="007C7E58" w:rsidRPr="00792C57" w:rsidRDefault="007C7E58">
            <w:pPr>
              <w:rPr>
                <w:sz w:val="18"/>
                <w:szCs w:val="18"/>
              </w:rPr>
            </w:pPr>
          </w:p>
        </w:tc>
        <w:tc>
          <w:tcPr>
            <w:tcW w:w="613" w:type="dxa"/>
            <w:noWrap/>
          </w:tcPr>
          <w:p w14:paraId="0319F9C1" w14:textId="77777777" w:rsidR="007C7E58" w:rsidRPr="00792C57" w:rsidRDefault="007C7E58">
            <w:pPr>
              <w:rPr>
                <w:sz w:val="18"/>
                <w:szCs w:val="18"/>
              </w:rPr>
            </w:pPr>
          </w:p>
        </w:tc>
        <w:tc>
          <w:tcPr>
            <w:tcW w:w="952" w:type="dxa"/>
            <w:noWrap/>
          </w:tcPr>
          <w:p w14:paraId="168F0981" w14:textId="77777777" w:rsidR="007C7E58" w:rsidRPr="00792C57" w:rsidRDefault="007C7E58">
            <w:pPr>
              <w:rPr>
                <w:sz w:val="18"/>
                <w:szCs w:val="18"/>
              </w:rPr>
            </w:pPr>
          </w:p>
        </w:tc>
        <w:tc>
          <w:tcPr>
            <w:tcW w:w="583" w:type="dxa"/>
            <w:noWrap/>
          </w:tcPr>
          <w:p w14:paraId="086C49AC" w14:textId="77777777" w:rsidR="007C7E58" w:rsidRPr="00792C57" w:rsidRDefault="007C7E58">
            <w:pPr>
              <w:rPr>
                <w:sz w:val="18"/>
                <w:szCs w:val="18"/>
              </w:rPr>
            </w:pPr>
          </w:p>
        </w:tc>
        <w:tc>
          <w:tcPr>
            <w:tcW w:w="583" w:type="dxa"/>
            <w:noWrap/>
          </w:tcPr>
          <w:p w14:paraId="3D53119E" w14:textId="77777777" w:rsidR="007C7E58" w:rsidRPr="00792C57" w:rsidRDefault="007C7E58">
            <w:pPr>
              <w:rPr>
                <w:sz w:val="18"/>
                <w:szCs w:val="18"/>
              </w:rPr>
            </w:pPr>
          </w:p>
        </w:tc>
      </w:tr>
      <w:tr w:rsidR="007C7E58" w:rsidRPr="00792C57" w14:paraId="2B149162" w14:textId="77777777" w:rsidTr="00107222">
        <w:trPr>
          <w:cantSplit/>
          <w:trHeight w:val="300"/>
        </w:trPr>
        <w:tc>
          <w:tcPr>
            <w:tcW w:w="1172" w:type="dxa"/>
            <w:vMerge/>
            <w:noWrap/>
          </w:tcPr>
          <w:p w14:paraId="4BFF7B35" w14:textId="6488D6B9" w:rsidR="007C7E58" w:rsidRDefault="007C7E58">
            <w:pPr>
              <w:rPr>
                <w:sz w:val="18"/>
                <w:szCs w:val="18"/>
              </w:rPr>
            </w:pPr>
          </w:p>
        </w:tc>
        <w:tc>
          <w:tcPr>
            <w:tcW w:w="2278" w:type="dxa"/>
            <w:noWrap/>
          </w:tcPr>
          <w:p w14:paraId="23269080" w14:textId="5C45A70F" w:rsidR="007C7E58" w:rsidRDefault="007C7E58">
            <w:pPr>
              <w:rPr>
                <w:sz w:val="18"/>
                <w:szCs w:val="18"/>
              </w:rPr>
            </w:pPr>
            <w:r w:rsidRPr="00107222">
              <w:rPr>
                <w:sz w:val="18"/>
                <w:szCs w:val="18"/>
              </w:rPr>
              <w:t>Upload Item Package Code Source</w:t>
            </w:r>
          </w:p>
        </w:tc>
        <w:tc>
          <w:tcPr>
            <w:tcW w:w="1219" w:type="dxa"/>
            <w:noWrap/>
          </w:tcPr>
          <w:p w14:paraId="198235BA" w14:textId="0E97F528" w:rsidR="007C7E58" w:rsidRDefault="007C7E58" w:rsidP="00107222">
            <w:pPr>
              <w:rPr>
                <w:sz w:val="18"/>
                <w:szCs w:val="18"/>
              </w:rPr>
            </w:pPr>
            <w:r>
              <w:rPr>
                <w:sz w:val="18"/>
                <w:szCs w:val="18"/>
              </w:rPr>
              <w:t>2 – WMS</w:t>
            </w:r>
          </w:p>
        </w:tc>
        <w:tc>
          <w:tcPr>
            <w:tcW w:w="3523" w:type="dxa"/>
            <w:noWrap/>
          </w:tcPr>
          <w:p w14:paraId="3353CF07" w14:textId="77777777" w:rsidR="007C7E58" w:rsidRDefault="007C7E58">
            <w:pPr>
              <w:rPr>
                <w:sz w:val="18"/>
                <w:szCs w:val="18"/>
              </w:rPr>
            </w:pPr>
          </w:p>
        </w:tc>
        <w:tc>
          <w:tcPr>
            <w:tcW w:w="613" w:type="dxa"/>
            <w:noWrap/>
          </w:tcPr>
          <w:p w14:paraId="313A0AB3" w14:textId="77777777" w:rsidR="007C7E58" w:rsidRPr="00792C57" w:rsidRDefault="007C7E58">
            <w:pPr>
              <w:rPr>
                <w:sz w:val="18"/>
                <w:szCs w:val="18"/>
              </w:rPr>
            </w:pPr>
          </w:p>
        </w:tc>
        <w:tc>
          <w:tcPr>
            <w:tcW w:w="952" w:type="dxa"/>
            <w:noWrap/>
          </w:tcPr>
          <w:p w14:paraId="1AB92FA0" w14:textId="77777777" w:rsidR="007C7E58" w:rsidRPr="00792C57" w:rsidRDefault="007C7E58">
            <w:pPr>
              <w:rPr>
                <w:sz w:val="18"/>
                <w:szCs w:val="18"/>
              </w:rPr>
            </w:pPr>
          </w:p>
        </w:tc>
        <w:tc>
          <w:tcPr>
            <w:tcW w:w="583" w:type="dxa"/>
            <w:noWrap/>
          </w:tcPr>
          <w:p w14:paraId="4D64C240" w14:textId="77777777" w:rsidR="007C7E58" w:rsidRPr="00792C57" w:rsidRDefault="007C7E58">
            <w:pPr>
              <w:rPr>
                <w:sz w:val="18"/>
                <w:szCs w:val="18"/>
              </w:rPr>
            </w:pPr>
          </w:p>
        </w:tc>
        <w:tc>
          <w:tcPr>
            <w:tcW w:w="583" w:type="dxa"/>
            <w:noWrap/>
          </w:tcPr>
          <w:p w14:paraId="2D7CE2C6" w14:textId="77777777" w:rsidR="007C7E58" w:rsidRPr="00792C57" w:rsidRDefault="007C7E58">
            <w:pPr>
              <w:rPr>
                <w:sz w:val="18"/>
                <w:szCs w:val="18"/>
              </w:rPr>
            </w:pPr>
          </w:p>
        </w:tc>
      </w:tr>
      <w:tr w:rsidR="007C7E58" w:rsidRPr="00792C57" w14:paraId="28E4C73B" w14:textId="77777777" w:rsidTr="00107222">
        <w:trPr>
          <w:cantSplit/>
          <w:trHeight w:val="300"/>
        </w:trPr>
        <w:tc>
          <w:tcPr>
            <w:tcW w:w="1172" w:type="dxa"/>
            <w:vMerge/>
            <w:noWrap/>
          </w:tcPr>
          <w:p w14:paraId="76EEC2B8" w14:textId="5E856605" w:rsidR="007C7E58" w:rsidRDefault="007C7E58">
            <w:pPr>
              <w:rPr>
                <w:sz w:val="18"/>
                <w:szCs w:val="18"/>
              </w:rPr>
            </w:pPr>
          </w:p>
        </w:tc>
        <w:tc>
          <w:tcPr>
            <w:tcW w:w="2278" w:type="dxa"/>
            <w:noWrap/>
          </w:tcPr>
          <w:p w14:paraId="40B0F9DD" w14:textId="7AAEE77C" w:rsidR="007C7E58" w:rsidRDefault="007C7E58">
            <w:pPr>
              <w:rPr>
                <w:sz w:val="18"/>
                <w:szCs w:val="18"/>
              </w:rPr>
            </w:pPr>
            <w:r>
              <w:rPr>
                <w:sz w:val="18"/>
                <w:szCs w:val="18"/>
              </w:rPr>
              <w:t>Allow UPC Multiplicity</w:t>
            </w:r>
          </w:p>
        </w:tc>
        <w:tc>
          <w:tcPr>
            <w:tcW w:w="1219" w:type="dxa"/>
            <w:noWrap/>
          </w:tcPr>
          <w:p w14:paraId="606E7836" w14:textId="22F37529" w:rsidR="007C7E58" w:rsidRDefault="007C7E58">
            <w:pPr>
              <w:rPr>
                <w:sz w:val="18"/>
                <w:szCs w:val="18"/>
              </w:rPr>
            </w:pPr>
            <w:r>
              <w:rPr>
                <w:sz w:val="18"/>
                <w:szCs w:val="18"/>
              </w:rPr>
              <w:t>No</w:t>
            </w:r>
          </w:p>
        </w:tc>
        <w:tc>
          <w:tcPr>
            <w:tcW w:w="3523" w:type="dxa"/>
            <w:noWrap/>
          </w:tcPr>
          <w:p w14:paraId="0906A329" w14:textId="76A4A824" w:rsidR="007C7E58" w:rsidRDefault="007C7E58">
            <w:pPr>
              <w:rPr>
                <w:sz w:val="18"/>
                <w:szCs w:val="18"/>
              </w:rPr>
            </w:pPr>
          </w:p>
        </w:tc>
        <w:tc>
          <w:tcPr>
            <w:tcW w:w="613" w:type="dxa"/>
            <w:noWrap/>
          </w:tcPr>
          <w:p w14:paraId="5EAE12D1" w14:textId="77777777" w:rsidR="007C7E58" w:rsidRPr="00792C57" w:rsidRDefault="007C7E58">
            <w:pPr>
              <w:rPr>
                <w:sz w:val="18"/>
                <w:szCs w:val="18"/>
              </w:rPr>
            </w:pPr>
          </w:p>
        </w:tc>
        <w:tc>
          <w:tcPr>
            <w:tcW w:w="952" w:type="dxa"/>
            <w:noWrap/>
          </w:tcPr>
          <w:p w14:paraId="5714BB3C" w14:textId="77777777" w:rsidR="007C7E58" w:rsidRPr="00792C57" w:rsidRDefault="007C7E58">
            <w:pPr>
              <w:rPr>
                <w:sz w:val="18"/>
                <w:szCs w:val="18"/>
              </w:rPr>
            </w:pPr>
          </w:p>
        </w:tc>
        <w:tc>
          <w:tcPr>
            <w:tcW w:w="583" w:type="dxa"/>
            <w:noWrap/>
          </w:tcPr>
          <w:p w14:paraId="515FC86F" w14:textId="77777777" w:rsidR="007C7E58" w:rsidRPr="00792C57" w:rsidRDefault="007C7E58">
            <w:pPr>
              <w:rPr>
                <w:sz w:val="18"/>
                <w:szCs w:val="18"/>
              </w:rPr>
            </w:pPr>
          </w:p>
        </w:tc>
        <w:tc>
          <w:tcPr>
            <w:tcW w:w="583" w:type="dxa"/>
            <w:noWrap/>
          </w:tcPr>
          <w:p w14:paraId="629929C8" w14:textId="77777777" w:rsidR="007C7E58" w:rsidRPr="00792C57" w:rsidRDefault="007C7E58">
            <w:pPr>
              <w:rPr>
                <w:sz w:val="18"/>
                <w:szCs w:val="18"/>
              </w:rPr>
            </w:pPr>
          </w:p>
        </w:tc>
      </w:tr>
      <w:tr w:rsidR="007C7E58" w:rsidRPr="00792C57" w14:paraId="10133B32" w14:textId="77777777" w:rsidTr="00107222">
        <w:trPr>
          <w:cantSplit/>
          <w:trHeight w:val="300"/>
        </w:trPr>
        <w:tc>
          <w:tcPr>
            <w:tcW w:w="1172" w:type="dxa"/>
            <w:vMerge/>
            <w:noWrap/>
          </w:tcPr>
          <w:p w14:paraId="39D35675" w14:textId="77777777" w:rsidR="007C7E58" w:rsidRDefault="007C7E58">
            <w:pPr>
              <w:rPr>
                <w:sz w:val="18"/>
                <w:szCs w:val="18"/>
              </w:rPr>
            </w:pPr>
          </w:p>
        </w:tc>
        <w:tc>
          <w:tcPr>
            <w:tcW w:w="2278" w:type="dxa"/>
            <w:noWrap/>
          </w:tcPr>
          <w:p w14:paraId="7BA8885D" w14:textId="70E27C22" w:rsidR="007C7E58" w:rsidRDefault="007C7E58">
            <w:pPr>
              <w:rPr>
                <w:sz w:val="18"/>
                <w:szCs w:val="18"/>
              </w:rPr>
            </w:pPr>
            <w:r>
              <w:rPr>
                <w:sz w:val="18"/>
                <w:szCs w:val="18"/>
              </w:rPr>
              <w:t>Host Station</w:t>
            </w:r>
          </w:p>
        </w:tc>
        <w:tc>
          <w:tcPr>
            <w:tcW w:w="1219" w:type="dxa"/>
            <w:noWrap/>
          </w:tcPr>
          <w:p w14:paraId="0B844B07" w14:textId="3BC1272D" w:rsidR="007C7E58" w:rsidRDefault="007C7E58">
            <w:pPr>
              <w:rPr>
                <w:sz w:val="18"/>
                <w:szCs w:val="18"/>
              </w:rPr>
            </w:pPr>
            <w:r>
              <w:rPr>
                <w:sz w:val="18"/>
                <w:szCs w:val="18"/>
              </w:rPr>
              <w:t>BASE</w:t>
            </w:r>
          </w:p>
        </w:tc>
        <w:tc>
          <w:tcPr>
            <w:tcW w:w="3523" w:type="dxa"/>
            <w:noWrap/>
          </w:tcPr>
          <w:p w14:paraId="6D3F0D1A" w14:textId="780F5047" w:rsidR="007C7E58" w:rsidRDefault="007C7E58">
            <w:pPr>
              <w:rPr>
                <w:sz w:val="18"/>
                <w:szCs w:val="18"/>
              </w:rPr>
            </w:pPr>
          </w:p>
        </w:tc>
        <w:tc>
          <w:tcPr>
            <w:tcW w:w="613" w:type="dxa"/>
            <w:noWrap/>
          </w:tcPr>
          <w:p w14:paraId="26E69C2D" w14:textId="77777777" w:rsidR="007C7E58" w:rsidRPr="00792C57" w:rsidRDefault="007C7E58">
            <w:pPr>
              <w:rPr>
                <w:sz w:val="18"/>
                <w:szCs w:val="18"/>
              </w:rPr>
            </w:pPr>
          </w:p>
        </w:tc>
        <w:tc>
          <w:tcPr>
            <w:tcW w:w="952" w:type="dxa"/>
            <w:noWrap/>
          </w:tcPr>
          <w:p w14:paraId="78023C64" w14:textId="77777777" w:rsidR="007C7E58" w:rsidRPr="00792C57" w:rsidRDefault="007C7E58">
            <w:pPr>
              <w:rPr>
                <w:sz w:val="18"/>
                <w:szCs w:val="18"/>
              </w:rPr>
            </w:pPr>
          </w:p>
        </w:tc>
        <w:tc>
          <w:tcPr>
            <w:tcW w:w="583" w:type="dxa"/>
            <w:noWrap/>
          </w:tcPr>
          <w:p w14:paraId="08D3C490" w14:textId="77777777" w:rsidR="007C7E58" w:rsidRPr="00792C57" w:rsidRDefault="007C7E58">
            <w:pPr>
              <w:rPr>
                <w:sz w:val="18"/>
                <w:szCs w:val="18"/>
              </w:rPr>
            </w:pPr>
          </w:p>
        </w:tc>
        <w:tc>
          <w:tcPr>
            <w:tcW w:w="583" w:type="dxa"/>
            <w:noWrap/>
          </w:tcPr>
          <w:p w14:paraId="3F288215" w14:textId="77777777" w:rsidR="007C7E58" w:rsidRPr="00792C57" w:rsidRDefault="007C7E58">
            <w:pPr>
              <w:rPr>
                <w:sz w:val="18"/>
                <w:szCs w:val="18"/>
              </w:rPr>
            </w:pPr>
          </w:p>
        </w:tc>
      </w:tr>
      <w:tr w:rsidR="007C7E58" w:rsidRPr="00792C57" w14:paraId="35530BF9" w14:textId="77777777" w:rsidTr="00107222">
        <w:trPr>
          <w:cantSplit/>
          <w:trHeight w:val="300"/>
        </w:trPr>
        <w:tc>
          <w:tcPr>
            <w:tcW w:w="1172" w:type="dxa"/>
            <w:vMerge/>
            <w:noWrap/>
          </w:tcPr>
          <w:p w14:paraId="01C9B1F2" w14:textId="77777777" w:rsidR="007C7E58" w:rsidRDefault="007C7E58">
            <w:pPr>
              <w:rPr>
                <w:sz w:val="18"/>
                <w:szCs w:val="18"/>
              </w:rPr>
            </w:pPr>
          </w:p>
        </w:tc>
        <w:tc>
          <w:tcPr>
            <w:tcW w:w="2278" w:type="dxa"/>
            <w:noWrap/>
          </w:tcPr>
          <w:p w14:paraId="31BC4A16" w14:textId="7E87AD66" w:rsidR="007C7E58" w:rsidRDefault="007C7E58">
            <w:pPr>
              <w:rPr>
                <w:sz w:val="18"/>
                <w:szCs w:val="18"/>
              </w:rPr>
            </w:pPr>
            <w:r>
              <w:rPr>
                <w:sz w:val="18"/>
                <w:szCs w:val="18"/>
              </w:rPr>
              <w:t>Non-Stock Template Item</w:t>
            </w:r>
          </w:p>
        </w:tc>
        <w:tc>
          <w:tcPr>
            <w:tcW w:w="1219" w:type="dxa"/>
            <w:noWrap/>
          </w:tcPr>
          <w:p w14:paraId="1F72F82D" w14:textId="77777777" w:rsidR="007C7E58" w:rsidRDefault="007C7E58">
            <w:pPr>
              <w:rPr>
                <w:sz w:val="18"/>
                <w:szCs w:val="18"/>
              </w:rPr>
            </w:pPr>
          </w:p>
        </w:tc>
        <w:tc>
          <w:tcPr>
            <w:tcW w:w="3523" w:type="dxa"/>
            <w:noWrap/>
          </w:tcPr>
          <w:p w14:paraId="18A79A16" w14:textId="560790A0" w:rsidR="007C7E58" w:rsidRDefault="007C7E58">
            <w:pPr>
              <w:rPr>
                <w:sz w:val="18"/>
                <w:szCs w:val="18"/>
              </w:rPr>
            </w:pPr>
          </w:p>
        </w:tc>
        <w:tc>
          <w:tcPr>
            <w:tcW w:w="613" w:type="dxa"/>
            <w:noWrap/>
          </w:tcPr>
          <w:p w14:paraId="70CEF942" w14:textId="77777777" w:rsidR="007C7E58" w:rsidRPr="00792C57" w:rsidRDefault="007C7E58">
            <w:pPr>
              <w:rPr>
                <w:sz w:val="18"/>
                <w:szCs w:val="18"/>
              </w:rPr>
            </w:pPr>
          </w:p>
        </w:tc>
        <w:tc>
          <w:tcPr>
            <w:tcW w:w="952" w:type="dxa"/>
            <w:noWrap/>
          </w:tcPr>
          <w:p w14:paraId="4F3D4CD1" w14:textId="77777777" w:rsidR="007C7E58" w:rsidRPr="00792C57" w:rsidRDefault="007C7E58">
            <w:pPr>
              <w:rPr>
                <w:sz w:val="18"/>
                <w:szCs w:val="18"/>
              </w:rPr>
            </w:pPr>
          </w:p>
        </w:tc>
        <w:tc>
          <w:tcPr>
            <w:tcW w:w="583" w:type="dxa"/>
            <w:noWrap/>
          </w:tcPr>
          <w:p w14:paraId="7DB8C0DE" w14:textId="77777777" w:rsidR="007C7E58" w:rsidRPr="00792C57" w:rsidRDefault="007C7E58">
            <w:pPr>
              <w:rPr>
                <w:sz w:val="18"/>
                <w:szCs w:val="18"/>
              </w:rPr>
            </w:pPr>
          </w:p>
        </w:tc>
        <w:tc>
          <w:tcPr>
            <w:tcW w:w="583" w:type="dxa"/>
            <w:noWrap/>
          </w:tcPr>
          <w:p w14:paraId="33CC07C6" w14:textId="77777777" w:rsidR="007C7E58" w:rsidRPr="00792C57" w:rsidRDefault="007C7E58">
            <w:pPr>
              <w:rPr>
                <w:sz w:val="18"/>
                <w:szCs w:val="18"/>
              </w:rPr>
            </w:pPr>
          </w:p>
        </w:tc>
      </w:tr>
      <w:tr w:rsidR="007C7E58" w:rsidRPr="00792C57" w14:paraId="3A53450A" w14:textId="77777777" w:rsidTr="00107222">
        <w:trPr>
          <w:cantSplit/>
          <w:trHeight w:val="300"/>
        </w:trPr>
        <w:tc>
          <w:tcPr>
            <w:tcW w:w="1172" w:type="dxa"/>
            <w:vMerge/>
            <w:noWrap/>
          </w:tcPr>
          <w:p w14:paraId="283D023D" w14:textId="77777777" w:rsidR="007C7E58" w:rsidRDefault="007C7E58">
            <w:pPr>
              <w:rPr>
                <w:sz w:val="18"/>
                <w:szCs w:val="18"/>
              </w:rPr>
            </w:pPr>
          </w:p>
        </w:tc>
        <w:tc>
          <w:tcPr>
            <w:tcW w:w="2278" w:type="dxa"/>
            <w:noWrap/>
          </w:tcPr>
          <w:p w14:paraId="478BB779" w14:textId="36141AC4" w:rsidR="007C7E58" w:rsidRDefault="007C7E58">
            <w:pPr>
              <w:rPr>
                <w:sz w:val="18"/>
                <w:szCs w:val="18"/>
              </w:rPr>
            </w:pPr>
            <w:r>
              <w:rPr>
                <w:sz w:val="18"/>
                <w:szCs w:val="18"/>
              </w:rPr>
              <w:t>Non-Stock Template Package</w:t>
            </w:r>
          </w:p>
        </w:tc>
        <w:tc>
          <w:tcPr>
            <w:tcW w:w="1219" w:type="dxa"/>
            <w:noWrap/>
          </w:tcPr>
          <w:p w14:paraId="560A8A93" w14:textId="003B8B5F" w:rsidR="007C7E58" w:rsidRDefault="007C7E58">
            <w:pPr>
              <w:rPr>
                <w:sz w:val="18"/>
                <w:szCs w:val="18"/>
              </w:rPr>
            </w:pPr>
          </w:p>
        </w:tc>
        <w:tc>
          <w:tcPr>
            <w:tcW w:w="3523" w:type="dxa"/>
            <w:noWrap/>
          </w:tcPr>
          <w:p w14:paraId="6D731FA3" w14:textId="77777777" w:rsidR="007C7E58" w:rsidRDefault="007C7E58">
            <w:pPr>
              <w:rPr>
                <w:sz w:val="18"/>
                <w:szCs w:val="18"/>
              </w:rPr>
            </w:pPr>
          </w:p>
        </w:tc>
        <w:tc>
          <w:tcPr>
            <w:tcW w:w="613" w:type="dxa"/>
            <w:noWrap/>
          </w:tcPr>
          <w:p w14:paraId="7491A22E" w14:textId="77777777" w:rsidR="007C7E58" w:rsidRPr="00792C57" w:rsidRDefault="007C7E58">
            <w:pPr>
              <w:rPr>
                <w:sz w:val="18"/>
                <w:szCs w:val="18"/>
              </w:rPr>
            </w:pPr>
          </w:p>
        </w:tc>
        <w:tc>
          <w:tcPr>
            <w:tcW w:w="952" w:type="dxa"/>
            <w:noWrap/>
          </w:tcPr>
          <w:p w14:paraId="1207A331" w14:textId="77777777" w:rsidR="007C7E58" w:rsidRPr="00792C57" w:rsidRDefault="007C7E58">
            <w:pPr>
              <w:rPr>
                <w:sz w:val="18"/>
                <w:szCs w:val="18"/>
              </w:rPr>
            </w:pPr>
          </w:p>
        </w:tc>
        <w:tc>
          <w:tcPr>
            <w:tcW w:w="583" w:type="dxa"/>
            <w:noWrap/>
          </w:tcPr>
          <w:p w14:paraId="4A0C589B" w14:textId="77777777" w:rsidR="007C7E58" w:rsidRPr="00792C57" w:rsidRDefault="007C7E58">
            <w:pPr>
              <w:rPr>
                <w:sz w:val="18"/>
                <w:szCs w:val="18"/>
              </w:rPr>
            </w:pPr>
          </w:p>
        </w:tc>
        <w:tc>
          <w:tcPr>
            <w:tcW w:w="583" w:type="dxa"/>
            <w:noWrap/>
          </w:tcPr>
          <w:p w14:paraId="56B008ED" w14:textId="77777777" w:rsidR="007C7E58" w:rsidRPr="00792C57" w:rsidRDefault="007C7E58">
            <w:pPr>
              <w:rPr>
                <w:sz w:val="18"/>
                <w:szCs w:val="18"/>
              </w:rPr>
            </w:pPr>
          </w:p>
        </w:tc>
      </w:tr>
      <w:tr w:rsidR="007C7E58" w:rsidRPr="00792C57" w14:paraId="021AC061" w14:textId="77777777" w:rsidTr="00107222">
        <w:trPr>
          <w:cantSplit/>
          <w:trHeight w:val="170"/>
        </w:trPr>
        <w:tc>
          <w:tcPr>
            <w:tcW w:w="1172" w:type="dxa"/>
            <w:shd w:val="solid" w:color="auto" w:fill="auto"/>
            <w:noWrap/>
          </w:tcPr>
          <w:p w14:paraId="7E73466F" w14:textId="77777777" w:rsidR="007C7E58" w:rsidRPr="00107222" w:rsidRDefault="007C7E58">
            <w:pPr>
              <w:rPr>
                <w:sz w:val="6"/>
                <w:szCs w:val="6"/>
              </w:rPr>
            </w:pPr>
          </w:p>
        </w:tc>
        <w:tc>
          <w:tcPr>
            <w:tcW w:w="2278" w:type="dxa"/>
            <w:shd w:val="solid" w:color="auto" w:fill="auto"/>
            <w:noWrap/>
          </w:tcPr>
          <w:p w14:paraId="2762146D" w14:textId="77777777" w:rsidR="007C7E58" w:rsidRPr="00107222" w:rsidRDefault="007C7E58">
            <w:pPr>
              <w:rPr>
                <w:sz w:val="6"/>
                <w:szCs w:val="6"/>
              </w:rPr>
            </w:pPr>
          </w:p>
        </w:tc>
        <w:tc>
          <w:tcPr>
            <w:tcW w:w="1219" w:type="dxa"/>
            <w:shd w:val="solid" w:color="auto" w:fill="auto"/>
            <w:noWrap/>
          </w:tcPr>
          <w:p w14:paraId="78B65610" w14:textId="77777777" w:rsidR="007C7E58" w:rsidRPr="00107222" w:rsidRDefault="007C7E58">
            <w:pPr>
              <w:rPr>
                <w:sz w:val="6"/>
                <w:szCs w:val="6"/>
              </w:rPr>
            </w:pPr>
          </w:p>
        </w:tc>
        <w:tc>
          <w:tcPr>
            <w:tcW w:w="3523" w:type="dxa"/>
            <w:shd w:val="solid" w:color="auto" w:fill="auto"/>
            <w:noWrap/>
          </w:tcPr>
          <w:p w14:paraId="0610940F" w14:textId="77777777" w:rsidR="007C7E58" w:rsidRPr="00107222" w:rsidRDefault="007C7E58">
            <w:pPr>
              <w:rPr>
                <w:sz w:val="6"/>
                <w:szCs w:val="6"/>
              </w:rPr>
            </w:pPr>
          </w:p>
        </w:tc>
        <w:tc>
          <w:tcPr>
            <w:tcW w:w="613" w:type="dxa"/>
            <w:shd w:val="solid" w:color="auto" w:fill="auto"/>
            <w:noWrap/>
          </w:tcPr>
          <w:p w14:paraId="450CBAD2" w14:textId="77777777" w:rsidR="007C7E58" w:rsidRPr="00107222" w:rsidRDefault="007C7E58">
            <w:pPr>
              <w:rPr>
                <w:sz w:val="6"/>
                <w:szCs w:val="6"/>
              </w:rPr>
            </w:pPr>
          </w:p>
        </w:tc>
        <w:tc>
          <w:tcPr>
            <w:tcW w:w="952" w:type="dxa"/>
            <w:shd w:val="solid" w:color="auto" w:fill="auto"/>
            <w:noWrap/>
          </w:tcPr>
          <w:p w14:paraId="1467ED0C" w14:textId="77777777" w:rsidR="007C7E58" w:rsidRPr="00107222" w:rsidRDefault="007C7E58">
            <w:pPr>
              <w:rPr>
                <w:sz w:val="6"/>
                <w:szCs w:val="6"/>
              </w:rPr>
            </w:pPr>
          </w:p>
        </w:tc>
        <w:tc>
          <w:tcPr>
            <w:tcW w:w="583" w:type="dxa"/>
            <w:shd w:val="solid" w:color="auto" w:fill="auto"/>
            <w:noWrap/>
          </w:tcPr>
          <w:p w14:paraId="71FDA845" w14:textId="77777777" w:rsidR="007C7E58" w:rsidRPr="00107222" w:rsidRDefault="007C7E58">
            <w:pPr>
              <w:rPr>
                <w:sz w:val="6"/>
                <w:szCs w:val="6"/>
              </w:rPr>
            </w:pPr>
          </w:p>
        </w:tc>
        <w:tc>
          <w:tcPr>
            <w:tcW w:w="583" w:type="dxa"/>
            <w:shd w:val="solid" w:color="auto" w:fill="auto"/>
            <w:noWrap/>
          </w:tcPr>
          <w:p w14:paraId="2B2D40C6" w14:textId="77777777" w:rsidR="007C7E58" w:rsidRPr="00107222" w:rsidRDefault="007C7E58">
            <w:pPr>
              <w:rPr>
                <w:sz w:val="6"/>
                <w:szCs w:val="6"/>
              </w:rPr>
            </w:pPr>
          </w:p>
        </w:tc>
      </w:tr>
      <w:tr w:rsidR="007C7E58" w:rsidRPr="00792C57" w14:paraId="07D6BDC7" w14:textId="77777777" w:rsidTr="00107222">
        <w:trPr>
          <w:cantSplit/>
          <w:trHeight w:val="300"/>
        </w:trPr>
        <w:tc>
          <w:tcPr>
            <w:tcW w:w="1172" w:type="dxa"/>
            <w:vMerge w:val="restart"/>
            <w:noWrap/>
          </w:tcPr>
          <w:p w14:paraId="4EE5CB0E" w14:textId="2C1ED93E" w:rsidR="007C7E58" w:rsidRDefault="007C7E58">
            <w:pPr>
              <w:rPr>
                <w:sz w:val="18"/>
                <w:szCs w:val="18"/>
              </w:rPr>
            </w:pPr>
            <w:r>
              <w:rPr>
                <w:sz w:val="18"/>
                <w:szCs w:val="18"/>
              </w:rPr>
              <w:t>Defaults for System</w:t>
            </w:r>
          </w:p>
        </w:tc>
        <w:tc>
          <w:tcPr>
            <w:tcW w:w="2278" w:type="dxa"/>
            <w:noWrap/>
          </w:tcPr>
          <w:p w14:paraId="60ABBEA9" w14:textId="3680F53E" w:rsidR="007C7E58" w:rsidRDefault="007C7E58">
            <w:pPr>
              <w:rPr>
                <w:sz w:val="18"/>
                <w:szCs w:val="18"/>
              </w:rPr>
            </w:pPr>
            <w:r>
              <w:rPr>
                <w:sz w:val="18"/>
                <w:szCs w:val="18"/>
              </w:rPr>
              <w:t>Default Station</w:t>
            </w:r>
          </w:p>
        </w:tc>
        <w:tc>
          <w:tcPr>
            <w:tcW w:w="1219" w:type="dxa"/>
            <w:noWrap/>
          </w:tcPr>
          <w:p w14:paraId="37BE4CC9" w14:textId="0C4D1D93" w:rsidR="007C7E58" w:rsidRDefault="007C7E58">
            <w:pPr>
              <w:rPr>
                <w:sz w:val="18"/>
                <w:szCs w:val="18"/>
              </w:rPr>
            </w:pPr>
            <w:r>
              <w:rPr>
                <w:sz w:val="18"/>
                <w:szCs w:val="18"/>
              </w:rPr>
              <w:t>BASE</w:t>
            </w:r>
          </w:p>
        </w:tc>
        <w:tc>
          <w:tcPr>
            <w:tcW w:w="3523" w:type="dxa"/>
            <w:noWrap/>
          </w:tcPr>
          <w:p w14:paraId="1A948A5F" w14:textId="77777777" w:rsidR="007C7E58" w:rsidRDefault="007C7E58">
            <w:pPr>
              <w:rPr>
                <w:sz w:val="18"/>
                <w:szCs w:val="18"/>
              </w:rPr>
            </w:pPr>
          </w:p>
        </w:tc>
        <w:tc>
          <w:tcPr>
            <w:tcW w:w="613" w:type="dxa"/>
            <w:noWrap/>
          </w:tcPr>
          <w:p w14:paraId="4F8D1FB3" w14:textId="77777777" w:rsidR="007C7E58" w:rsidRPr="00792C57" w:rsidRDefault="007C7E58">
            <w:pPr>
              <w:rPr>
                <w:sz w:val="18"/>
                <w:szCs w:val="18"/>
              </w:rPr>
            </w:pPr>
          </w:p>
        </w:tc>
        <w:tc>
          <w:tcPr>
            <w:tcW w:w="952" w:type="dxa"/>
            <w:noWrap/>
          </w:tcPr>
          <w:p w14:paraId="7405F0EA" w14:textId="77777777" w:rsidR="007C7E58" w:rsidRPr="00792C57" w:rsidRDefault="007C7E58">
            <w:pPr>
              <w:rPr>
                <w:sz w:val="18"/>
                <w:szCs w:val="18"/>
              </w:rPr>
            </w:pPr>
          </w:p>
        </w:tc>
        <w:tc>
          <w:tcPr>
            <w:tcW w:w="583" w:type="dxa"/>
            <w:noWrap/>
          </w:tcPr>
          <w:p w14:paraId="22F82783" w14:textId="77777777" w:rsidR="007C7E58" w:rsidRPr="00792C57" w:rsidRDefault="007C7E58">
            <w:pPr>
              <w:rPr>
                <w:sz w:val="18"/>
                <w:szCs w:val="18"/>
              </w:rPr>
            </w:pPr>
          </w:p>
        </w:tc>
        <w:tc>
          <w:tcPr>
            <w:tcW w:w="583" w:type="dxa"/>
            <w:noWrap/>
          </w:tcPr>
          <w:p w14:paraId="251092A6" w14:textId="77777777" w:rsidR="007C7E58" w:rsidRPr="00792C57" w:rsidRDefault="007C7E58">
            <w:pPr>
              <w:rPr>
                <w:sz w:val="18"/>
                <w:szCs w:val="18"/>
              </w:rPr>
            </w:pPr>
          </w:p>
        </w:tc>
      </w:tr>
      <w:tr w:rsidR="007C7E58" w:rsidRPr="00792C57" w14:paraId="003EF5B8" w14:textId="77777777" w:rsidTr="00107222">
        <w:trPr>
          <w:cantSplit/>
          <w:trHeight w:val="300"/>
        </w:trPr>
        <w:tc>
          <w:tcPr>
            <w:tcW w:w="1172" w:type="dxa"/>
            <w:vMerge/>
            <w:noWrap/>
          </w:tcPr>
          <w:p w14:paraId="2D34713E" w14:textId="77777777" w:rsidR="007C7E58" w:rsidRDefault="007C7E58">
            <w:pPr>
              <w:rPr>
                <w:sz w:val="18"/>
                <w:szCs w:val="18"/>
              </w:rPr>
            </w:pPr>
          </w:p>
        </w:tc>
        <w:tc>
          <w:tcPr>
            <w:tcW w:w="2278" w:type="dxa"/>
            <w:noWrap/>
          </w:tcPr>
          <w:p w14:paraId="4FE90FA5" w14:textId="05743FE9" w:rsidR="007C7E58" w:rsidRDefault="007C7E58">
            <w:pPr>
              <w:rPr>
                <w:sz w:val="18"/>
                <w:szCs w:val="18"/>
              </w:rPr>
            </w:pPr>
            <w:r>
              <w:rPr>
                <w:sz w:val="18"/>
                <w:szCs w:val="18"/>
              </w:rPr>
              <w:t>Document Format Name</w:t>
            </w:r>
          </w:p>
        </w:tc>
        <w:tc>
          <w:tcPr>
            <w:tcW w:w="1219" w:type="dxa"/>
            <w:noWrap/>
          </w:tcPr>
          <w:p w14:paraId="3B0A08A7" w14:textId="59F98BD6" w:rsidR="007C7E58" w:rsidRDefault="001D1141">
            <w:pPr>
              <w:rPr>
                <w:sz w:val="18"/>
                <w:szCs w:val="18"/>
              </w:rPr>
            </w:pPr>
            <w:proofErr w:type="spellStart"/>
            <w:r w:rsidRPr="001D1141">
              <w:rPr>
                <w:sz w:val="18"/>
                <w:szCs w:val="18"/>
              </w:rPr>
              <w:t>wms_lbl_ldb</w:t>
            </w:r>
            <w:proofErr w:type="spellEnd"/>
          </w:p>
        </w:tc>
        <w:tc>
          <w:tcPr>
            <w:tcW w:w="3523" w:type="dxa"/>
            <w:noWrap/>
          </w:tcPr>
          <w:p w14:paraId="0AFAD519" w14:textId="77777777" w:rsidR="007C7E58" w:rsidRDefault="007C7E58">
            <w:pPr>
              <w:rPr>
                <w:sz w:val="18"/>
                <w:szCs w:val="18"/>
              </w:rPr>
            </w:pPr>
          </w:p>
        </w:tc>
        <w:tc>
          <w:tcPr>
            <w:tcW w:w="613" w:type="dxa"/>
            <w:noWrap/>
          </w:tcPr>
          <w:p w14:paraId="53CDDF2C" w14:textId="77777777" w:rsidR="007C7E58" w:rsidRPr="00792C57" w:rsidRDefault="007C7E58">
            <w:pPr>
              <w:rPr>
                <w:sz w:val="18"/>
                <w:szCs w:val="18"/>
              </w:rPr>
            </w:pPr>
          </w:p>
        </w:tc>
        <w:tc>
          <w:tcPr>
            <w:tcW w:w="952" w:type="dxa"/>
            <w:noWrap/>
          </w:tcPr>
          <w:p w14:paraId="1BF77294" w14:textId="77777777" w:rsidR="007C7E58" w:rsidRPr="00792C57" w:rsidRDefault="007C7E58">
            <w:pPr>
              <w:rPr>
                <w:sz w:val="18"/>
                <w:szCs w:val="18"/>
              </w:rPr>
            </w:pPr>
          </w:p>
        </w:tc>
        <w:tc>
          <w:tcPr>
            <w:tcW w:w="583" w:type="dxa"/>
            <w:noWrap/>
          </w:tcPr>
          <w:p w14:paraId="7EF35833" w14:textId="77777777" w:rsidR="007C7E58" w:rsidRPr="00792C57" w:rsidRDefault="007C7E58">
            <w:pPr>
              <w:rPr>
                <w:sz w:val="18"/>
                <w:szCs w:val="18"/>
              </w:rPr>
            </w:pPr>
          </w:p>
        </w:tc>
        <w:tc>
          <w:tcPr>
            <w:tcW w:w="583" w:type="dxa"/>
            <w:noWrap/>
          </w:tcPr>
          <w:p w14:paraId="588BA4D2" w14:textId="77777777" w:rsidR="007C7E58" w:rsidRPr="00792C57" w:rsidRDefault="007C7E58">
            <w:pPr>
              <w:rPr>
                <w:sz w:val="18"/>
                <w:szCs w:val="18"/>
              </w:rPr>
            </w:pPr>
          </w:p>
        </w:tc>
      </w:tr>
      <w:tr w:rsidR="007C7E58" w:rsidRPr="00792C57" w14:paraId="31F1C62E" w14:textId="77777777" w:rsidTr="00107222">
        <w:trPr>
          <w:cantSplit/>
          <w:trHeight w:val="300"/>
        </w:trPr>
        <w:tc>
          <w:tcPr>
            <w:tcW w:w="1172" w:type="dxa"/>
            <w:vMerge/>
            <w:noWrap/>
          </w:tcPr>
          <w:p w14:paraId="28D93AA1" w14:textId="77777777" w:rsidR="007C7E58" w:rsidRDefault="007C7E58">
            <w:pPr>
              <w:rPr>
                <w:sz w:val="18"/>
                <w:szCs w:val="18"/>
              </w:rPr>
            </w:pPr>
          </w:p>
        </w:tc>
        <w:tc>
          <w:tcPr>
            <w:tcW w:w="2278" w:type="dxa"/>
            <w:noWrap/>
          </w:tcPr>
          <w:p w14:paraId="30AAF4F3" w14:textId="29860955" w:rsidR="007C7E58" w:rsidRDefault="007C7E58">
            <w:pPr>
              <w:rPr>
                <w:sz w:val="18"/>
                <w:szCs w:val="18"/>
              </w:rPr>
            </w:pPr>
            <w:r>
              <w:rPr>
                <w:sz w:val="18"/>
                <w:szCs w:val="18"/>
              </w:rPr>
              <w:t>Locale</w:t>
            </w:r>
          </w:p>
        </w:tc>
        <w:tc>
          <w:tcPr>
            <w:tcW w:w="1219" w:type="dxa"/>
            <w:noWrap/>
          </w:tcPr>
          <w:p w14:paraId="2983EC8A" w14:textId="1620BC40" w:rsidR="007C7E58" w:rsidRDefault="007C7E58">
            <w:pPr>
              <w:rPr>
                <w:sz w:val="18"/>
                <w:szCs w:val="18"/>
              </w:rPr>
            </w:pPr>
            <w:proofErr w:type="spellStart"/>
            <w:r>
              <w:rPr>
                <w:sz w:val="18"/>
                <w:szCs w:val="18"/>
              </w:rPr>
              <w:t>en_US</w:t>
            </w:r>
            <w:proofErr w:type="spellEnd"/>
          </w:p>
        </w:tc>
        <w:tc>
          <w:tcPr>
            <w:tcW w:w="3523" w:type="dxa"/>
            <w:noWrap/>
          </w:tcPr>
          <w:p w14:paraId="451630F1" w14:textId="00E2A9D6" w:rsidR="007C7E58" w:rsidRDefault="007C7E58">
            <w:pPr>
              <w:rPr>
                <w:sz w:val="18"/>
                <w:szCs w:val="18"/>
              </w:rPr>
            </w:pPr>
            <w:r>
              <w:rPr>
                <w:sz w:val="18"/>
                <w:szCs w:val="18"/>
              </w:rPr>
              <w:t xml:space="preserve">? </w:t>
            </w:r>
            <w:proofErr w:type="spellStart"/>
            <w:r>
              <w:rPr>
                <w:sz w:val="18"/>
                <w:szCs w:val="18"/>
              </w:rPr>
              <w:t>en_CA</w:t>
            </w:r>
            <w:proofErr w:type="spellEnd"/>
            <w:r>
              <w:rPr>
                <w:sz w:val="18"/>
                <w:szCs w:val="18"/>
              </w:rPr>
              <w:t>?</w:t>
            </w:r>
          </w:p>
        </w:tc>
        <w:tc>
          <w:tcPr>
            <w:tcW w:w="613" w:type="dxa"/>
            <w:noWrap/>
          </w:tcPr>
          <w:p w14:paraId="7F6059F9" w14:textId="77777777" w:rsidR="007C7E58" w:rsidRPr="00792C57" w:rsidRDefault="007C7E58">
            <w:pPr>
              <w:rPr>
                <w:sz w:val="18"/>
                <w:szCs w:val="18"/>
              </w:rPr>
            </w:pPr>
          </w:p>
        </w:tc>
        <w:tc>
          <w:tcPr>
            <w:tcW w:w="952" w:type="dxa"/>
            <w:noWrap/>
          </w:tcPr>
          <w:p w14:paraId="2E68B027" w14:textId="77777777" w:rsidR="007C7E58" w:rsidRPr="00792C57" w:rsidRDefault="007C7E58">
            <w:pPr>
              <w:rPr>
                <w:sz w:val="18"/>
                <w:szCs w:val="18"/>
              </w:rPr>
            </w:pPr>
          </w:p>
        </w:tc>
        <w:tc>
          <w:tcPr>
            <w:tcW w:w="583" w:type="dxa"/>
            <w:noWrap/>
          </w:tcPr>
          <w:p w14:paraId="013A840A" w14:textId="77777777" w:rsidR="007C7E58" w:rsidRPr="00792C57" w:rsidRDefault="007C7E58">
            <w:pPr>
              <w:rPr>
                <w:sz w:val="18"/>
                <w:szCs w:val="18"/>
              </w:rPr>
            </w:pPr>
          </w:p>
        </w:tc>
        <w:tc>
          <w:tcPr>
            <w:tcW w:w="583" w:type="dxa"/>
            <w:noWrap/>
          </w:tcPr>
          <w:p w14:paraId="3CE82C21" w14:textId="77777777" w:rsidR="007C7E58" w:rsidRPr="00792C57" w:rsidRDefault="007C7E58">
            <w:pPr>
              <w:rPr>
                <w:sz w:val="18"/>
                <w:szCs w:val="18"/>
              </w:rPr>
            </w:pPr>
          </w:p>
        </w:tc>
      </w:tr>
      <w:tr w:rsidR="007C7E58" w:rsidRPr="00792C57" w14:paraId="7EFE6A4D" w14:textId="77777777" w:rsidTr="00107222">
        <w:trPr>
          <w:cantSplit/>
          <w:trHeight w:val="300"/>
        </w:trPr>
        <w:tc>
          <w:tcPr>
            <w:tcW w:w="1172" w:type="dxa"/>
            <w:vMerge/>
            <w:noWrap/>
          </w:tcPr>
          <w:p w14:paraId="50D51A68" w14:textId="77777777" w:rsidR="007C7E58" w:rsidRDefault="007C7E58">
            <w:pPr>
              <w:rPr>
                <w:sz w:val="18"/>
                <w:szCs w:val="18"/>
              </w:rPr>
            </w:pPr>
          </w:p>
        </w:tc>
        <w:tc>
          <w:tcPr>
            <w:tcW w:w="2278" w:type="dxa"/>
            <w:noWrap/>
          </w:tcPr>
          <w:p w14:paraId="1A62FB19" w14:textId="129A2E44" w:rsidR="007C7E58" w:rsidRDefault="007C7E58">
            <w:pPr>
              <w:rPr>
                <w:sz w:val="18"/>
                <w:szCs w:val="18"/>
              </w:rPr>
            </w:pPr>
            <w:r>
              <w:rPr>
                <w:sz w:val="18"/>
                <w:szCs w:val="18"/>
              </w:rPr>
              <w:t>Dimensions Recorded Using Metric Measurements</w:t>
            </w:r>
          </w:p>
        </w:tc>
        <w:tc>
          <w:tcPr>
            <w:tcW w:w="1219" w:type="dxa"/>
            <w:noWrap/>
          </w:tcPr>
          <w:p w14:paraId="6247B676" w14:textId="3FEDB109" w:rsidR="007C7E58" w:rsidRDefault="007C7E58">
            <w:pPr>
              <w:rPr>
                <w:sz w:val="18"/>
                <w:szCs w:val="18"/>
              </w:rPr>
            </w:pPr>
            <w:r>
              <w:rPr>
                <w:sz w:val="18"/>
                <w:szCs w:val="18"/>
              </w:rPr>
              <w:t>Yes</w:t>
            </w:r>
          </w:p>
        </w:tc>
        <w:tc>
          <w:tcPr>
            <w:tcW w:w="3523" w:type="dxa"/>
            <w:noWrap/>
          </w:tcPr>
          <w:p w14:paraId="742FB889" w14:textId="77777777" w:rsidR="007C7E58" w:rsidRDefault="007C7E58">
            <w:pPr>
              <w:rPr>
                <w:sz w:val="18"/>
                <w:szCs w:val="18"/>
              </w:rPr>
            </w:pPr>
          </w:p>
        </w:tc>
        <w:tc>
          <w:tcPr>
            <w:tcW w:w="613" w:type="dxa"/>
            <w:noWrap/>
          </w:tcPr>
          <w:p w14:paraId="65C760A5" w14:textId="77777777" w:rsidR="007C7E58" w:rsidRPr="00792C57" w:rsidRDefault="007C7E58">
            <w:pPr>
              <w:rPr>
                <w:sz w:val="18"/>
                <w:szCs w:val="18"/>
              </w:rPr>
            </w:pPr>
          </w:p>
        </w:tc>
        <w:tc>
          <w:tcPr>
            <w:tcW w:w="952" w:type="dxa"/>
            <w:noWrap/>
          </w:tcPr>
          <w:p w14:paraId="2CD383F7" w14:textId="77777777" w:rsidR="007C7E58" w:rsidRPr="00792C57" w:rsidRDefault="007C7E58">
            <w:pPr>
              <w:rPr>
                <w:sz w:val="18"/>
                <w:szCs w:val="18"/>
              </w:rPr>
            </w:pPr>
          </w:p>
        </w:tc>
        <w:tc>
          <w:tcPr>
            <w:tcW w:w="583" w:type="dxa"/>
            <w:noWrap/>
          </w:tcPr>
          <w:p w14:paraId="497A7565" w14:textId="77777777" w:rsidR="007C7E58" w:rsidRPr="00792C57" w:rsidRDefault="007C7E58">
            <w:pPr>
              <w:rPr>
                <w:sz w:val="18"/>
                <w:szCs w:val="18"/>
              </w:rPr>
            </w:pPr>
          </w:p>
        </w:tc>
        <w:tc>
          <w:tcPr>
            <w:tcW w:w="583" w:type="dxa"/>
            <w:noWrap/>
          </w:tcPr>
          <w:p w14:paraId="79F67549" w14:textId="77777777" w:rsidR="007C7E58" w:rsidRPr="00792C57" w:rsidRDefault="007C7E58">
            <w:pPr>
              <w:rPr>
                <w:sz w:val="18"/>
                <w:szCs w:val="18"/>
              </w:rPr>
            </w:pPr>
          </w:p>
        </w:tc>
      </w:tr>
      <w:tr w:rsidR="007C7E58" w:rsidRPr="00792C57" w14:paraId="4AA26FCF" w14:textId="77777777" w:rsidTr="00107222">
        <w:trPr>
          <w:cantSplit/>
          <w:trHeight w:val="300"/>
        </w:trPr>
        <w:tc>
          <w:tcPr>
            <w:tcW w:w="1172" w:type="dxa"/>
            <w:vMerge/>
            <w:noWrap/>
          </w:tcPr>
          <w:p w14:paraId="580E9AC1" w14:textId="77777777" w:rsidR="007C7E58" w:rsidRDefault="007C7E58">
            <w:pPr>
              <w:rPr>
                <w:sz w:val="18"/>
                <w:szCs w:val="18"/>
              </w:rPr>
            </w:pPr>
          </w:p>
        </w:tc>
        <w:tc>
          <w:tcPr>
            <w:tcW w:w="2278" w:type="dxa"/>
            <w:noWrap/>
          </w:tcPr>
          <w:p w14:paraId="4353BF5F" w14:textId="1CAD6C71" w:rsidR="007C7E58" w:rsidRDefault="007C7E58">
            <w:pPr>
              <w:rPr>
                <w:sz w:val="18"/>
                <w:szCs w:val="18"/>
              </w:rPr>
            </w:pPr>
            <w:r>
              <w:rPr>
                <w:sz w:val="18"/>
                <w:szCs w:val="18"/>
              </w:rPr>
              <w:t>Days of Operation Calendar</w:t>
            </w:r>
          </w:p>
        </w:tc>
        <w:tc>
          <w:tcPr>
            <w:tcW w:w="1219" w:type="dxa"/>
            <w:noWrap/>
          </w:tcPr>
          <w:p w14:paraId="7EE17081" w14:textId="77777777" w:rsidR="007C7E58" w:rsidRDefault="007C7E58">
            <w:pPr>
              <w:rPr>
                <w:sz w:val="18"/>
                <w:szCs w:val="18"/>
              </w:rPr>
            </w:pPr>
          </w:p>
        </w:tc>
        <w:tc>
          <w:tcPr>
            <w:tcW w:w="3523" w:type="dxa"/>
            <w:noWrap/>
          </w:tcPr>
          <w:p w14:paraId="29A612A1" w14:textId="4425F5D4" w:rsidR="007C7E58" w:rsidRDefault="007C7E58">
            <w:pPr>
              <w:rPr>
                <w:sz w:val="18"/>
                <w:szCs w:val="18"/>
              </w:rPr>
            </w:pPr>
            <w:r>
              <w:rPr>
                <w:sz w:val="18"/>
                <w:szCs w:val="18"/>
              </w:rPr>
              <w:t>?</w:t>
            </w:r>
          </w:p>
        </w:tc>
        <w:tc>
          <w:tcPr>
            <w:tcW w:w="613" w:type="dxa"/>
            <w:noWrap/>
          </w:tcPr>
          <w:p w14:paraId="63257770" w14:textId="77777777" w:rsidR="007C7E58" w:rsidRPr="00792C57" w:rsidRDefault="007C7E58">
            <w:pPr>
              <w:rPr>
                <w:sz w:val="18"/>
                <w:szCs w:val="18"/>
              </w:rPr>
            </w:pPr>
          </w:p>
        </w:tc>
        <w:tc>
          <w:tcPr>
            <w:tcW w:w="952" w:type="dxa"/>
            <w:noWrap/>
          </w:tcPr>
          <w:p w14:paraId="2F63F26F" w14:textId="77777777" w:rsidR="007C7E58" w:rsidRPr="00792C57" w:rsidRDefault="007C7E58">
            <w:pPr>
              <w:rPr>
                <w:sz w:val="18"/>
                <w:szCs w:val="18"/>
              </w:rPr>
            </w:pPr>
          </w:p>
        </w:tc>
        <w:tc>
          <w:tcPr>
            <w:tcW w:w="583" w:type="dxa"/>
            <w:noWrap/>
          </w:tcPr>
          <w:p w14:paraId="285851A2" w14:textId="77777777" w:rsidR="007C7E58" w:rsidRPr="00792C57" w:rsidRDefault="007C7E58">
            <w:pPr>
              <w:rPr>
                <w:sz w:val="18"/>
                <w:szCs w:val="18"/>
              </w:rPr>
            </w:pPr>
          </w:p>
        </w:tc>
        <w:tc>
          <w:tcPr>
            <w:tcW w:w="583" w:type="dxa"/>
            <w:noWrap/>
          </w:tcPr>
          <w:p w14:paraId="5F408E5D" w14:textId="77777777" w:rsidR="007C7E58" w:rsidRPr="00792C57" w:rsidRDefault="007C7E58">
            <w:pPr>
              <w:rPr>
                <w:sz w:val="18"/>
                <w:szCs w:val="18"/>
              </w:rPr>
            </w:pPr>
          </w:p>
        </w:tc>
      </w:tr>
      <w:tr w:rsidR="007C7E58" w:rsidRPr="00792C57" w14:paraId="61D6DE38" w14:textId="77777777" w:rsidTr="00107222">
        <w:trPr>
          <w:cantSplit/>
          <w:trHeight w:val="300"/>
        </w:trPr>
        <w:tc>
          <w:tcPr>
            <w:tcW w:w="1172" w:type="dxa"/>
            <w:vMerge/>
            <w:noWrap/>
          </w:tcPr>
          <w:p w14:paraId="3D828C7D" w14:textId="77777777" w:rsidR="007C7E58" w:rsidRDefault="007C7E58">
            <w:pPr>
              <w:rPr>
                <w:sz w:val="18"/>
                <w:szCs w:val="18"/>
              </w:rPr>
            </w:pPr>
          </w:p>
        </w:tc>
        <w:tc>
          <w:tcPr>
            <w:tcW w:w="2278" w:type="dxa"/>
            <w:noWrap/>
          </w:tcPr>
          <w:p w14:paraId="54547CCA" w14:textId="7F54AA7E" w:rsidR="007C7E58" w:rsidRDefault="007C7E58">
            <w:pPr>
              <w:rPr>
                <w:sz w:val="18"/>
                <w:szCs w:val="18"/>
              </w:rPr>
            </w:pPr>
            <w:r>
              <w:rPr>
                <w:sz w:val="18"/>
                <w:szCs w:val="18"/>
              </w:rPr>
              <w:t>Billing Start Date</w:t>
            </w:r>
          </w:p>
        </w:tc>
        <w:tc>
          <w:tcPr>
            <w:tcW w:w="1219" w:type="dxa"/>
            <w:noWrap/>
          </w:tcPr>
          <w:p w14:paraId="48442201" w14:textId="6E1D93DD" w:rsidR="007C7E58" w:rsidRDefault="007C7E58">
            <w:pPr>
              <w:rPr>
                <w:sz w:val="18"/>
                <w:szCs w:val="18"/>
              </w:rPr>
            </w:pPr>
            <w:r>
              <w:rPr>
                <w:sz w:val="18"/>
                <w:szCs w:val="18"/>
              </w:rPr>
              <w:t>Current Date</w:t>
            </w:r>
          </w:p>
        </w:tc>
        <w:tc>
          <w:tcPr>
            <w:tcW w:w="3523" w:type="dxa"/>
            <w:noWrap/>
          </w:tcPr>
          <w:p w14:paraId="78D96B48" w14:textId="77777777" w:rsidR="007C7E58" w:rsidRDefault="007C7E58">
            <w:pPr>
              <w:rPr>
                <w:sz w:val="18"/>
                <w:szCs w:val="18"/>
              </w:rPr>
            </w:pPr>
          </w:p>
        </w:tc>
        <w:tc>
          <w:tcPr>
            <w:tcW w:w="613" w:type="dxa"/>
            <w:noWrap/>
          </w:tcPr>
          <w:p w14:paraId="47F5B113" w14:textId="77777777" w:rsidR="007C7E58" w:rsidRPr="00792C57" w:rsidRDefault="007C7E58">
            <w:pPr>
              <w:rPr>
                <w:sz w:val="18"/>
                <w:szCs w:val="18"/>
              </w:rPr>
            </w:pPr>
          </w:p>
        </w:tc>
        <w:tc>
          <w:tcPr>
            <w:tcW w:w="952" w:type="dxa"/>
            <w:noWrap/>
          </w:tcPr>
          <w:p w14:paraId="379712ED" w14:textId="77777777" w:rsidR="007C7E58" w:rsidRPr="00792C57" w:rsidRDefault="007C7E58">
            <w:pPr>
              <w:rPr>
                <w:sz w:val="18"/>
                <w:szCs w:val="18"/>
              </w:rPr>
            </w:pPr>
          </w:p>
        </w:tc>
        <w:tc>
          <w:tcPr>
            <w:tcW w:w="583" w:type="dxa"/>
            <w:noWrap/>
          </w:tcPr>
          <w:p w14:paraId="39BDCC97" w14:textId="77777777" w:rsidR="007C7E58" w:rsidRPr="00792C57" w:rsidRDefault="007C7E58">
            <w:pPr>
              <w:rPr>
                <w:sz w:val="18"/>
                <w:szCs w:val="18"/>
              </w:rPr>
            </w:pPr>
          </w:p>
        </w:tc>
        <w:tc>
          <w:tcPr>
            <w:tcW w:w="583" w:type="dxa"/>
            <w:noWrap/>
          </w:tcPr>
          <w:p w14:paraId="415E8310" w14:textId="77777777" w:rsidR="007C7E58" w:rsidRPr="00792C57" w:rsidRDefault="007C7E58">
            <w:pPr>
              <w:rPr>
                <w:sz w:val="18"/>
                <w:szCs w:val="18"/>
              </w:rPr>
            </w:pPr>
          </w:p>
        </w:tc>
      </w:tr>
      <w:tr w:rsidR="007C7E58" w:rsidRPr="00792C57" w14:paraId="4665E9CB" w14:textId="77777777" w:rsidTr="00107222">
        <w:trPr>
          <w:cantSplit/>
          <w:trHeight w:val="300"/>
        </w:trPr>
        <w:tc>
          <w:tcPr>
            <w:tcW w:w="1172" w:type="dxa"/>
            <w:vMerge/>
            <w:tcBorders>
              <w:bottom w:val="single" w:sz="4" w:space="0" w:color="auto"/>
            </w:tcBorders>
            <w:noWrap/>
          </w:tcPr>
          <w:p w14:paraId="0E9FD81C" w14:textId="77777777" w:rsidR="007C7E58" w:rsidRDefault="007C7E58">
            <w:pPr>
              <w:rPr>
                <w:sz w:val="18"/>
                <w:szCs w:val="18"/>
              </w:rPr>
            </w:pPr>
          </w:p>
        </w:tc>
        <w:tc>
          <w:tcPr>
            <w:tcW w:w="2278" w:type="dxa"/>
            <w:tcBorders>
              <w:bottom w:val="single" w:sz="4" w:space="0" w:color="auto"/>
            </w:tcBorders>
            <w:noWrap/>
          </w:tcPr>
          <w:p w14:paraId="253261D8" w14:textId="7FBE7B4B" w:rsidR="007C7E58" w:rsidRDefault="007C7E58">
            <w:pPr>
              <w:rPr>
                <w:sz w:val="18"/>
                <w:szCs w:val="18"/>
              </w:rPr>
            </w:pPr>
            <w:r>
              <w:rPr>
                <w:sz w:val="18"/>
                <w:szCs w:val="18"/>
              </w:rPr>
              <w:t>DSCSA Statement</w:t>
            </w:r>
          </w:p>
        </w:tc>
        <w:tc>
          <w:tcPr>
            <w:tcW w:w="1219" w:type="dxa"/>
            <w:tcBorders>
              <w:bottom w:val="single" w:sz="4" w:space="0" w:color="auto"/>
            </w:tcBorders>
            <w:noWrap/>
          </w:tcPr>
          <w:p w14:paraId="18E073BD" w14:textId="77777777" w:rsidR="007C7E58" w:rsidRDefault="007C7E58">
            <w:pPr>
              <w:rPr>
                <w:sz w:val="18"/>
                <w:szCs w:val="18"/>
              </w:rPr>
            </w:pPr>
          </w:p>
        </w:tc>
        <w:tc>
          <w:tcPr>
            <w:tcW w:w="3523" w:type="dxa"/>
            <w:tcBorders>
              <w:bottom w:val="single" w:sz="4" w:space="0" w:color="auto"/>
            </w:tcBorders>
            <w:noWrap/>
          </w:tcPr>
          <w:p w14:paraId="75C4CC15" w14:textId="498CEFBF" w:rsidR="007C7E58" w:rsidRDefault="007C7E58">
            <w:pPr>
              <w:rPr>
                <w:sz w:val="18"/>
                <w:szCs w:val="18"/>
              </w:rPr>
            </w:pPr>
            <w:r>
              <w:rPr>
                <w:sz w:val="18"/>
                <w:szCs w:val="18"/>
              </w:rPr>
              <w:t>?</w:t>
            </w:r>
          </w:p>
        </w:tc>
        <w:tc>
          <w:tcPr>
            <w:tcW w:w="613" w:type="dxa"/>
            <w:tcBorders>
              <w:bottom w:val="single" w:sz="4" w:space="0" w:color="auto"/>
            </w:tcBorders>
            <w:noWrap/>
          </w:tcPr>
          <w:p w14:paraId="19D64B33" w14:textId="77777777" w:rsidR="007C7E58" w:rsidRPr="00792C57" w:rsidRDefault="007C7E58">
            <w:pPr>
              <w:rPr>
                <w:sz w:val="18"/>
                <w:szCs w:val="18"/>
              </w:rPr>
            </w:pPr>
          </w:p>
        </w:tc>
        <w:tc>
          <w:tcPr>
            <w:tcW w:w="952" w:type="dxa"/>
            <w:tcBorders>
              <w:bottom w:val="single" w:sz="4" w:space="0" w:color="auto"/>
            </w:tcBorders>
            <w:noWrap/>
          </w:tcPr>
          <w:p w14:paraId="4D0FA9E2" w14:textId="77777777" w:rsidR="007C7E58" w:rsidRPr="00792C57" w:rsidRDefault="007C7E58">
            <w:pPr>
              <w:rPr>
                <w:sz w:val="18"/>
                <w:szCs w:val="18"/>
              </w:rPr>
            </w:pPr>
          </w:p>
        </w:tc>
        <w:tc>
          <w:tcPr>
            <w:tcW w:w="583" w:type="dxa"/>
            <w:tcBorders>
              <w:bottom w:val="single" w:sz="4" w:space="0" w:color="auto"/>
            </w:tcBorders>
            <w:noWrap/>
          </w:tcPr>
          <w:p w14:paraId="6CF53271" w14:textId="77777777" w:rsidR="007C7E58" w:rsidRPr="00792C57" w:rsidRDefault="007C7E58">
            <w:pPr>
              <w:rPr>
                <w:sz w:val="18"/>
                <w:szCs w:val="18"/>
              </w:rPr>
            </w:pPr>
          </w:p>
        </w:tc>
        <w:tc>
          <w:tcPr>
            <w:tcW w:w="583" w:type="dxa"/>
            <w:tcBorders>
              <w:bottom w:val="single" w:sz="4" w:space="0" w:color="auto"/>
            </w:tcBorders>
            <w:noWrap/>
          </w:tcPr>
          <w:p w14:paraId="159D161C" w14:textId="77777777" w:rsidR="007C7E58" w:rsidRPr="00792C57" w:rsidRDefault="007C7E58">
            <w:pPr>
              <w:rPr>
                <w:sz w:val="18"/>
                <w:szCs w:val="18"/>
              </w:rPr>
            </w:pPr>
          </w:p>
        </w:tc>
      </w:tr>
      <w:tr w:rsidR="007C7E58" w:rsidRPr="00792C57" w14:paraId="0273DF5E" w14:textId="77777777" w:rsidTr="00107222">
        <w:trPr>
          <w:cantSplit/>
          <w:trHeight w:val="224"/>
        </w:trPr>
        <w:tc>
          <w:tcPr>
            <w:tcW w:w="1172" w:type="dxa"/>
            <w:shd w:val="solid" w:color="auto" w:fill="auto"/>
            <w:noWrap/>
          </w:tcPr>
          <w:p w14:paraId="7258F59A" w14:textId="77777777" w:rsidR="007C7E58" w:rsidRPr="00107222" w:rsidRDefault="007C7E58">
            <w:pPr>
              <w:rPr>
                <w:sz w:val="6"/>
                <w:szCs w:val="6"/>
              </w:rPr>
            </w:pPr>
          </w:p>
        </w:tc>
        <w:tc>
          <w:tcPr>
            <w:tcW w:w="2278" w:type="dxa"/>
            <w:shd w:val="solid" w:color="auto" w:fill="auto"/>
            <w:noWrap/>
          </w:tcPr>
          <w:p w14:paraId="59D30EA1" w14:textId="77777777" w:rsidR="007C7E58" w:rsidRPr="00107222" w:rsidRDefault="007C7E58">
            <w:pPr>
              <w:rPr>
                <w:sz w:val="6"/>
                <w:szCs w:val="6"/>
              </w:rPr>
            </w:pPr>
          </w:p>
        </w:tc>
        <w:tc>
          <w:tcPr>
            <w:tcW w:w="1219" w:type="dxa"/>
            <w:shd w:val="solid" w:color="auto" w:fill="auto"/>
            <w:noWrap/>
          </w:tcPr>
          <w:p w14:paraId="10E50FBB" w14:textId="77777777" w:rsidR="007C7E58" w:rsidRPr="00107222" w:rsidRDefault="007C7E58">
            <w:pPr>
              <w:rPr>
                <w:sz w:val="6"/>
                <w:szCs w:val="6"/>
              </w:rPr>
            </w:pPr>
          </w:p>
        </w:tc>
        <w:tc>
          <w:tcPr>
            <w:tcW w:w="3523" w:type="dxa"/>
            <w:shd w:val="solid" w:color="auto" w:fill="auto"/>
            <w:noWrap/>
          </w:tcPr>
          <w:p w14:paraId="3E993939" w14:textId="77777777" w:rsidR="007C7E58" w:rsidRPr="00107222" w:rsidRDefault="007C7E58">
            <w:pPr>
              <w:rPr>
                <w:sz w:val="6"/>
                <w:szCs w:val="6"/>
              </w:rPr>
            </w:pPr>
          </w:p>
        </w:tc>
        <w:tc>
          <w:tcPr>
            <w:tcW w:w="613" w:type="dxa"/>
            <w:shd w:val="solid" w:color="auto" w:fill="auto"/>
            <w:noWrap/>
          </w:tcPr>
          <w:p w14:paraId="173513B4" w14:textId="77777777" w:rsidR="007C7E58" w:rsidRPr="00107222" w:rsidRDefault="007C7E58">
            <w:pPr>
              <w:rPr>
                <w:sz w:val="6"/>
                <w:szCs w:val="6"/>
              </w:rPr>
            </w:pPr>
          </w:p>
        </w:tc>
        <w:tc>
          <w:tcPr>
            <w:tcW w:w="952" w:type="dxa"/>
            <w:shd w:val="solid" w:color="auto" w:fill="auto"/>
            <w:noWrap/>
          </w:tcPr>
          <w:p w14:paraId="6A41AB9E" w14:textId="77777777" w:rsidR="007C7E58" w:rsidRPr="00107222" w:rsidRDefault="007C7E58">
            <w:pPr>
              <w:rPr>
                <w:sz w:val="6"/>
                <w:szCs w:val="6"/>
              </w:rPr>
            </w:pPr>
          </w:p>
        </w:tc>
        <w:tc>
          <w:tcPr>
            <w:tcW w:w="583" w:type="dxa"/>
            <w:shd w:val="solid" w:color="auto" w:fill="auto"/>
            <w:noWrap/>
          </w:tcPr>
          <w:p w14:paraId="7461B452" w14:textId="77777777" w:rsidR="007C7E58" w:rsidRPr="00107222" w:rsidRDefault="007C7E58">
            <w:pPr>
              <w:rPr>
                <w:sz w:val="6"/>
                <w:szCs w:val="6"/>
              </w:rPr>
            </w:pPr>
          </w:p>
        </w:tc>
        <w:tc>
          <w:tcPr>
            <w:tcW w:w="583" w:type="dxa"/>
            <w:shd w:val="solid" w:color="auto" w:fill="auto"/>
            <w:noWrap/>
          </w:tcPr>
          <w:p w14:paraId="634FAB84" w14:textId="77777777" w:rsidR="007C7E58" w:rsidRPr="00107222" w:rsidRDefault="007C7E58">
            <w:pPr>
              <w:rPr>
                <w:sz w:val="6"/>
                <w:szCs w:val="6"/>
              </w:rPr>
            </w:pPr>
          </w:p>
        </w:tc>
      </w:tr>
      <w:tr w:rsidR="007C7E58" w:rsidRPr="00792C57" w14:paraId="78EA77FB" w14:textId="77777777" w:rsidTr="00107222">
        <w:trPr>
          <w:cantSplit/>
          <w:trHeight w:val="300"/>
        </w:trPr>
        <w:tc>
          <w:tcPr>
            <w:tcW w:w="1172" w:type="dxa"/>
            <w:vMerge w:val="restart"/>
            <w:noWrap/>
          </w:tcPr>
          <w:p w14:paraId="7C870B6B" w14:textId="3C539CA8" w:rsidR="007C7E58" w:rsidRDefault="007C7E58">
            <w:pPr>
              <w:rPr>
                <w:sz w:val="18"/>
                <w:szCs w:val="18"/>
              </w:rPr>
            </w:pPr>
            <w:r>
              <w:rPr>
                <w:sz w:val="18"/>
                <w:szCs w:val="18"/>
              </w:rPr>
              <w:t>Defaults for Dedicated Orders</w:t>
            </w:r>
          </w:p>
        </w:tc>
        <w:tc>
          <w:tcPr>
            <w:tcW w:w="2278" w:type="dxa"/>
            <w:noWrap/>
          </w:tcPr>
          <w:p w14:paraId="63CE0B12" w14:textId="18328C82" w:rsidR="007C7E58" w:rsidRDefault="007C7E58">
            <w:pPr>
              <w:rPr>
                <w:sz w:val="18"/>
                <w:szCs w:val="18"/>
              </w:rPr>
            </w:pPr>
            <w:r>
              <w:rPr>
                <w:sz w:val="18"/>
                <w:szCs w:val="18"/>
              </w:rPr>
              <w:t>Dedicated Order Inventory Attribute</w:t>
            </w:r>
          </w:p>
        </w:tc>
        <w:tc>
          <w:tcPr>
            <w:tcW w:w="1219" w:type="dxa"/>
            <w:noWrap/>
          </w:tcPr>
          <w:p w14:paraId="728B8D79" w14:textId="5F6ADEDE" w:rsidR="007C7E58" w:rsidRDefault="007C7E58">
            <w:pPr>
              <w:rPr>
                <w:sz w:val="18"/>
                <w:szCs w:val="18"/>
              </w:rPr>
            </w:pPr>
            <w:r>
              <w:rPr>
                <w:sz w:val="18"/>
                <w:szCs w:val="18"/>
              </w:rPr>
              <w:t>1 – Inventory Attribute 1</w:t>
            </w:r>
          </w:p>
        </w:tc>
        <w:tc>
          <w:tcPr>
            <w:tcW w:w="3523" w:type="dxa"/>
            <w:noWrap/>
          </w:tcPr>
          <w:p w14:paraId="6EBF5649" w14:textId="6EADAF7F" w:rsidR="007C7E58" w:rsidRDefault="007C7E58">
            <w:pPr>
              <w:rPr>
                <w:sz w:val="18"/>
                <w:szCs w:val="18"/>
              </w:rPr>
            </w:pPr>
            <w:r>
              <w:rPr>
                <w:sz w:val="18"/>
                <w:szCs w:val="18"/>
              </w:rPr>
              <w:t>Dedicated Orders not used for MVP</w:t>
            </w:r>
          </w:p>
        </w:tc>
        <w:tc>
          <w:tcPr>
            <w:tcW w:w="613" w:type="dxa"/>
            <w:noWrap/>
          </w:tcPr>
          <w:p w14:paraId="3D5E2E1F" w14:textId="77777777" w:rsidR="007C7E58" w:rsidRPr="00792C57" w:rsidRDefault="007C7E58">
            <w:pPr>
              <w:rPr>
                <w:sz w:val="18"/>
                <w:szCs w:val="18"/>
              </w:rPr>
            </w:pPr>
          </w:p>
        </w:tc>
        <w:tc>
          <w:tcPr>
            <w:tcW w:w="952" w:type="dxa"/>
            <w:noWrap/>
          </w:tcPr>
          <w:p w14:paraId="611C41FD" w14:textId="77777777" w:rsidR="007C7E58" w:rsidRPr="00792C57" w:rsidRDefault="007C7E58">
            <w:pPr>
              <w:rPr>
                <w:sz w:val="18"/>
                <w:szCs w:val="18"/>
              </w:rPr>
            </w:pPr>
          </w:p>
        </w:tc>
        <w:tc>
          <w:tcPr>
            <w:tcW w:w="583" w:type="dxa"/>
            <w:noWrap/>
          </w:tcPr>
          <w:p w14:paraId="141C61E0" w14:textId="77777777" w:rsidR="007C7E58" w:rsidRPr="00792C57" w:rsidRDefault="007C7E58">
            <w:pPr>
              <w:rPr>
                <w:sz w:val="18"/>
                <w:szCs w:val="18"/>
              </w:rPr>
            </w:pPr>
          </w:p>
        </w:tc>
        <w:tc>
          <w:tcPr>
            <w:tcW w:w="583" w:type="dxa"/>
            <w:noWrap/>
          </w:tcPr>
          <w:p w14:paraId="1FE3957C" w14:textId="77777777" w:rsidR="007C7E58" w:rsidRPr="00792C57" w:rsidRDefault="007C7E58">
            <w:pPr>
              <w:rPr>
                <w:sz w:val="18"/>
                <w:szCs w:val="18"/>
              </w:rPr>
            </w:pPr>
          </w:p>
        </w:tc>
      </w:tr>
      <w:tr w:rsidR="007C7E58" w:rsidRPr="00792C57" w14:paraId="26380E24" w14:textId="77777777" w:rsidTr="00107222">
        <w:trPr>
          <w:cantSplit/>
          <w:trHeight w:val="300"/>
        </w:trPr>
        <w:tc>
          <w:tcPr>
            <w:tcW w:w="1172" w:type="dxa"/>
            <w:vMerge/>
            <w:noWrap/>
          </w:tcPr>
          <w:p w14:paraId="3E423FC9" w14:textId="77777777" w:rsidR="007C7E58" w:rsidRDefault="007C7E58">
            <w:pPr>
              <w:rPr>
                <w:sz w:val="18"/>
                <w:szCs w:val="18"/>
              </w:rPr>
            </w:pPr>
          </w:p>
        </w:tc>
        <w:tc>
          <w:tcPr>
            <w:tcW w:w="2278" w:type="dxa"/>
            <w:noWrap/>
          </w:tcPr>
          <w:p w14:paraId="0E95C4C9" w14:textId="473F5447" w:rsidR="007C7E58" w:rsidRDefault="007C7E58">
            <w:pPr>
              <w:rPr>
                <w:sz w:val="18"/>
                <w:szCs w:val="18"/>
              </w:rPr>
            </w:pPr>
            <w:r>
              <w:rPr>
                <w:sz w:val="18"/>
                <w:szCs w:val="18"/>
              </w:rPr>
              <w:t>Dedicated Order Receiving Method</w:t>
            </w:r>
          </w:p>
        </w:tc>
        <w:tc>
          <w:tcPr>
            <w:tcW w:w="1219" w:type="dxa"/>
            <w:noWrap/>
          </w:tcPr>
          <w:p w14:paraId="22AB006E" w14:textId="56C38877" w:rsidR="007C7E58" w:rsidRDefault="007C7E58">
            <w:pPr>
              <w:rPr>
                <w:sz w:val="18"/>
                <w:szCs w:val="18"/>
              </w:rPr>
            </w:pPr>
            <w:r>
              <w:rPr>
                <w:sz w:val="18"/>
                <w:szCs w:val="18"/>
              </w:rPr>
              <w:t>3 – As Specified by User</w:t>
            </w:r>
          </w:p>
        </w:tc>
        <w:tc>
          <w:tcPr>
            <w:tcW w:w="3523" w:type="dxa"/>
            <w:noWrap/>
          </w:tcPr>
          <w:p w14:paraId="153C3249" w14:textId="280028F9" w:rsidR="007C7E58" w:rsidRDefault="007C7E58">
            <w:pPr>
              <w:rPr>
                <w:sz w:val="18"/>
                <w:szCs w:val="18"/>
              </w:rPr>
            </w:pPr>
            <w:r>
              <w:rPr>
                <w:sz w:val="18"/>
                <w:szCs w:val="18"/>
              </w:rPr>
              <w:t>Dedicated Orders not used for MVP</w:t>
            </w:r>
          </w:p>
        </w:tc>
        <w:tc>
          <w:tcPr>
            <w:tcW w:w="613" w:type="dxa"/>
            <w:noWrap/>
          </w:tcPr>
          <w:p w14:paraId="4161E872" w14:textId="77777777" w:rsidR="007C7E58" w:rsidRPr="00792C57" w:rsidRDefault="007C7E58">
            <w:pPr>
              <w:rPr>
                <w:sz w:val="18"/>
                <w:szCs w:val="18"/>
              </w:rPr>
            </w:pPr>
          </w:p>
        </w:tc>
        <w:tc>
          <w:tcPr>
            <w:tcW w:w="952" w:type="dxa"/>
            <w:noWrap/>
          </w:tcPr>
          <w:p w14:paraId="641F33A8" w14:textId="77777777" w:rsidR="007C7E58" w:rsidRPr="00792C57" w:rsidRDefault="007C7E58">
            <w:pPr>
              <w:rPr>
                <w:sz w:val="18"/>
                <w:szCs w:val="18"/>
              </w:rPr>
            </w:pPr>
          </w:p>
        </w:tc>
        <w:tc>
          <w:tcPr>
            <w:tcW w:w="583" w:type="dxa"/>
            <w:noWrap/>
          </w:tcPr>
          <w:p w14:paraId="1C0D907F" w14:textId="77777777" w:rsidR="007C7E58" w:rsidRPr="00792C57" w:rsidRDefault="007C7E58">
            <w:pPr>
              <w:rPr>
                <w:sz w:val="18"/>
                <w:szCs w:val="18"/>
              </w:rPr>
            </w:pPr>
          </w:p>
        </w:tc>
        <w:tc>
          <w:tcPr>
            <w:tcW w:w="583" w:type="dxa"/>
            <w:noWrap/>
          </w:tcPr>
          <w:p w14:paraId="4F6D1128" w14:textId="77777777" w:rsidR="007C7E58" w:rsidRPr="00792C57" w:rsidRDefault="007C7E58">
            <w:pPr>
              <w:rPr>
                <w:sz w:val="18"/>
                <w:szCs w:val="18"/>
              </w:rPr>
            </w:pPr>
          </w:p>
        </w:tc>
      </w:tr>
      <w:tr w:rsidR="007C7E58" w:rsidRPr="00792C57" w14:paraId="212E3504" w14:textId="77777777" w:rsidTr="00107222">
        <w:trPr>
          <w:cantSplit/>
          <w:trHeight w:val="300"/>
        </w:trPr>
        <w:tc>
          <w:tcPr>
            <w:tcW w:w="1172" w:type="dxa"/>
            <w:vMerge/>
            <w:tcBorders>
              <w:bottom w:val="single" w:sz="4" w:space="0" w:color="auto"/>
            </w:tcBorders>
            <w:noWrap/>
          </w:tcPr>
          <w:p w14:paraId="2FD912AB" w14:textId="77777777" w:rsidR="007C7E58" w:rsidRDefault="007C7E58">
            <w:pPr>
              <w:rPr>
                <w:sz w:val="18"/>
                <w:szCs w:val="18"/>
              </w:rPr>
            </w:pPr>
          </w:p>
        </w:tc>
        <w:tc>
          <w:tcPr>
            <w:tcW w:w="2278" w:type="dxa"/>
            <w:tcBorders>
              <w:bottom w:val="single" w:sz="4" w:space="0" w:color="auto"/>
            </w:tcBorders>
            <w:noWrap/>
          </w:tcPr>
          <w:p w14:paraId="35ADF98C" w14:textId="19FFD7E5" w:rsidR="007C7E58" w:rsidRDefault="007C7E58">
            <w:pPr>
              <w:rPr>
                <w:sz w:val="18"/>
                <w:szCs w:val="18"/>
              </w:rPr>
            </w:pPr>
            <w:r w:rsidRPr="00107222">
              <w:rPr>
                <w:sz w:val="18"/>
                <w:szCs w:val="18"/>
              </w:rPr>
              <w:t>Dedicated Order Receiving Container Type</w:t>
            </w:r>
          </w:p>
        </w:tc>
        <w:tc>
          <w:tcPr>
            <w:tcW w:w="1219" w:type="dxa"/>
            <w:tcBorders>
              <w:bottom w:val="single" w:sz="4" w:space="0" w:color="auto"/>
            </w:tcBorders>
            <w:noWrap/>
          </w:tcPr>
          <w:p w14:paraId="6E4B3803" w14:textId="77777777" w:rsidR="007C7E58" w:rsidRDefault="007C7E58">
            <w:pPr>
              <w:rPr>
                <w:sz w:val="18"/>
                <w:szCs w:val="18"/>
              </w:rPr>
            </w:pPr>
          </w:p>
        </w:tc>
        <w:tc>
          <w:tcPr>
            <w:tcW w:w="3523" w:type="dxa"/>
            <w:tcBorders>
              <w:bottom w:val="single" w:sz="4" w:space="0" w:color="auto"/>
            </w:tcBorders>
            <w:noWrap/>
          </w:tcPr>
          <w:p w14:paraId="56B0C838" w14:textId="2930B080" w:rsidR="007C7E58" w:rsidRDefault="007C7E58">
            <w:pPr>
              <w:rPr>
                <w:sz w:val="18"/>
                <w:szCs w:val="18"/>
              </w:rPr>
            </w:pPr>
            <w:r>
              <w:rPr>
                <w:sz w:val="18"/>
                <w:szCs w:val="18"/>
              </w:rPr>
              <w:t>Dedicated Orders not used for MVP</w:t>
            </w:r>
          </w:p>
        </w:tc>
        <w:tc>
          <w:tcPr>
            <w:tcW w:w="613" w:type="dxa"/>
            <w:tcBorders>
              <w:bottom w:val="single" w:sz="4" w:space="0" w:color="auto"/>
            </w:tcBorders>
            <w:noWrap/>
          </w:tcPr>
          <w:p w14:paraId="56FDF35E" w14:textId="77777777" w:rsidR="007C7E58" w:rsidRPr="00792C57" w:rsidRDefault="007C7E58">
            <w:pPr>
              <w:rPr>
                <w:sz w:val="18"/>
                <w:szCs w:val="18"/>
              </w:rPr>
            </w:pPr>
          </w:p>
        </w:tc>
        <w:tc>
          <w:tcPr>
            <w:tcW w:w="952" w:type="dxa"/>
            <w:tcBorders>
              <w:bottom w:val="single" w:sz="4" w:space="0" w:color="auto"/>
            </w:tcBorders>
            <w:noWrap/>
          </w:tcPr>
          <w:p w14:paraId="676E53FC" w14:textId="77777777" w:rsidR="007C7E58" w:rsidRPr="00792C57" w:rsidRDefault="007C7E58">
            <w:pPr>
              <w:rPr>
                <w:sz w:val="18"/>
                <w:szCs w:val="18"/>
              </w:rPr>
            </w:pPr>
          </w:p>
        </w:tc>
        <w:tc>
          <w:tcPr>
            <w:tcW w:w="583" w:type="dxa"/>
            <w:tcBorders>
              <w:bottom w:val="single" w:sz="4" w:space="0" w:color="auto"/>
            </w:tcBorders>
            <w:noWrap/>
          </w:tcPr>
          <w:p w14:paraId="0E98C789" w14:textId="77777777" w:rsidR="007C7E58" w:rsidRPr="00792C57" w:rsidRDefault="007C7E58">
            <w:pPr>
              <w:rPr>
                <w:sz w:val="18"/>
                <w:szCs w:val="18"/>
              </w:rPr>
            </w:pPr>
          </w:p>
        </w:tc>
        <w:tc>
          <w:tcPr>
            <w:tcW w:w="583" w:type="dxa"/>
            <w:tcBorders>
              <w:bottom w:val="single" w:sz="4" w:space="0" w:color="auto"/>
            </w:tcBorders>
            <w:noWrap/>
          </w:tcPr>
          <w:p w14:paraId="162B9635" w14:textId="77777777" w:rsidR="007C7E58" w:rsidRPr="00792C57" w:rsidRDefault="007C7E58">
            <w:pPr>
              <w:rPr>
                <w:sz w:val="18"/>
                <w:szCs w:val="18"/>
              </w:rPr>
            </w:pPr>
          </w:p>
        </w:tc>
      </w:tr>
      <w:tr w:rsidR="007C7E58" w:rsidRPr="00792C57" w14:paraId="2E85A3BB" w14:textId="77777777" w:rsidTr="00107222">
        <w:trPr>
          <w:cantSplit/>
          <w:trHeight w:val="188"/>
        </w:trPr>
        <w:tc>
          <w:tcPr>
            <w:tcW w:w="1172" w:type="dxa"/>
            <w:shd w:val="solid" w:color="auto" w:fill="auto"/>
            <w:noWrap/>
          </w:tcPr>
          <w:p w14:paraId="210C35FD" w14:textId="77777777" w:rsidR="007C7E58" w:rsidRPr="00107222" w:rsidRDefault="007C7E58">
            <w:pPr>
              <w:rPr>
                <w:sz w:val="6"/>
                <w:szCs w:val="6"/>
              </w:rPr>
            </w:pPr>
          </w:p>
        </w:tc>
        <w:tc>
          <w:tcPr>
            <w:tcW w:w="2278" w:type="dxa"/>
            <w:shd w:val="solid" w:color="auto" w:fill="auto"/>
            <w:noWrap/>
          </w:tcPr>
          <w:p w14:paraId="6C7FE008" w14:textId="77777777" w:rsidR="007C7E58" w:rsidRPr="00107222" w:rsidRDefault="007C7E58">
            <w:pPr>
              <w:rPr>
                <w:sz w:val="6"/>
                <w:szCs w:val="6"/>
              </w:rPr>
            </w:pPr>
          </w:p>
        </w:tc>
        <w:tc>
          <w:tcPr>
            <w:tcW w:w="1219" w:type="dxa"/>
            <w:shd w:val="solid" w:color="auto" w:fill="auto"/>
            <w:noWrap/>
          </w:tcPr>
          <w:p w14:paraId="00C28ACC" w14:textId="77777777" w:rsidR="007C7E58" w:rsidRPr="00107222" w:rsidRDefault="007C7E58">
            <w:pPr>
              <w:rPr>
                <w:sz w:val="6"/>
                <w:szCs w:val="6"/>
              </w:rPr>
            </w:pPr>
          </w:p>
        </w:tc>
        <w:tc>
          <w:tcPr>
            <w:tcW w:w="3523" w:type="dxa"/>
            <w:shd w:val="solid" w:color="auto" w:fill="auto"/>
            <w:noWrap/>
          </w:tcPr>
          <w:p w14:paraId="42535933" w14:textId="77777777" w:rsidR="007C7E58" w:rsidRPr="00107222" w:rsidRDefault="007C7E58">
            <w:pPr>
              <w:rPr>
                <w:sz w:val="6"/>
                <w:szCs w:val="6"/>
              </w:rPr>
            </w:pPr>
          </w:p>
        </w:tc>
        <w:tc>
          <w:tcPr>
            <w:tcW w:w="613" w:type="dxa"/>
            <w:shd w:val="solid" w:color="auto" w:fill="auto"/>
            <w:noWrap/>
          </w:tcPr>
          <w:p w14:paraId="1291D000" w14:textId="77777777" w:rsidR="007C7E58" w:rsidRPr="00107222" w:rsidRDefault="007C7E58">
            <w:pPr>
              <w:rPr>
                <w:sz w:val="6"/>
                <w:szCs w:val="6"/>
              </w:rPr>
            </w:pPr>
          </w:p>
        </w:tc>
        <w:tc>
          <w:tcPr>
            <w:tcW w:w="952" w:type="dxa"/>
            <w:shd w:val="solid" w:color="auto" w:fill="auto"/>
            <w:noWrap/>
          </w:tcPr>
          <w:p w14:paraId="7EE5401A" w14:textId="77777777" w:rsidR="007C7E58" w:rsidRPr="00107222" w:rsidRDefault="007C7E58">
            <w:pPr>
              <w:rPr>
                <w:sz w:val="6"/>
                <w:szCs w:val="6"/>
              </w:rPr>
            </w:pPr>
          </w:p>
        </w:tc>
        <w:tc>
          <w:tcPr>
            <w:tcW w:w="583" w:type="dxa"/>
            <w:shd w:val="solid" w:color="auto" w:fill="auto"/>
            <w:noWrap/>
          </w:tcPr>
          <w:p w14:paraId="3BD916D0" w14:textId="77777777" w:rsidR="007C7E58" w:rsidRPr="00107222" w:rsidRDefault="007C7E58">
            <w:pPr>
              <w:rPr>
                <w:sz w:val="6"/>
                <w:szCs w:val="6"/>
              </w:rPr>
            </w:pPr>
          </w:p>
        </w:tc>
        <w:tc>
          <w:tcPr>
            <w:tcW w:w="583" w:type="dxa"/>
            <w:shd w:val="solid" w:color="auto" w:fill="auto"/>
            <w:noWrap/>
          </w:tcPr>
          <w:p w14:paraId="124CFCA9" w14:textId="77777777" w:rsidR="007C7E58" w:rsidRPr="00107222" w:rsidRDefault="007C7E58">
            <w:pPr>
              <w:rPr>
                <w:sz w:val="6"/>
                <w:szCs w:val="6"/>
              </w:rPr>
            </w:pPr>
          </w:p>
        </w:tc>
      </w:tr>
      <w:tr w:rsidR="007C7E58" w:rsidRPr="00792C57" w14:paraId="16FA13FD" w14:textId="77777777" w:rsidTr="00107222">
        <w:trPr>
          <w:cantSplit/>
          <w:trHeight w:val="300"/>
        </w:trPr>
        <w:tc>
          <w:tcPr>
            <w:tcW w:w="1172" w:type="dxa"/>
            <w:vMerge w:val="restart"/>
            <w:noWrap/>
          </w:tcPr>
          <w:p w14:paraId="4F30D94B" w14:textId="1950E21D" w:rsidR="007C7E58" w:rsidRDefault="007C7E58">
            <w:pPr>
              <w:rPr>
                <w:sz w:val="18"/>
                <w:szCs w:val="18"/>
              </w:rPr>
            </w:pPr>
            <w:r>
              <w:rPr>
                <w:sz w:val="18"/>
                <w:szCs w:val="18"/>
              </w:rPr>
              <w:lastRenderedPageBreak/>
              <w:t>Defaults for TMS</w:t>
            </w:r>
          </w:p>
        </w:tc>
        <w:tc>
          <w:tcPr>
            <w:tcW w:w="2278" w:type="dxa"/>
            <w:noWrap/>
          </w:tcPr>
          <w:p w14:paraId="200CFAEC" w14:textId="14B1C245" w:rsidR="007C7E58" w:rsidRDefault="007C7E58">
            <w:pPr>
              <w:rPr>
                <w:sz w:val="18"/>
                <w:szCs w:val="18"/>
              </w:rPr>
            </w:pPr>
            <w:r w:rsidRPr="00107222">
              <w:rPr>
                <w:sz w:val="18"/>
                <w:szCs w:val="18"/>
              </w:rPr>
              <w:t>TMS Shipment Level for Parcel Service</w:t>
            </w:r>
          </w:p>
        </w:tc>
        <w:tc>
          <w:tcPr>
            <w:tcW w:w="1219" w:type="dxa"/>
            <w:noWrap/>
          </w:tcPr>
          <w:p w14:paraId="2D03000F" w14:textId="579E3AD9" w:rsidR="007C7E58" w:rsidRDefault="007C7E58">
            <w:pPr>
              <w:rPr>
                <w:sz w:val="18"/>
                <w:szCs w:val="18"/>
              </w:rPr>
            </w:pPr>
            <w:r>
              <w:rPr>
                <w:sz w:val="18"/>
                <w:szCs w:val="18"/>
              </w:rPr>
              <w:t>2 – Shippable Unit</w:t>
            </w:r>
          </w:p>
        </w:tc>
        <w:tc>
          <w:tcPr>
            <w:tcW w:w="3523" w:type="dxa"/>
            <w:noWrap/>
          </w:tcPr>
          <w:p w14:paraId="67260E7F" w14:textId="4BEFE262" w:rsidR="007C7E58" w:rsidRDefault="007C7E58">
            <w:pPr>
              <w:rPr>
                <w:sz w:val="18"/>
                <w:szCs w:val="18"/>
              </w:rPr>
            </w:pPr>
            <w:r>
              <w:rPr>
                <w:sz w:val="18"/>
                <w:szCs w:val="18"/>
              </w:rPr>
              <w:t>TMS not used for MVP</w:t>
            </w:r>
          </w:p>
        </w:tc>
        <w:tc>
          <w:tcPr>
            <w:tcW w:w="613" w:type="dxa"/>
            <w:noWrap/>
          </w:tcPr>
          <w:p w14:paraId="3A07102E" w14:textId="77777777" w:rsidR="007C7E58" w:rsidRPr="00792C57" w:rsidRDefault="007C7E58">
            <w:pPr>
              <w:rPr>
                <w:sz w:val="18"/>
                <w:szCs w:val="18"/>
              </w:rPr>
            </w:pPr>
          </w:p>
        </w:tc>
        <w:tc>
          <w:tcPr>
            <w:tcW w:w="952" w:type="dxa"/>
            <w:noWrap/>
          </w:tcPr>
          <w:p w14:paraId="3C0479B8" w14:textId="77777777" w:rsidR="007C7E58" w:rsidRPr="00792C57" w:rsidRDefault="007C7E58">
            <w:pPr>
              <w:rPr>
                <w:sz w:val="18"/>
                <w:szCs w:val="18"/>
              </w:rPr>
            </w:pPr>
          </w:p>
        </w:tc>
        <w:tc>
          <w:tcPr>
            <w:tcW w:w="583" w:type="dxa"/>
            <w:noWrap/>
          </w:tcPr>
          <w:p w14:paraId="12BE6CDA" w14:textId="77777777" w:rsidR="007C7E58" w:rsidRPr="00792C57" w:rsidRDefault="007C7E58">
            <w:pPr>
              <w:rPr>
                <w:sz w:val="18"/>
                <w:szCs w:val="18"/>
              </w:rPr>
            </w:pPr>
          </w:p>
        </w:tc>
        <w:tc>
          <w:tcPr>
            <w:tcW w:w="583" w:type="dxa"/>
            <w:noWrap/>
          </w:tcPr>
          <w:p w14:paraId="2E6294FA" w14:textId="77777777" w:rsidR="007C7E58" w:rsidRPr="00792C57" w:rsidRDefault="007C7E58">
            <w:pPr>
              <w:rPr>
                <w:sz w:val="18"/>
                <w:szCs w:val="18"/>
              </w:rPr>
            </w:pPr>
          </w:p>
        </w:tc>
      </w:tr>
      <w:tr w:rsidR="007C7E58" w:rsidRPr="00792C57" w14:paraId="6C254A47" w14:textId="77777777" w:rsidTr="00107222">
        <w:trPr>
          <w:cantSplit/>
          <w:trHeight w:val="300"/>
        </w:trPr>
        <w:tc>
          <w:tcPr>
            <w:tcW w:w="1172" w:type="dxa"/>
            <w:vMerge/>
            <w:noWrap/>
          </w:tcPr>
          <w:p w14:paraId="300941A8" w14:textId="77777777" w:rsidR="007C7E58" w:rsidRDefault="007C7E58">
            <w:pPr>
              <w:rPr>
                <w:sz w:val="18"/>
                <w:szCs w:val="18"/>
              </w:rPr>
            </w:pPr>
          </w:p>
        </w:tc>
        <w:tc>
          <w:tcPr>
            <w:tcW w:w="2278" w:type="dxa"/>
            <w:noWrap/>
          </w:tcPr>
          <w:p w14:paraId="6E2893E8" w14:textId="6C4473D1" w:rsidR="007C7E58" w:rsidRDefault="007C7E58">
            <w:pPr>
              <w:rPr>
                <w:sz w:val="18"/>
                <w:szCs w:val="18"/>
              </w:rPr>
            </w:pPr>
            <w:r>
              <w:rPr>
                <w:sz w:val="18"/>
                <w:szCs w:val="18"/>
              </w:rPr>
              <w:t>Weight Limit for Parcel Carrier</w:t>
            </w:r>
          </w:p>
        </w:tc>
        <w:tc>
          <w:tcPr>
            <w:tcW w:w="1219" w:type="dxa"/>
            <w:noWrap/>
          </w:tcPr>
          <w:p w14:paraId="25BF2F3B" w14:textId="63D2F779" w:rsidR="007C7E58" w:rsidRDefault="007C7E58">
            <w:pPr>
              <w:rPr>
                <w:sz w:val="18"/>
                <w:szCs w:val="18"/>
              </w:rPr>
            </w:pPr>
            <w:r w:rsidRPr="00107222">
              <w:rPr>
                <w:sz w:val="18"/>
                <w:szCs w:val="18"/>
              </w:rPr>
              <w:t>40,000.00000</w:t>
            </w:r>
          </w:p>
        </w:tc>
        <w:tc>
          <w:tcPr>
            <w:tcW w:w="3523" w:type="dxa"/>
            <w:noWrap/>
          </w:tcPr>
          <w:p w14:paraId="3283BF54" w14:textId="0781AFD9" w:rsidR="007C7E58" w:rsidRDefault="007C7E58">
            <w:pPr>
              <w:rPr>
                <w:sz w:val="18"/>
                <w:szCs w:val="18"/>
              </w:rPr>
            </w:pPr>
            <w:r>
              <w:rPr>
                <w:sz w:val="18"/>
                <w:szCs w:val="18"/>
              </w:rPr>
              <w:t>TMS not used for MVP</w:t>
            </w:r>
          </w:p>
        </w:tc>
        <w:tc>
          <w:tcPr>
            <w:tcW w:w="613" w:type="dxa"/>
            <w:noWrap/>
          </w:tcPr>
          <w:p w14:paraId="034FCBA4" w14:textId="77777777" w:rsidR="007C7E58" w:rsidRPr="00792C57" w:rsidRDefault="007C7E58">
            <w:pPr>
              <w:rPr>
                <w:sz w:val="18"/>
                <w:szCs w:val="18"/>
              </w:rPr>
            </w:pPr>
          </w:p>
        </w:tc>
        <w:tc>
          <w:tcPr>
            <w:tcW w:w="952" w:type="dxa"/>
            <w:noWrap/>
          </w:tcPr>
          <w:p w14:paraId="2744090E" w14:textId="77777777" w:rsidR="007C7E58" w:rsidRPr="00792C57" w:rsidRDefault="007C7E58">
            <w:pPr>
              <w:rPr>
                <w:sz w:val="18"/>
                <w:szCs w:val="18"/>
              </w:rPr>
            </w:pPr>
          </w:p>
        </w:tc>
        <w:tc>
          <w:tcPr>
            <w:tcW w:w="583" w:type="dxa"/>
            <w:noWrap/>
          </w:tcPr>
          <w:p w14:paraId="781C1396" w14:textId="77777777" w:rsidR="007C7E58" w:rsidRPr="00792C57" w:rsidRDefault="007C7E58">
            <w:pPr>
              <w:rPr>
                <w:sz w:val="18"/>
                <w:szCs w:val="18"/>
              </w:rPr>
            </w:pPr>
          </w:p>
        </w:tc>
        <w:tc>
          <w:tcPr>
            <w:tcW w:w="583" w:type="dxa"/>
            <w:noWrap/>
          </w:tcPr>
          <w:p w14:paraId="6828467E" w14:textId="77777777" w:rsidR="007C7E58" w:rsidRPr="00792C57" w:rsidRDefault="007C7E58">
            <w:pPr>
              <w:rPr>
                <w:sz w:val="18"/>
                <w:szCs w:val="18"/>
              </w:rPr>
            </w:pPr>
          </w:p>
        </w:tc>
      </w:tr>
      <w:tr w:rsidR="007C7E58" w:rsidRPr="00792C57" w14:paraId="544E3FA3" w14:textId="77777777" w:rsidTr="00107222">
        <w:trPr>
          <w:cantSplit/>
          <w:trHeight w:val="300"/>
        </w:trPr>
        <w:tc>
          <w:tcPr>
            <w:tcW w:w="1172" w:type="dxa"/>
            <w:vMerge/>
            <w:tcBorders>
              <w:bottom w:val="single" w:sz="4" w:space="0" w:color="auto"/>
            </w:tcBorders>
            <w:noWrap/>
          </w:tcPr>
          <w:p w14:paraId="2504379E" w14:textId="77777777" w:rsidR="007C7E58" w:rsidRDefault="007C7E58">
            <w:pPr>
              <w:rPr>
                <w:sz w:val="18"/>
                <w:szCs w:val="18"/>
              </w:rPr>
            </w:pPr>
          </w:p>
        </w:tc>
        <w:tc>
          <w:tcPr>
            <w:tcW w:w="2278" w:type="dxa"/>
            <w:tcBorders>
              <w:bottom w:val="single" w:sz="4" w:space="0" w:color="auto"/>
            </w:tcBorders>
            <w:noWrap/>
          </w:tcPr>
          <w:p w14:paraId="2DD6726E" w14:textId="2F6CD49E" w:rsidR="007C7E58" w:rsidRDefault="007C7E58">
            <w:pPr>
              <w:rPr>
                <w:sz w:val="18"/>
                <w:szCs w:val="18"/>
              </w:rPr>
            </w:pPr>
            <w:r>
              <w:rPr>
                <w:sz w:val="18"/>
                <w:szCs w:val="18"/>
              </w:rPr>
              <w:t>Maximum Weight per Parcel</w:t>
            </w:r>
          </w:p>
        </w:tc>
        <w:tc>
          <w:tcPr>
            <w:tcW w:w="1219" w:type="dxa"/>
            <w:tcBorders>
              <w:bottom w:val="single" w:sz="4" w:space="0" w:color="auto"/>
            </w:tcBorders>
            <w:noWrap/>
          </w:tcPr>
          <w:p w14:paraId="16F0AB1F" w14:textId="0CE4DE5D" w:rsidR="007C7E58" w:rsidRDefault="007C7E58">
            <w:pPr>
              <w:rPr>
                <w:sz w:val="18"/>
                <w:szCs w:val="18"/>
              </w:rPr>
            </w:pPr>
            <w:r w:rsidRPr="00107222">
              <w:rPr>
                <w:sz w:val="18"/>
                <w:szCs w:val="18"/>
              </w:rPr>
              <w:t>1,000.00000</w:t>
            </w:r>
          </w:p>
        </w:tc>
        <w:tc>
          <w:tcPr>
            <w:tcW w:w="3523" w:type="dxa"/>
            <w:tcBorders>
              <w:bottom w:val="single" w:sz="4" w:space="0" w:color="auto"/>
            </w:tcBorders>
            <w:noWrap/>
          </w:tcPr>
          <w:p w14:paraId="29E190D7" w14:textId="1543CEE8" w:rsidR="007C7E58" w:rsidRDefault="007C7E58">
            <w:pPr>
              <w:rPr>
                <w:sz w:val="18"/>
                <w:szCs w:val="18"/>
              </w:rPr>
            </w:pPr>
            <w:r>
              <w:rPr>
                <w:sz w:val="18"/>
                <w:szCs w:val="18"/>
              </w:rPr>
              <w:t>TMS not used for MVP</w:t>
            </w:r>
          </w:p>
        </w:tc>
        <w:tc>
          <w:tcPr>
            <w:tcW w:w="613" w:type="dxa"/>
            <w:tcBorders>
              <w:bottom w:val="single" w:sz="4" w:space="0" w:color="auto"/>
            </w:tcBorders>
            <w:noWrap/>
          </w:tcPr>
          <w:p w14:paraId="4D7E5402" w14:textId="77777777" w:rsidR="007C7E58" w:rsidRPr="00792C57" w:rsidRDefault="007C7E58">
            <w:pPr>
              <w:rPr>
                <w:sz w:val="18"/>
                <w:szCs w:val="18"/>
              </w:rPr>
            </w:pPr>
          </w:p>
        </w:tc>
        <w:tc>
          <w:tcPr>
            <w:tcW w:w="952" w:type="dxa"/>
            <w:tcBorders>
              <w:bottom w:val="single" w:sz="4" w:space="0" w:color="auto"/>
            </w:tcBorders>
            <w:noWrap/>
          </w:tcPr>
          <w:p w14:paraId="0269AAA5" w14:textId="77777777" w:rsidR="007C7E58" w:rsidRPr="00792C57" w:rsidRDefault="007C7E58">
            <w:pPr>
              <w:rPr>
                <w:sz w:val="18"/>
                <w:szCs w:val="18"/>
              </w:rPr>
            </w:pPr>
          </w:p>
        </w:tc>
        <w:tc>
          <w:tcPr>
            <w:tcW w:w="583" w:type="dxa"/>
            <w:tcBorders>
              <w:bottom w:val="single" w:sz="4" w:space="0" w:color="auto"/>
            </w:tcBorders>
            <w:noWrap/>
          </w:tcPr>
          <w:p w14:paraId="2AC42E38" w14:textId="77777777" w:rsidR="007C7E58" w:rsidRPr="00792C57" w:rsidRDefault="007C7E58">
            <w:pPr>
              <w:rPr>
                <w:sz w:val="18"/>
                <w:szCs w:val="18"/>
              </w:rPr>
            </w:pPr>
          </w:p>
        </w:tc>
        <w:tc>
          <w:tcPr>
            <w:tcW w:w="583" w:type="dxa"/>
            <w:tcBorders>
              <w:bottom w:val="single" w:sz="4" w:space="0" w:color="auto"/>
            </w:tcBorders>
            <w:noWrap/>
          </w:tcPr>
          <w:p w14:paraId="432DEF9D" w14:textId="77777777" w:rsidR="007C7E58" w:rsidRPr="00792C57" w:rsidRDefault="007C7E58">
            <w:pPr>
              <w:rPr>
                <w:sz w:val="18"/>
                <w:szCs w:val="18"/>
              </w:rPr>
            </w:pPr>
          </w:p>
        </w:tc>
      </w:tr>
      <w:tr w:rsidR="007C7E58" w:rsidRPr="00792C57" w14:paraId="5C03F91C" w14:textId="77777777" w:rsidTr="00107222">
        <w:trPr>
          <w:cantSplit/>
          <w:trHeight w:val="188"/>
        </w:trPr>
        <w:tc>
          <w:tcPr>
            <w:tcW w:w="1172" w:type="dxa"/>
            <w:shd w:val="solid" w:color="auto" w:fill="auto"/>
            <w:noWrap/>
          </w:tcPr>
          <w:p w14:paraId="0FED529A" w14:textId="77777777" w:rsidR="007C7E58" w:rsidRPr="00107222" w:rsidRDefault="007C7E58">
            <w:pPr>
              <w:rPr>
                <w:sz w:val="6"/>
                <w:szCs w:val="6"/>
              </w:rPr>
            </w:pPr>
          </w:p>
        </w:tc>
        <w:tc>
          <w:tcPr>
            <w:tcW w:w="2278" w:type="dxa"/>
            <w:shd w:val="solid" w:color="auto" w:fill="auto"/>
            <w:noWrap/>
          </w:tcPr>
          <w:p w14:paraId="1E8687D5" w14:textId="77777777" w:rsidR="007C7E58" w:rsidRPr="00107222" w:rsidRDefault="007C7E58">
            <w:pPr>
              <w:rPr>
                <w:sz w:val="6"/>
                <w:szCs w:val="6"/>
              </w:rPr>
            </w:pPr>
          </w:p>
        </w:tc>
        <w:tc>
          <w:tcPr>
            <w:tcW w:w="1219" w:type="dxa"/>
            <w:shd w:val="solid" w:color="auto" w:fill="auto"/>
            <w:noWrap/>
          </w:tcPr>
          <w:p w14:paraId="2A15BE76" w14:textId="77777777" w:rsidR="007C7E58" w:rsidRPr="00107222" w:rsidRDefault="007C7E58">
            <w:pPr>
              <w:rPr>
                <w:sz w:val="6"/>
                <w:szCs w:val="6"/>
              </w:rPr>
            </w:pPr>
          </w:p>
        </w:tc>
        <w:tc>
          <w:tcPr>
            <w:tcW w:w="3523" w:type="dxa"/>
            <w:shd w:val="solid" w:color="auto" w:fill="auto"/>
            <w:noWrap/>
          </w:tcPr>
          <w:p w14:paraId="1F3884AB" w14:textId="77777777" w:rsidR="007C7E58" w:rsidRPr="00107222" w:rsidRDefault="007C7E58">
            <w:pPr>
              <w:rPr>
                <w:sz w:val="6"/>
                <w:szCs w:val="6"/>
              </w:rPr>
            </w:pPr>
          </w:p>
        </w:tc>
        <w:tc>
          <w:tcPr>
            <w:tcW w:w="613" w:type="dxa"/>
            <w:shd w:val="solid" w:color="auto" w:fill="auto"/>
            <w:noWrap/>
          </w:tcPr>
          <w:p w14:paraId="564658C1" w14:textId="77777777" w:rsidR="007C7E58" w:rsidRPr="00107222" w:rsidRDefault="007C7E58">
            <w:pPr>
              <w:rPr>
                <w:sz w:val="6"/>
                <w:szCs w:val="6"/>
              </w:rPr>
            </w:pPr>
          </w:p>
        </w:tc>
        <w:tc>
          <w:tcPr>
            <w:tcW w:w="952" w:type="dxa"/>
            <w:shd w:val="solid" w:color="auto" w:fill="auto"/>
            <w:noWrap/>
          </w:tcPr>
          <w:p w14:paraId="63C7CCA3" w14:textId="77777777" w:rsidR="007C7E58" w:rsidRPr="00107222" w:rsidRDefault="007C7E58">
            <w:pPr>
              <w:rPr>
                <w:sz w:val="6"/>
                <w:szCs w:val="6"/>
              </w:rPr>
            </w:pPr>
          </w:p>
        </w:tc>
        <w:tc>
          <w:tcPr>
            <w:tcW w:w="583" w:type="dxa"/>
            <w:shd w:val="solid" w:color="auto" w:fill="auto"/>
            <w:noWrap/>
          </w:tcPr>
          <w:p w14:paraId="030271F8" w14:textId="77777777" w:rsidR="007C7E58" w:rsidRPr="00107222" w:rsidRDefault="007C7E58">
            <w:pPr>
              <w:rPr>
                <w:sz w:val="6"/>
                <w:szCs w:val="6"/>
              </w:rPr>
            </w:pPr>
          </w:p>
        </w:tc>
        <w:tc>
          <w:tcPr>
            <w:tcW w:w="583" w:type="dxa"/>
            <w:shd w:val="solid" w:color="auto" w:fill="auto"/>
            <w:noWrap/>
          </w:tcPr>
          <w:p w14:paraId="0FDAE806" w14:textId="77777777" w:rsidR="007C7E58" w:rsidRPr="00107222" w:rsidRDefault="007C7E58">
            <w:pPr>
              <w:rPr>
                <w:sz w:val="6"/>
                <w:szCs w:val="6"/>
              </w:rPr>
            </w:pPr>
          </w:p>
        </w:tc>
      </w:tr>
      <w:tr w:rsidR="007C7E58" w:rsidRPr="00792C57" w14:paraId="44306523" w14:textId="77777777" w:rsidTr="00107222">
        <w:trPr>
          <w:cantSplit/>
          <w:trHeight w:val="300"/>
        </w:trPr>
        <w:tc>
          <w:tcPr>
            <w:tcW w:w="1172" w:type="dxa"/>
            <w:vMerge w:val="restart"/>
            <w:noWrap/>
          </w:tcPr>
          <w:p w14:paraId="515BD871" w14:textId="254B2E13" w:rsidR="007C7E58" w:rsidRDefault="007C7E58">
            <w:pPr>
              <w:rPr>
                <w:sz w:val="18"/>
                <w:szCs w:val="18"/>
              </w:rPr>
            </w:pPr>
            <w:r>
              <w:rPr>
                <w:sz w:val="18"/>
                <w:szCs w:val="18"/>
              </w:rPr>
              <w:t>Defaults for Cycle Count</w:t>
            </w:r>
          </w:p>
        </w:tc>
        <w:tc>
          <w:tcPr>
            <w:tcW w:w="2278" w:type="dxa"/>
            <w:noWrap/>
          </w:tcPr>
          <w:p w14:paraId="4B8B599E" w14:textId="50335C3A" w:rsidR="007C7E58" w:rsidRDefault="007C7E58">
            <w:pPr>
              <w:rPr>
                <w:sz w:val="18"/>
                <w:szCs w:val="18"/>
              </w:rPr>
            </w:pPr>
            <w:r>
              <w:rPr>
                <w:sz w:val="18"/>
                <w:szCs w:val="18"/>
              </w:rPr>
              <w:t>Cycle Count Method</w:t>
            </w:r>
          </w:p>
        </w:tc>
        <w:tc>
          <w:tcPr>
            <w:tcW w:w="1219" w:type="dxa"/>
            <w:noWrap/>
          </w:tcPr>
          <w:p w14:paraId="3BF9D1D3" w14:textId="5D66084B" w:rsidR="007C7E58" w:rsidRDefault="007C7E58">
            <w:pPr>
              <w:rPr>
                <w:sz w:val="18"/>
                <w:szCs w:val="18"/>
              </w:rPr>
            </w:pPr>
            <w:r>
              <w:rPr>
                <w:sz w:val="18"/>
                <w:szCs w:val="18"/>
              </w:rPr>
              <w:t>ITEM</w:t>
            </w:r>
          </w:p>
        </w:tc>
        <w:tc>
          <w:tcPr>
            <w:tcW w:w="3523" w:type="dxa"/>
            <w:noWrap/>
          </w:tcPr>
          <w:p w14:paraId="79F353CE" w14:textId="2E58FC50" w:rsidR="007C7E58" w:rsidRDefault="007C7E58">
            <w:pPr>
              <w:rPr>
                <w:sz w:val="18"/>
                <w:szCs w:val="18"/>
              </w:rPr>
            </w:pPr>
            <w:r>
              <w:rPr>
                <w:sz w:val="18"/>
                <w:szCs w:val="18"/>
              </w:rPr>
              <w:t>Required for cycle counts to work properly</w:t>
            </w:r>
          </w:p>
        </w:tc>
        <w:tc>
          <w:tcPr>
            <w:tcW w:w="613" w:type="dxa"/>
            <w:noWrap/>
          </w:tcPr>
          <w:p w14:paraId="06E302F8" w14:textId="77777777" w:rsidR="007C7E58" w:rsidRPr="00792C57" w:rsidRDefault="007C7E58">
            <w:pPr>
              <w:rPr>
                <w:sz w:val="18"/>
                <w:szCs w:val="18"/>
              </w:rPr>
            </w:pPr>
          </w:p>
        </w:tc>
        <w:tc>
          <w:tcPr>
            <w:tcW w:w="952" w:type="dxa"/>
            <w:noWrap/>
          </w:tcPr>
          <w:p w14:paraId="4DF5A4C2" w14:textId="77777777" w:rsidR="007C7E58" w:rsidRPr="00792C57" w:rsidRDefault="007C7E58">
            <w:pPr>
              <w:rPr>
                <w:sz w:val="18"/>
                <w:szCs w:val="18"/>
              </w:rPr>
            </w:pPr>
          </w:p>
        </w:tc>
        <w:tc>
          <w:tcPr>
            <w:tcW w:w="583" w:type="dxa"/>
            <w:noWrap/>
          </w:tcPr>
          <w:p w14:paraId="63BE76F3" w14:textId="77777777" w:rsidR="007C7E58" w:rsidRPr="00792C57" w:rsidRDefault="007C7E58">
            <w:pPr>
              <w:rPr>
                <w:sz w:val="18"/>
                <w:szCs w:val="18"/>
              </w:rPr>
            </w:pPr>
          </w:p>
        </w:tc>
        <w:tc>
          <w:tcPr>
            <w:tcW w:w="583" w:type="dxa"/>
            <w:noWrap/>
          </w:tcPr>
          <w:p w14:paraId="1CE62544" w14:textId="77777777" w:rsidR="007C7E58" w:rsidRPr="00792C57" w:rsidRDefault="007C7E58">
            <w:pPr>
              <w:rPr>
                <w:sz w:val="18"/>
                <w:szCs w:val="18"/>
              </w:rPr>
            </w:pPr>
          </w:p>
        </w:tc>
      </w:tr>
      <w:tr w:rsidR="007C7E58" w:rsidRPr="00792C57" w14:paraId="27492A5D" w14:textId="77777777" w:rsidTr="00107222">
        <w:trPr>
          <w:cantSplit/>
          <w:trHeight w:val="300"/>
        </w:trPr>
        <w:tc>
          <w:tcPr>
            <w:tcW w:w="1172" w:type="dxa"/>
            <w:vMerge/>
            <w:noWrap/>
          </w:tcPr>
          <w:p w14:paraId="4BA93D45" w14:textId="7E768ABD" w:rsidR="007C7E58" w:rsidRDefault="007C7E58">
            <w:pPr>
              <w:rPr>
                <w:sz w:val="18"/>
                <w:szCs w:val="18"/>
              </w:rPr>
            </w:pPr>
          </w:p>
        </w:tc>
        <w:tc>
          <w:tcPr>
            <w:tcW w:w="2278" w:type="dxa"/>
            <w:noWrap/>
          </w:tcPr>
          <w:p w14:paraId="36A05CE7" w14:textId="3D44C531" w:rsidR="007C7E58" w:rsidRDefault="007C7E58">
            <w:pPr>
              <w:rPr>
                <w:sz w:val="18"/>
                <w:szCs w:val="18"/>
              </w:rPr>
            </w:pPr>
            <w:r>
              <w:rPr>
                <w:sz w:val="18"/>
                <w:szCs w:val="18"/>
              </w:rPr>
              <w:t>Automatic Cycle Count</w:t>
            </w:r>
          </w:p>
        </w:tc>
        <w:tc>
          <w:tcPr>
            <w:tcW w:w="1219" w:type="dxa"/>
            <w:noWrap/>
          </w:tcPr>
          <w:p w14:paraId="4118E5C8" w14:textId="124DCF88" w:rsidR="007C7E58" w:rsidRDefault="007C7E58">
            <w:pPr>
              <w:rPr>
                <w:sz w:val="18"/>
                <w:szCs w:val="18"/>
              </w:rPr>
            </w:pPr>
            <w:r>
              <w:rPr>
                <w:sz w:val="18"/>
                <w:szCs w:val="18"/>
              </w:rPr>
              <w:t>YES</w:t>
            </w:r>
          </w:p>
        </w:tc>
        <w:tc>
          <w:tcPr>
            <w:tcW w:w="3523" w:type="dxa"/>
            <w:noWrap/>
          </w:tcPr>
          <w:p w14:paraId="7333F7A7" w14:textId="77777777" w:rsidR="007C7E58" w:rsidRDefault="007C7E58">
            <w:pPr>
              <w:rPr>
                <w:sz w:val="18"/>
                <w:szCs w:val="18"/>
              </w:rPr>
            </w:pPr>
          </w:p>
        </w:tc>
        <w:tc>
          <w:tcPr>
            <w:tcW w:w="613" w:type="dxa"/>
            <w:noWrap/>
          </w:tcPr>
          <w:p w14:paraId="2BB0C53E" w14:textId="77777777" w:rsidR="007C7E58" w:rsidRPr="00792C57" w:rsidRDefault="007C7E58">
            <w:pPr>
              <w:rPr>
                <w:sz w:val="18"/>
                <w:szCs w:val="18"/>
              </w:rPr>
            </w:pPr>
          </w:p>
        </w:tc>
        <w:tc>
          <w:tcPr>
            <w:tcW w:w="952" w:type="dxa"/>
            <w:noWrap/>
          </w:tcPr>
          <w:p w14:paraId="378BB3DD" w14:textId="77777777" w:rsidR="007C7E58" w:rsidRPr="00792C57" w:rsidRDefault="007C7E58">
            <w:pPr>
              <w:rPr>
                <w:sz w:val="18"/>
                <w:szCs w:val="18"/>
              </w:rPr>
            </w:pPr>
          </w:p>
        </w:tc>
        <w:tc>
          <w:tcPr>
            <w:tcW w:w="583" w:type="dxa"/>
            <w:noWrap/>
          </w:tcPr>
          <w:p w14:paraId="0580050C" w14:textId="77777777" w:rsidR="007C7E58" w:rsidRPr="00792C57" w:rsidRDefault="007C7E58">
            <w:pPr>
              <w:rPr>
                <w:sz w:val="18"/>
                <w:szCs w:val="18"/>
              </w:rPr>
            </w:pPr>
          </w:p>
        </w:tc>
        <w:tc>
          <w:tcPr>
            <w:tcW w:w="583" w:type="dxa"/>
            <w:noWrap/>
          </w:tcPr>
          <w:p w14:paraId="1B4E5615" w14:textId="77777777" w:rsidR="007C7E58" w:rsidRPr="00792C57" w:rsidRDefault="007C7E58">
            <w:pPr>
              <w:rPr>
                <w:sz w:val="18"/>
                <w:szCs w:val="18"/>
              </w:rPr>
            </w:pPr>
          </w:p>
        </w:tc>
      </w:tr>
      <w:tr w:rsidR="007C7E58" w:rsidRPr="00792C57" w14:paraId="5875B994" w14:textId="77777777" w:rsidTr="00107222">
        <w:trPr>
          <w:cantSplit/>
          <w:trHeight w:val="300"/>
        </w:trPr>
        <w:tc>
          <w:tcPr>
            <w:tcW w:w="1172" w:type="dxa"/>
            <w:vMerge/>
            <w:tcBorders>
              <w:bottom w:val="single" w:sz="4" w:space="0" w:color="auto"/>
            </w:tcBorders>
            <w:noWrap/>
          </w:tcPr>
          <w:p w14:paraId="179ACAEA" w14:textId="24B564D4" w:rsidR="007C7E58" w:rsidRDefault="007C7E58">
            <w:pPr>
              <w:rPr>
                <w:sz w:val="18"/>
                <w:szCs w:val="18"/>
              </w:rPr>
            </w:pPr>
          </w:p>
        </w:tc>
        <w:tc>
          <w:tcPr>
            <w:tcW w:w="2278" w:type="dxa"/>
            <w:tcBorders>
              <w:bottom w:val="single" w:sz="4" w:space="0" w:color="auto"/>
            </w:tcBorders>
            <w:noWrap/>
          </w:tcPr>
          <w:p w14:paraId="28672A62" w14:textId="214098D6" w:rsidR="007C7E58" w:rsidRDefault="007C7E58">
            <w:pPr>
              <w:rPr>
                <w:sz w:val="18"/>
                <w:szCs w:val="18"/>
              </w:rPr>
            </w:pPr>
            <w:r>
              <w:rPr>
                <w:sz w:val="18"/>
                <w:szCs w:val="18"/>
              </w:rPr>
              <w:t>Maximum Number of Automatic Cycle Counts</w:t>
            </w:r>
          </w:p>
        </w:tc>
        <w:tc>
          <w:tcPr>
            <w:tcW w:w="1219" w:type="dxa"/>
            <w:tcBorders>
              <w:bottom w:val="single" w:sz="4" w:space="0" w:color="auto"/>
            </w:tcBorders>
            <w:noWrap/>
          </w:tcPr>
          <w:p w14:paraId="18D1ADFF" w14:textId="46340BAE" w:rsidR="007C7E58" w:rsidRDefault="007C7E58">
            <w:pPr>
              <w:rPr>
                <w:sz w:val="18"/>
                <w:szCs w:val="18"/>
              </w:rPr>
            </w:pPr>
            <w:r>
              <w:rPr>
                <w:sz w:val="18"/>
                <w:szCs w:val="18"/>
              </w:rPr>
              <w:t>1</w:t>
            </w:r>
          </w:p>
        </w:tc>
        <w:tc>
          <w:tcPr>
            <w:tcW w:w="3523" w:type="dxa"/>
            <w:tcBorders>
              <w:bottom w:val="single" w:sz="4" w:space="0" w:color="auto"/>
            </w:tcBorders>
            <w:noWrap/>
          </w:tcPr>
          <w:p w14:paraId="3F0CD28C" w14:textId="77777777" w:rsidR="007C7E58" w:rsidRDefault="007C7E58">
            <w:pPr>
              <w:rPr>
                <w:sz w:val="18"/>
                <w:szCs w:val="18"/>
              </w:rPr>
            </w:pPr>
          </w:p>
        </w:tc>
        <w:tc>
          <w:tcPr>
            <w:tcW w:w="613" w:type="dxa"/>
            <w:tcBorders>
              <w:bottom w:val="single" w:sz="4" w:space="0" w:color="auto"/>
            </w:tcBorders>
            <w:noWrap/>
          </w:tcPr>
          <w:p w14:paraId="69F62690" w14:textId="77777777" w:rsidR="007C7E58" w:rsidRPr="00792C57" w:rsidRDefault="007C7E58">
            <w:pPr>
              <w:rPr>
                <w:sz w:val="18"/>
                <w:szCs w:val="18"/>
              </w:rPr>
            </w:pPr>
          </w:p>
        </w:tc>
        <w:tc>
          <w:tcPr>
            <w:tcW w:w="952" w:type="dxa"/>
            <w:tcBorders>
              <w:bottom w:val="single" w:sz="4" w:space="0" w:color="auto"/>
            </w:tcBorders>
            <w:noWrap/>
          </w:tcPr>
          <w:p w14:paraId="23325D1F" w14:textId="77777777" w:rsidR="007C7E58" w:rsidRPr="00792C57" w:rsidRDefault="007C7E58">
            <w:pPr>
              <w:rPr>
                <w:sz w:val="18"/>
                <w:szCs w:val="18"/>
              </w:rPr>
            </w:pPr>
          </w:p>
        </w:tc>
        <w:tc>
          <w:tcPr>
            <w:tcW w:w="583" w:type="dxa"/>
            <w:tcBorders>
              <w:bottom w:val="single" w:sz="4" w:space="0" w:color="auto"/>
            </w:tcBorders>
            <w:noWrap/>
          </w:tcPr>
          <w:p w14:paraId="5E2B3CEF" w14:textId="77777777" w:rsidR="007C7E58" w:rsidRPr="00792C57" w:rsidRDefault="007C7E58">
            <w:pPr>
              <w:rPr>
                <w:sz w:val="18"/>
                <w:szCs w:val="18"/>
              </w:rPr>
            </w:pPr>
          </w:p>
        </w:tc>
        <w:tc>
          <w:tcPr>
            <w:tcW w:w="583" w:type="dxa"/>
            <w:tcBorders>
              <w:bottom w:val="single" w:sz="4" w:space="0" w:color="auto"/>
            </w:tcBorders>
            <w:noWrap/>
          </w:tcPr>
          <w:p w14:paraId="3BCD9263" w14:textId="77777777" w:rsidR="007C7E58" w:rsidRPr="00792C57" w:rsidRDefault="007C7E58">
            <w:pPr>
              <w:rPr>
                <w:sz w:val="18"/>
                <w:szCs w:val="18"/>
              </w:rPr>
            </w:pPr>
          </w:p>
        </w:tc>
      </w:tr>
      <w:tr w:rsidR="007C7E58" w:rsidRPr="00792C57" w14:paraId="4F6CF0EE" w14:textId="77777777" w:rsidTr="00E43C4F">
        <w:trPr>
          <w:cantSplit/>
          <w:trHeight w:val="233"/>
        </w:trPr>
        <w:tc>
          <w:tcPr>
            <w:tcW w:w="1172" w:type="dxa"/>
            <w:shd w:val="solid" w:color="auto" w:fill="auto"/>
            <w:noWrap/>
          </w:tcPr>
          <w:p w14:paraId="6B3FCCC4" w14:textId="77777777" w:rsidR="007C7E58" w:rsidRPr="00107222" w:rsidRDefault="007C7E58">
            <w:pPr>
              <w:rPr>
                <w:sz w:val="6"/>
                <w:szCs w:val="6"/>
              </w:rPr>
            </w:pPr>
          </w:p>
        </w:tc>
        <w:tc>
          <w:tcPr>
            <w:tcW w:w="2278" w:type="dxa"/>
            <w:shd w:val="solid" w:color="auto" w:fill="auto"/>
            <w:noWrap/>
          </w:tcPr>
          <w:p w14:paraId="099F5F76" w14:textId="77777777" w:rsidR="007C7E58" w:rsidRPr="00107222" w:rsidRDefault="007C7E58">
            <w:pPr>
              <w:rPr>
                <w:sz w:val="6"/>
                <w:szCs w:val="6"/>
              </w:rPr>
            </w:pPr>
          </w:p>
        </w:tc>
        <w:tc>
          <w:tcPr>
            <w:tcW w:w="1219" w:type="dxa"/>
            <w:shd w:val="solid" w:color="auto" w:fill="auto"/>
            <w:noWrap/>
          </w:tcPr>
          <w:p w14:paraId="421DE6D7" w14:textId="77777777" w:rsidR="007C7E58" w:rsidRPr="00107222" w:rsidRDefault="007C7E58">
            <w:pPr>
              <w:rPr>
                <w:sz w:val="6"/>
                <w:szCs w:val="6"/>
              </w:rPr>
            </w:pPr>
          </w:p>
        </w:tc>
        <w:tc>
          <w:tcPr>
            <w:tcW w:w="3523" w:type="dxa"/>
            <w:shd w:val="solid" w:color="auto" w:fill="auto"/>
            <w:noWrap/>
          </w:tcPr>
          <w:p w14:paraId="102DB00F" w14:textId="77777777" w:rsidR="007C7E58" w:rsidRPr="00107222" w:rsidRDefault="007C7E58">
            <w:pPr>
              <w:rPr>
                <w:sz w:val="6"/>
                <w:szCs w:val="6"/>
              </w:rPr>
            </w:pPr>
          </w:p>
        </w:tc>
        <w:tc>
          <w:tcPr>
            <w:tcW w:w="613" w:type="dxa"/>
            <w:shd w:val="solid" w:color="auto" w:fill="auto"/>
            <w:noWrap/>
          </w:tcPr>
          <w:p w14:paraId="43C7DCC8" w14:textId="77777777" w:rsidR="007C7E58" w:rsidRPr="00107222" w:rsidRDefault="007C7E58">
            <w:pPr>
              <w:rPr>
                <w:sz w:val="6"/>
                <w:szCs w:val="6"/>
              </w:rPr>
            </w:pPr>
          </w:p>
        </w:tc>
        <w:tc>
          <w:tcPr>
            <w:tcW w:w="952" w:type="dxa"/>
            <w:shd w:val="solid" w:color="auto" w:fill="auto"/>
            <w:noWrap/>
          </w:tcPr>
          <w:p w14:paraId="656DBA5F" w14:textId="77777777" w:rsidR="007C7E58" w:rsidRPr="00107222" w:rsidRDefault="007C7E58">
            <w:pPr>
              <w:rPr>
                <w:sz w:val="6"/>
                <w:szCs w:val="6"/>
              </w:rPr>
            </w:pPr>
          </w:p>
        </w:tc>
        <w:tc>
          <w:tcPr>
            <w:tcW w:w="583" w:type="dxa"/>
            <w:shd w:val="solid" w:color="auto" w:fill="auto"/>
            <w:noWrap/>
          </w:tcPr>
          <w:p w14:paraId="3D93C6EC" w14:textId="77777777" w:rsidR="007C7E58" w:rsidRPr="00107222" w:rsidRDefault="007C7E58">
            <w:pPr>
              <w:rPr>
                <w:sz w:val="6"/>
                <w:szCs w:val="6"/>
              </w:rPr>
            </w:pPr>
          </w:p>
        </w:tc>
        <w:tc>
          <w:tcPr>
            <w:tcW w:w="583" w:type="dxa"/>
            <w:shd w:val="solid" w:color="auto" w:fill="auto"/>
            <w:noWrap/>
          </w:tcPr>
          <w:p w14:paraId="6943219A" w14:textId="77777777" w:rsidR="007C7E58" w:rsidRPr="00107222" w:rsidRDefault="007C7E58">
            <w:pPr>
              <w:rPr>
                <w:sz w:val="6"/>
                <w:szCs w:val="6"/>
              </w:rPr>
            </w:pPr>
          </w:p>
        </w:tc>
      </w:tr>
      <w:tr w:rsidR="007C7E58" w:rsidRPr="00792C57" w14:paraId="08D684BB" w14:textId="77777777" w:rsidTr="00107222">
        <w:trPr>
          <w:cantSplit/>
          <w:trHeight w:val="300"/>
        </w:trPr>
        <w:tc>
          <w:tcPr>
            <w:tcW w:w="1172" w:type="dxa"/>
            <w:vMerge w:val="restart"/>
            <w:noWrap/>
          </w:tcPr>
          <w:p w14:paraId="166BF761" w14:textId="55B0E60E" w:rsidR="007C7E58" w:rsidRDefault="007C7E58">
            <w:pPr>
              <w:rPr>
                <w:sz w:val="18"/>
                <w:szCs w:val="18"/>
              </w:rPr>
            </w:pPr>
            <w:r>
              <w:rPr>
                <w:sz w:val="18"/>
                <w:szCs w:val="18"/>
              </w:rPr>
              <w:t xml:space="preserve">Defaults for </w:t>
            </w:r>
            <w:proofErr w:type="spellStart"/>
            <w:r>
              <w:rPr>
                <w:sz w:val="18"/>
                <w:szCs w:val="18"/>
              </w:rPr>
              <w:t>Putaway</w:t>
            </w:r>
            <w:proofErr w:type="spellEnd"/>
          </w:p>
        </w:tc>
        <w:tc>
          <w:tcPr>
            <w:tcW w:w="2278" w:type="dxa"/>
            <w:noWrap/>
          </w:tcPr>
          <w:p w14:paraId="46FDFF35" w14:textId="303973A1" w:rsidR="007C7E58" w:rsidRDefault="007C7E58">
            <w:pPr>
              <w:rPr>
                <w:sz w:val="18"/>
                <w:szCs w:val="18"/>
              </w:rPr>
            </w:pPr>
            <w:r w:rsidRPr="00E43C4F">
              <w:rPr>
                <w:sz w:val="18"/>
                <w:szCs w:val="18"/>
              </w:rPr>
              <w:t>Storage Scheduler Timeout</w:t>
            </w:r>
          </w:p>
        </w:tc>
        <w:tc>
          <w:tcPr>
            <w:tcW w:w="1219" w:type="dxa"/>
            <w:noWrap/>
          </w:tcPr>
          <w:p w14:paraId="19346C39" w14:textId="2715B8CA" w:rsidR="007C7E58" w:rsidRDefault="007C7E58">
            <w:pPr>
              <w:rPr>
                <w:sz w:val="18"/>
                <w:szCs w:val="18"/>
              </w:rPr>
            </w:pPr>
            <w:r>
              <w:rPr>
                <w:sz w:val="18"/>
                <w:szCs w:val="18"/>
              </w:rPr>
              <w:t>00:01</w:t>
            </w:r>
          </w:p>
        </w:tc>
        <w:tc>
          <w:tcPr>
            <w:tcW w:w="3523" w:type="dxa"/>
            <w:noWrap/>
          </w:tcPr>
          <w:p w14:paraId="0B2883A1" w14:textId="075ED3EF" w:rsidR="007C7E58" w:rsidRDefault="007C7E58">
            <w:pPr>
              <w:rPr>
                <w:sz w:val="18"/>
                <w:szCs w:val="18"/>
              </w:rPr>
            </w:pPr>
            <w:r>
              <w:rPr>
                <w:sz w:val="18"/>
                <w:szCs w:val="18"/>
              </w:rPr>
              <w:t>?</w:t>
            </w:r>
          </w:p>
        </w:tc>
        <w:tc>
          <w:tcPr>
            <w:tcW w:w="613" w:type="dxa"/>
            <w:noWrap/>
          </w:tcPr>
          <w:p w14:paraId="2C4E5E74" w14:textId="77777777" w:rsidR="007C7E58" w:rsidRPr="00792C57" w:rsidRDefault="007C7E58">
            <w:pPr>
              <w:rPr>
                <w:sz w:val="18"/>
                <w:szCs w:val="18"/>
              </w:rPr>
            </w:pPr>
          </w:p>
        </w:tc>
        <w:tc>
          <w:tcPr>
            <w:tcW w:w="952" w:type="dxa"/>
            <w:noWrap/>
          </w:tcPr>
          <w:p w14:paraId="558A4D00" w14:textId="77777777" w:rsidR="007C7E58" w:rsidRPr="00792C57" w:rsidRDefault="007C7E58">
            <w:pPr>
              <w:rPr>
                <w:sz w:val="18"/>
                <w:szCs w:val="18"/>
              </w:rPr>
            </w:pPr>
          </w:p>
        </w:tc>
        <w:tc>
          <w:tcPr>
            <w:tcW w:w="583" w:type="dxa"/>
            <w:noWrap/>
          </w:tcPr>
          <w:p w14:paraId="35B8D011" w14:textId="77777777" w:rsidR="007C7E58" w:rsidRPr="00792C57" w:rsidRDefault="007C7E58">
            <w:pPr>
              <w:rPr>
                <w:sz w:val="18"/>
                <w:szCs w:val="18"/>
              </w:rPr>
            </w:pPr>
          </w:p>
        </w:tc>
        <w:tc>
          <w:tcPr>
            <w:tcW w:w="583" w:type="dxa"/>
            <w:noWrap/>
          </w:tcPr>
          <w:p w14:paraId="0E12F891" w14:textId="77777777" w:rsidR="007C7E58" w:rsidRPr="00792C57" w:rsidRDefault="007C7E58">
            <w:pPr>
              <w:rPr>
                <w:sz w:val="18"/>
                <w:szCs w:val="18"/>
              </w:rPr>
            </w:pPr>
          </w:p>
        </w:tc>
      </w:tr>
      <w:tr w:rsidR="007C7E58" w:rsidRPr="00792C57" w14:paraId="77CD2AA9" w14:textId="77777777" w:rsidTr="00107222">
        <w:trPr>
          <w:cantSplit/>
          <w:trHeight w:val="300"/>
        </w:trPr>
        <w:tc>
          <w:tcPr>
            <w:tcW w:w="1172" w:type="dxa"/>
            <w:vMerge/>
            <w:noWrap/>
          </w:tcPr>
          <w:p w14:paraId="4524B08F" w14:textId="0407D471" w:rsidR="007C7E58" w:rsidRDefault="007C7E58">
            <w:pPr>
              <w:rPr>
                <w:sz w:val="18"/>
                <w:szCs w:val="18"/>
              </w:rPr>
            </w:pPr>
          </w:p>
        </w:tc>
        <w:tc>
          <w:tcPr>
            <w:tcW w:w="2278" w:type="dxa"/>
            <w:noWrap/>
          </w:tcPr>
          <w:p w14:paraId="2B96249C" w14:textId="3B6D97D7" w:rsidR="007C7E58" w:rsidRDefault="007C7E58">
            <w:pPr>
              <w:rPr>
                <w:sz w:val="18"/>
                <w:szCs w:val="18"/>
              </w:rPr>
            </w:pPr>
            <w:r>
              <w:rPr>
                <w:sz w:val="18"/>
                <w:szCs w:val="18"/>
              </w:rPr>
              <w:t>Volumetric Tolerance</w:t>
            </w:r>
          </w:p>
        </w:tc>
        <w:tc>
          <w:tcPr>
            <w:tcW w:w="1219" w:type="dxa"/>
            <w:noWrap/>
          </w:tcPr>
          <w:p w14:paraId="3A07332A" w14:textId="7666F40F" w:rsidR="007C7E58" w:rsidRDefault="007C7E58">
            <w:pPr>
              <w:rPr>
                <w:sz w:val="18"/>
                <w:szCs w:val="18"/>
              </w:rPr>
            </w:pPr>
            <w:r>
              <w:rPr>
                <w:sz w:val="18"/>
                <w:szCs w:val="18"/>
              </w:rPr>
              <w:t>5.00</w:t>
            </w:r>
          </w:p>
        </w:tc>
        <w:tc>
          <w:tcPr>
            <w:tcW w:w="3523" w:type="dxa"/>
            <w:noWrap/>
          </w:tcPr>
          <w:p w14:paraId="41429877" w14:textId="66ADE54C" w:rsidR="007C7E58" w:rsidRDefault="007C7E58">
            <w:pPr>
              <w:rPr>
                <w:sz w:val="18"/>
                <w:szCs w:val="18"/>
              </w:rPr>
            </w:pPr>
            <w:r>
              <w:rPr>
                <w:sz w:val="18"/>
                <w:szCs w:val="18"/>
              </w:rPr>
              <w:t>?</w:t>
            </w:r>
          </w:p>
        </w:tc>
        <w:tc>
          <w:tcPr>
            <w:tcW w:w="613" w:type="dxa"/>
            <w:noWrap/>
          </w:tcPr>
          <w:p w14:paraId="32DFEEA3" w14:textId="77777777" w:rsidR="007C7E58" w:rsidRPr="00792C57" w:rsidRDefault="007C7E58">
            <w:pPr>
              <w:rPr>
                <w:sz w:val="18"/>
                <w:szCs w:val="18"/>
              </w:rPr>
            </w:pPr>
          </w:p>
        </w:tc>
        <w:tc>
          <w:tcPr>
            <w:tcW w:w="952" w:type="dxa"/>
            <w:noWrap/>
          </w:tcPr>
          <w:p w14:paraId="53D2C226" w14:textId="77777777" w:rsidR="007C7E58" w:rsidRPr="00792C57" w:rsidRDefault="007C7E58">
            <w:pPr>
              <w:rPr>
                <w:sz w:val="18"/>
                <w:szCs w:val="18"/>
              </w:rPr>
            </w:pPr>
          </w:p>
        </w:tc>
        <w:tc>
          <w:tcPr>
            <w:tcW w:w="583" w:type="dxa"/>
            <w:noWrap/>
          </w:tcPr>
          <w:p w14:paraId="576F0AF6" w14:textId="77777777" w:rsidR="007C7E58" w:rsidRPr="00792C57" w:rsidRDefault="007C7E58">
            <w:pPr>
              <w:rPr>
                <w:sz w:val="18"/>
                <w:szCs w:val="18"/>
              </w:rPr>
            </w:pPr>
          </w:p>
        </w:tc>
        <w:tc>
          <w:tcPr>
            <w:tcW w:w="583" w:type="dxa"/>
            <w:noWrap/>
          </w:tcPr>
          <w:p w14:paraId="5A04736E" w14:textId="77777777" w:rsidR="007C7E58" w:rsidRPr="00792C57" w:rsidRDefault="007C7E58">
            <w:pPr>
              <w:rPr>
                <w:sz w:val="18"/>
                <w:szCs w:val="18"/>
              </w:rPr>
            </w:pPr>
          </w:p>
        </w:tc>
      </w:tr>
      <w:tr w:rsidR="007C7E58" w:rsidRPr="00792C57" w14:paraId="739795AD" w14:textId="77777777" w:rsidTr="00107222">
        <w:trPr>
          <w:cantSplit/>
          <w:trHeight w:val="300"/>
        </w:trPr>
        <w:tc>
          <w:tcPr>
            <w:tcW w:w="1172" w:type="dxa"/>
            <w:vMerge/>
            <w:noWrap/>
          </w:tcPr>
          <w:p w14:paraId="19B6D3EF" w14:textId="61E1A490" w:rsidR="007C7E58" w:rsidRDefault="007C7E58">
            <w:pPr>
              <w:rPr>
                <w:sz w:val="18"/>
                <w:szCs w:val="18"/>
              </w:rPr>
            </w:pPr>
          </w:p>
        </w:tc>
        <w:tc>
          <w:tcPr>
            <w:tcW w:w="2278" w:type="dxa"/>
            <w:noWrap/>
          </w:tcPr>
          <w:p w14:paraId="15ED2622" w14:textId="38428C92" w:rsidR="007C7E58" w:rsidRDefault="007C7E58">
            <w:pPr>
              <w:rPr>
                <w:sz w:val="18"/>
                <w:szCs w:val="18"/>
              </w:rPr>
            </w:pPr>
            <w:r>
              <w:rPr>
                <w:sz w:val="18"/>
                <w:szCs w:val="18"/>
              </w:rPr>
              <w:t>Default Load Height</w:t>
            </w:r>
          </w:p>
        </w:tc>
        <w:tc>
          <w:tcPr>
            <w:tcW w:w="1219" w:type="dxa"/>
            <w:noWrap/>
          </w:tcPr>
          <w:p w14:paraId="45DCA391" w14:textId="70622D6E" w:rsidR="007C7E58" w:rsidRDefault="007C7E58">
            <w:pPr>
              <w:rPr>
                <w:sz w:val="18"/>
                <w:szCs w:val="18"/>
              </w:rPr>
            </w:pPr>
            <w:r w:rsidRPr="00E43C4F">
              <w:rPr>
                <w:sz w:val="18"/>
                <w:szCs w:val="18"/>
              </w:rPr>
              <w:t>64.00000</w:t>
            </w:r>
          </w:p>
        </w:tc>
        <w:tc>
          <w:tcPr>
            <w:tcW w:w="3523" w:type="dxa"/>
            <w:noWrap/>
          </w:tcPr>
          <w:p w14:paraId="3C7BDAE0" w14:textId="1E086D48" w:rsidR="007C7E58" w:rsidRDefault="007C7E58">
            <w:pPr>
              <w:rPr>
                <w:sz w:val="18"/>
                <w:szCs w:val="18"/>
              </w:rPr>
            </w:pPr>
            <w:r>
              <w:rPr>
                <w:sz w:val="18"/>
                <w:szCs w:val="18"/>
              </w:rPr>
              <w:t>?</w:t>
            </w:r>
          </w:p>
        </w:tc>
        <w:tc>
          <w:tcPr>
            <w:tcW w:w="613" w:type="dxa"/>
            <w:noWrap/>
          </w:tcPr>
          <w:p w14:paraId="76889E1C" w14:textId="77777777" w:rsidR="007C7E58" w:rsidRPr="00792C57" w:rsidRDefault="007C7E58">
            <w:pPr>
              <w:rPr>
                <w:sz w:val="18"/>
                <w:szCs w:val="18"/>
              </w:rPr>
            </w:pPr>
          </w:p>
        </w:tc>
        <w:tc>
          <w:tcPr>
            <w:tcW w:w="952" w:type="dxa"/>
            <w:noWrap/>
          </w:tcPr>
          <w:p w14:paraId="72269719" w14:textId="77777777" w:rsidR="007C7E58" w:rsidRPr="00792C57" w:rsidRDefault="007C7E58">
            <w:pPr>
              <w:rPr>
                <w:sz w:val="18"/>
                <w:szCs w:val="18"/>
              </w:rPr>
            </w:pPr>
          </w:p>
        </w:tc>
        <w:tc>
          <w:tcPr>
            <w:tcW w:w="583" w:type="dxa"/>
            <w:noWrap/>
          </w:tcPr>
          <w:p w14:paraId="4D7F8EE5" w14:textId="77777777" w:rsidR="007C7E58" w:rsidRPr="00792C57" w:rsidRDefault="007C7E58">
            <w:pPr>
              <w:rPr>
                <w:sz w:val="18"/>
                <w:szCs w:val="18"/>
              </w:rPr>
            </w:pPr>
          </w:p>
        </w:tc>
        <w:tc>
          <w:tcPr>
            <w:tcW w:w="583" w:type="dxa"/>
            <w:noWrap/>
          </w:tcPr>
          <w:p w14:paraId="3199C7ED" w14:textId="77777777" w:rsidR="007C7E58" w:rsidRPr="00792C57" w:rsidRDefault="007C7E58">
            <w:pPr>
              <w:rPr>
                <w:sz w:val="18"/>
                <w:szCs w:val="18"/>
              </w:rPr>
            </w:pPr>
          </w:p>
        </w:tc>
      </w:tr>
      <w:tr w:rsidR="007C7E58" w:rsidRPr="00792C57" w14:paraId="008C59DD" w14:textId="77777777" w:rsidTr="00107222">
        <w:trPr>
          <w:cantSplit/>
          <w:trHeight w:val="300"/>
        </w:trPr>
        <w:tc>
          <w:tcPr>
            <w:tcW w:w="1172" w:type="dxa"/>
            <w:vMerge/>
            <w:noWrap/>
          </w:tcPr>
          <w:p w14:paraId="5D31B8AE" w14:textId="2F1AB825" w:rsidR="007C7E58" w:rsidRDefault="007C7E58">
            <w:pPr>
              <w:rPr>
                <w:sz w:val="18"/>
                <w:szCs w:val="18"/>
              </w:rPr>
            </w:pPr>
          </w:p>
        </w:tc>
        <w:tc>
          <w:tcPr>
            <w:tcW w:w="2278" w:type="dxa"/>
            <w:noWrap/>
          </w:tcPr>
          <w:p w14:paraId="5786D05D" w14:textId="2686034F" w:rsidR="007C7E58" w:rsidRDefault="007C7E58">
            <w:pPr>
              <w:rPr>
                <w:sz w:val="18"/>
                <w:szCs w:val="18"/>
              </w:rPr>
            </w:pPr>
            <w:r w:rsidRPr="00E43C4F">
              <w:rPr>
                <w:sz w:val="18"/>
                <w:szCs w:val="18"/>
              </w:rPr>
              <w:t>Default Pallet Width</w:t>
            </w:r>
          </w:p>
        </w:tc>
        <w:tc>
          <w:tcPr>
            <w:tcW w:w="1219" w:type="dxa"/>
            <w:noWrap/>
          </w:tcPr>
          <w:p w14:paraId="69F461DD" w14:textId="73B40F83" w:rsidR="007C7E58" w:rsidRDefault="007C7E58">
            <w:pPr>
              <w:rPr>
                <w:sz w:val="18"/>
                <w:szCs w:val="18"/>
              </w:rPr>
            </w:pPr>
            <w:r w:rsidRPr="00E43C4F">
              <w:rPr>
                <w:sz w:val="18"/>
                <w:szCs w:val="18"/>
              </w:rPr>
              <w:t>40.00000</w:t>
            </w:r>
          </w:p>
        </w:tc>
        <w:tc>
          <w:tcPr>
            <w:tcW w:w="3523" w:type="dxa"/>
            <w:noWrap/>
          </w:tcPr>
          <w:p w14:paraId="5F5B5292" w14:textId="44552924" w:rsidR="007C7E58" w:rsidRDefault="007C7E58">
            <w:pPr>
              <w:rPr>
                <w:sz w:val="18"/>
                <w:szCs w:val="18"/>
              </w:rPr>
            </w:pPr>
            <w:r>
              <w:rPr>
                <w:sz w:val="18"/>
                <w:szCs w:val="18"/>
              </w:rPr>
              <w:t>?</w:t>
            </w:r>
          </w:p>
        </w:tc>
        <w:tc>
          <w:tcPr>
            <w:tcW w:w="613" w:type="dxa"/>
            <w:noWrap/>
          </w:tcPr>
          <w:p w14:paraId="4D7B8B79" w14:textId="77777777" w:rsidR="007C7E58" w:rsidRPr="00792C57" w:rsidRDefault="007C7E58">
            <w:pPr>
              <w:rPr>
                <w:sz w:val="18"/>
                <w:szCs w:val="18"/>
              </w:rPr>
            </w:pPr>
          </w:p>
        </w:tc>
        <w:tc>
          <w:tcPr>
            <w:tcW w:w="952" w:type="dxa"/>
            <w:noWrap/>
          </w:tcPr>
          <w:p w14:paraId="17A27208" w14:textId="77777777" w:rsidR="007C7E58" w:rsidRPr="00792C57" w:rsidRDefault="007C7E58">
            <w:pPr>
              <w:rPr>
                <w:sz w:val="18"/>
                <w:szCs w:val="18"/>
              </w:rPr>
            </w:pPr>
          </w:p>
        </w:tc>
        <w:tc>
          <w:tcPr>
            <w:tcW w:w="583" w:type="dxa"/>
            <w:noWrap/>
          </w:tcPr>
          <w:p w14:paraId="4DFD64E9" w14:textId="77777777" w:rsidR="007C7E58" w:rsidRPr="00792C57" w:rsidRDefault="007C7E58">
            <w:pPr>
              <w:rPr>
                <w:sz w:val="18"/>
                <w:szCs w:val="18"/>
              </w:rPr>
            </w:pPr>
          </w:p>
        </w:tc>
        <w:tc>
          <w:tcPr>
            <w:tcW w:w="583" w:type="dxa"/>
            <w:noWrap/>
          </w:tcPr>
          <w:p w14:paraId="0D152DD7" w14:textId="77777777" w:rsidR="007C7E58" w:rsidRPr="00792C57" w:rsidRDefault="007C7E58">
            <w:pPr>
              <w:rPr>
                <w:sz w:val="18"/>
                <w:szCs w:val="18"/>
              </w:rPr>
            </w:pPr>
          </w:p>
        </w:tc>
      </w:tr>
      <w:tr w:rsidR="007C7E58" w:rsidRPr="00792C57" w14:paraId="62F025B8" w14:textId="77777777" w:rsidTr="00107222">
        <w:trPr>
          <w:cantSplit/>
          <w:trHeight w:val="300"/>
        </w:trPr>
        <w:tc>
          <w:tcPr>
            <w:tcW w:w="1172" w:type="dxa"/>
            <w:vMerge/>
            <w:noWrap/>
          </w:tcPr>
          <w:p w14:paraId="3B1036B4" w14:textId="77777777" w:rsidR="007C7E58" w:rsidRDefault="007C7E58">
            <w:pPr>
              <w:rPr>
                <w:sz w:val="18"/>
                <w:szCs w:val="18"/>
              </w:rPr>
            </w:pPr>
          </w:p>
        </w:tc>
        <w:tc>
          <w:tcPr>
            <w:tcW w:w="2278" w:type="dxa"/>
            <w:noWrap/>
          </w:tcPr>
          <w:p w14:paraId="780F6863" w14:textId="1F908E63" w:rsidR="007C7E58" w:rsidRDefault="007C7E58">
            <w:pPr>
              <w:rPr>
                <w:sz w:val="18"/>
                <w:szCs w:val="18"/>
              </w:rPr>
            </w:pPr>
            <w:r w:rsidRPr="00E43C4F">
              <w:rPr>
                <w:sz w:val="18"/>
                <w:szCs w:val="18"/>
              </w:rPr>
              <w:t>Default Pallet</w:t>
            </w:r>
            <w:r>
              <w:rPr>
                <w:sz w:val="18"/>
                <w:szCs w:val="18"/>
              </w:rPr>
              <w:t xml:space="preserve"> Depth</w:t>
            </w:r>
          </w:p>
        </w:tc>
        <w:tc>
          <w:tcPr>
            <w:tcW w:w="1219" w:type="dxa"/>
            <w:noWrap/>
          </w:tcPr>
          <w:p w14:paraId="0224855F" w14:textId="3F0DDEDC" w:rsidR="007C7E58" w:rsidRDefault="007C7E58">
            <w:pPr>
              <w:rPr>
                <w:sz w:val="18"/>
                <w:szCs w:val="18"/>
              </w:rPr>
            </w:pPr>
            <w:r w:rsidRPr="00E43C4F">
              <w:rPr>
                <w:sz w:val="18"/>
                <w:szCs w:val="18"/>
              </w:rPr>
              <w:t>48.00000</w:t>
            </w:r>
          </w:p>
        </w:tc>
        <w:tc>
          <w:tcPr>
            <w:tcW w:w="3523" w:type="dxa"/>
            <w:noWrap/>
          </w:tcPr>
          <w:p w14:paraId="4E1D3419" w14:textId="12181695" w:rsidR="007C7E58" w:rsidRDefault="007C7E58">
            <w:pPr>
              <w:rPr>
                <w:sz w:val="18"/>
                <w:szCs w:val="18"/>
              </w:rPr>
            </w:pPr>
            <w:r>
              <w:rPr>
                <w:sz w:val="18"/>
                <w:szCs w:val="18"/>
              </w:rPr>
              <w:t>?</w:t>
            </w:r>
          </w:p>
        </w:tc>
        <w:tc>
          <w:tcPr>
            <w:tcW w:w="613" w:type="dxa"/>
            <w:noWrap/>
          </w:tcPr>
          <w:p w14:paraId="516491D4" w14:textId="77777777" w:rsidR="007C7E58" w:rsidRPr="00792C57" w:rsidRDefault="007C7E58">
            <w:pPr>
              <w:rPr>
                <w:sz w:val="18"/>
                <w:szCs w:val="18"/>
              </w:rPr>
            </w:pPr>
          </w:p>
        </w:tc>
        <w:tc>
          <w:tcPr>
            <w:tcW w:w="952" w:type="dxa"/>
            <w:noWrap/>
          </w:tcPr>
          <w:p w14:paraId="1A3B4E54" w14:textId="77777777" w:rsidR="007C7E58" w:rsidRPr="00792C57" w:rsidRDefault="007C7E58">
            <w:pPr>
              <w:rPr>
                <w:sz w:val="18"/>
                <w:szCs w:val="18"/>
              </w:rPr>
            </w:pPr>
          </w:p>
        </w:tc>
        <w:tc>
          <w:tcPr>
            <w:tcW w:w="583" w:type="dxa"/>
            <w:noWrap/>
          </w:tcPr>
          <w:p w14:paraId="7038BDF6" w14:textId="77777777" w:rsidR="007C7E58" w:rsidRPr="00792C57" w:rsidRDefault="007C7E58">
            <w:pPr>
              <w:rPr>
                <w:sz w:val="18"/>
                <w:szCs w:val="18"/>
              </w:rPr>
            </w:pPr>
          </w:p>
        </w:tc>
        <w:tc>
          <w:tcPr>
            <w:tcW w:w="583" w:type="dxa"/>
            <w:noWrap/>
          </w:tcPr>
          <w:p w14:paraId="4BDC7137" w14:textId="77777777" w:rsidR="007C7E58" w:rsidRPr="00792C57" w:rsidRDefault="007C7E58">
            <w:pPr>
              <w:rPr>
                <w:sz w:val="18"/>
                <w:szCs w:val="18"/>
              </w:rPr>
            </w:pPr>
          </w:p>
        </w:tc>
      </w:tr>
      <w:tr w:rsidR="007C7E58" w:rsidRPr="00792C57" w14:paraId="1FB2B762" w14:textId="77777777" w:rsidTr="00107222">
        <w:trPr>
          <w:cantSplit/>
          <w:trHeight w:val="300"/>
        </w:trPr>
        <w:tc>
          <w:tcPr>
            <w:tcW w:w="1172" w:type="dxa"/>
            <w:vMerge/>
            <w:noWrap/>
          </w:tcPr>
          <w:p w14:paraId="19C5B7F1" w14:textId="77777777" w:rsidR="007C7E58" w:rsidRDefault="007C7E58">
            <w:pPr>
              <w:rPr>
                <w:sz w:val="18"/>
                <w:szCs w:val="18"/>
              </w:rPr>
            </w:pPr>
          </w:p>
        </w:tc>
        <w:tc>
          <w:tcPr>
            <w:tcW w:w="2278" w:type="dxa"/>
            <w:noWrap/>
          </w:tcPr>
          <w:p w14:paraId="512E5A0A" w14:textId="7D5CC8A2" w:rsidR="007C7E58" w:rsidRDefault="007C7E58">
            <w:pPr>
              <w:rPr>
                <w:sz w:val="18"/>
                <w:szCs w:val="18"/>
              </w:rPr>
            </w:pPr>
            <w:r w:rsidRPr="00E43C4F">
              <w:rPr>
                <w:sz w:val="18"/>
                <w:szCs w:val="18"/>
              </w:rPr>
              <w:t>Default Pallet</w:t>
            </w:r>
            <w:r>
              <w:rPr>
                <w:sz w:val="18"/>
                <w:szCs w:val="18"/>
              </w:rPr>
              <w:t xml:space="preserve"> Thickness</w:t>
            </w:r>
          </w:p>
        </w:tc>
        <w:tc>
          <w:tcPr>
            <w:tcW w:w="1219" w:type="dxa"/>
            <w:noWrap/>
          </w:tcPr>
          <w:p w14:paraId="7A410207" w14:textId="586D4DF4" w:rsidR="007C7E58" w:rsidRPr="00E43C4F" w:rsidRDefault="007C7E58">
            <w:pPr>
              <w:rPr>
                <w:sz w:val="18"/>
                <w:szCs w:val="18"/>
              </w:rPr>
            </w:pPr>
            <w:r w:rsidRPr="00E43C4F">
              <w:rPr>
                <w:sz w:val="18"/>
                <w:szCs w:val="18"/>
              </w:rPr>
              <w:t>6.00000</w:t>
            </w:r>
          </w:p>
        </w:tc>
        <w:tc>
          <w:tcPr>
            <w:tcW w:w="3523" w:type="dxa"/>
            <w:noWrap/>
          </w:tcPr>
          <w:p w14:paraId="2AF7C2ED" w14:textId="13AC9EDA" w:rsidR="007C7E58" w:rsidRDefault="007C7E58">
            <w:pPr>
              <w:rPr>
                <w:sz w:val="18"/>
                <w:szCs w:val="18"/>
              </w:rPr>
            </w:pPr>
            <w:r>
              <w:rPr>
                <w:sz w:val="18"/>
                <w:szCs w:val="18"/>
              </w:rPr>
              <w:t>?</w:t>
            </w:r>
          </w:p>
        </w:tc>
        <w:tc>
          <w:tcPr>
            <w:tcW w:w="613" w:type="dxa"/>
            <w:noWrap/>
          </w:tcPr>
          <w:p w14:paraId="7DFDC5A7" w14:textId="77777777" w:rsidR="007C7E58" w:rsidRPr="00792C57" w:rsidRDefault="007C7E58">
            <w:pPr>
              <w:rPr>
                <w:sz w:val="18"/>
                <w:szCs w:val="18"/>
              </w:rPr>
            </w:pPr>
          </w:p>
        </w:tc>
        <w:tc>
          <w:tcPr>
            <w:tcW w:w="952" w:type="dxa"/>
            <w:noWrap/>
          </w:tcPr>
          <w:p w14:paraId="0B94836B" w14:textId="77777777" w:rsidR="007C7E58" w:rsidRPr="00792C57" w:rsidRDefault="007C7E58">
            <w:pPr>
              <w:rPr>
                <w:sz w:val="18"/>
                <w:szCs w:val="18"/>
              </w:rPr>
            </w:pPr>
          </w:p>
        </w:tc>
        <w:tc>
          <w:tcPr>
            <w:tcW w:w="583" w:type="dxa"/>
            <w:noWrap/>
          </w:tcPr>
          <w:p w14:paraId="5B825B23" w14:textId="77777777" w:rsidR="007C7E58" w:rsidRPr="00792C57" w:rsidRDefault="007C7E58">
            <w:pPr>
              <w:rPr>
                <w:sz w:val="18"/>
                <w:szCs w:val="18"/>
              </w:rPr>
            </w:pPr>
          </w:p>
        </w:tc>
        <w:tc>
          <w:tcPr>
            <w:tcW w:w="583" w:type="dxa"/>
            <w:noWrap/>
          </w:tcPr>
          <w:p w14:paraId="32EF418E" w14:textId="77777777" w:rsidR="007C7E58" w:rsidRPr="00792C57" w:rsidRDefault="007C7E58">
            <w:pPr>
              <w:rPr>
                <w:sz w:val="18"/>
                <w:szCs w:val="18"/>
              </w:rPr>
            </w:pPr>
          </w:p>
        </w:tc>
      </w:tr>
      <w:tr w:rsidR="007C7E58" w:rsidRPr="00792C57" w14:paraId="065831AA" w14:textId="77777777" w:rsidTr="00E43C4F">
        <w:trPr>
          <w:cantSplit/>
          <w:trHeight w:val="300"/>
        </w:trPr>
        <w:tc>
          <w:tcPr>
            <w:tcW w:w="1172" w:type="dxa"/>
            <w:vMerge/>
            <w:tcBorders>
              <w:bottom w:val="single" w:sz="4" w:space="0" w:color="auto"/>
            </w:tcBorders>
            <w:noWrap/>
          </w:tcPr>
          <w:p w14:paraId="6AD0CA94" w14:textId="77777777" w:rsidR="007C7E58" w:rsidRDefault="007C7E58">
            <w:pPr>
              <w:rPr>
                <w:sz w:val="18"/>
                <w:szCs w:val="18"/>
              </w:rPr>
            </w:pPr>
          </w:p>
        </w:tc>
        <w:tc>
          <w:tcPr>
            <w:tcW w:w="2278" w:type="dxa"/>
            <w:tcBorders>
              <w:bottom w:val="single" w:sz="4" w:space="0" w:color="auto"/>
            </w:tcBorders>
            <w:noWrap/>
          </w:tcPr>
          <w:p w14:paraId="66F870DF" w14:textId="53B56FEC" w:rsidR="007C7E58" w:rsidRDefault="007C7E58">
            <w:pPr>
              <w:rPr>
                <w:sz w:val="18"/>
                <w:szCs w:val="18"/>
              </w:rPr>
            </w:pPr>
            <w:r w:rsidRPr="00E43C4F">
              <w:rPr>
                <w:sz w:val="18"/>
                <w:szCs w:val="18"/>
              </w:rPr>
              <w:t>Tag Pickup Confirmation Required</w:t>
            </w:r>
          </w:p>
        </w:tc>
        <w:tc>
          <w:tcPr>
            <w:tcW w:w="1219" w:type="dxa"/>
            <w:tcBorders>
              <w:bottom w:val="single" w:sz="4" w:space="0" w:color="auto"/>
            </w:tcBorders>
            <w:noWrap/>
          </w:tcPr>
          <w:p w14:paraId="640F046F" w14:textId="74547D1A" w:rsidR="007C7E58" w:rsidRPr="00E43C4F" w:rsidRDefault="007C7E58">
            <w:pPr>
              <w:rPr>
                <w:sz w:val="18"/>
                <w:szCs w:val="18"/>
              </w:rPr>
            </w:pPr>
            <w:r>
              <w:rPr>
                <w:sz w:val="18"/>
                <w:szCs w:val="18"/>
              </w:rPr>
              <w:t>No</w:t>
            </w:r>
          </w:p>
        </w:tc>
        <w:tc>
          <w:tcPr>
            <w:tcW w:w="3523" w:type="dxa"/>
            <w:tcBorders>
              <w:bottom w:val="single" w:sz="4" w:space="0" w:color="auto"/>
            </w:tcBorders>
            <w:noWrap/>
          </w:tcPr>
          <w:p w14:paraId="2F2A05F8" w14:textId="41271710" w:rsidR="007C7E58" w:rsidRDefault="007C7E58">
            <w:pPr>
              <w:rPr>
                <w:sz w:val="18"/>
                <w:szCs w:val="18"/>
              </w:rPr>
            </w:pPr>
            <w:r>
              <w:rPr>
                <w:sz w:val="18"/>
                <w:szCs w:val="18"/>
              </w:rPr>
              <w:t>?</w:t>
            </w:r>
          </w:p>
        </w:tc>
        <w:tc>
          <w:tcPr>
            <w:tcW w:w="613" w:type="dxa"/>
            <w:tcBorders>
              <w:bottom w:val="single" w:sz="4" w:space="0" w:color="auto"/>
            </w:tcBorders>
            <w:noWrap/>
          </w:tcPr>
          <w:p w14:paraId="7A33C74B" w14:textId="77777777" w:rsidR="007C7E58" w:rsidRPr="00792C57" w:rsidRDefault="007C7E58">
            <w:pPr>
              <w:rPr>
                <w:sz w:val="18"/>
                <w:szCs w:val="18"/>
              </w:rPr>
            </w:pPr>
          </w:p>
        </w:tc>
        <w:tc>
          <w:tcPr>
            <w:tcW w:w="952" w:type="dxa"/>
            <w:tcBorders>
              <w:bottom w:val="single" w:sz="4" w:space="0" w:color="auto"/>
            </w:tcBorders>
            <w:noWrap/>
          </w:tcPr>
          <w:p w14:paraId="2F717E09" w14:textId="77777777" w:rsidR="007C7E58" w:rsidRPr="00792C57" w:rsidRDefault="007C7E58">
            <w:pPr>
              <w:rPr>
                <w:sz w:val="18"/>
                <w:szCs w:val="18"/>
              </w:rPr>
            </w:pPr>
          </w:p>
        </w:tc>
        <w:tc>
          <w:tcPr>
            <w:tcW w:w="583" w:type="dxa"/>
            <w:tcBorders>
              <w:bottom w:val="single" w:sz="4" w:space="0" w:color="auto"/>
            </w:tcBorders>
            <w:noWrap/>
          </w:tcPr>
          <w:p w14:paraId="2FFCE76D" w14:textId="77777777" w:rsidR="007C7E58" w:rsidRPr="00792C57" w:rsidRDefault="007C7E58">
            <w:pPr>
              <w:rPr>
                <w:sz w:val="18"/>
                <w:szCs w:val="18"/>
              </w:rPr>
            </w:pPr>
          </w:p>
        </w:tc>
        <w:tc>
          <w:tcPr>
            <w:tcW w:w="583" w:type="dxa"/>
            <w:tcBorders>
              <w:bottom w:val="single" w:sz="4" w:space="0" w:color="auto"/>
            </w:tcBorders>
            <w:noWrap/>
          </w:tcPr>
          <w:p w14:paraId="1447175E" w14:textId="77777777" w:rsidR="007C7E58" w:rsidRPr="00792C57" w:rsidRDefault="007C7E58">
            <w:pPr>
              <w:rPr>
                <w:sz w:val="18"/>
                <w:szCs w:val="18"/>
              </w:rPr>
            </w:pPr>
          </w:p>
        </w:tc>
      </w:tr>
      <w:tr w:rsidR="007C7E58" w:rsidRPr="00792C57" w14:paraId="531B027F" w14:textId="77777777" w:rsidTr="00E43C4F">
        <w:trPr>
          <w:cantSplit/>
          <w:trHeight w:val="224"/>
        </w:trPr>
        <w:tc>
          <w:tcPr>
            <w:tcW w:w="1172" w:type="dxa"/>
            <w:shd w:val="solid" w:color="auto" w:fill="auto"/>
            <w:noWrap/>
          </w:tcPr>
          <w:p w14:paraId="6C4D0E27" w14:textId="77777777" w:rsidR="007C7E58" w:rsidRPr="00E43C4F" w:rsidRDefault="007C7E58">
            <w:pPr>
              <w:rPr>
                <w:sz w:val="6"/>
                <w:szCs w:val="6"/>
              </w:rPr>
            </w:pPr>
          </w:p>
        </w:tc>
        <w:tc>
          <w:tcPr>
            <w:tcW w:w="2278" w:type="dxa"/>
            <w:shd w:val="solid" w:color="auto" w:fill="auto"/>
            <w:noWrap/>
          </w:tcPr>
          <w:p w14:paraId="6324D0FF" w14:textId="77777777" w:rsidR="007C7E58" w:rsidRPr="00E43C4F" w:rsidRDefault="007C7E58">
            <w:pPr>
              <w:rPr>
                <w:sz w:val="6"/>
                <w:szCs w:val="6"/>
              </w:rPr>
            </w:pPr>
          </w:p>
        </w:tc>
        <w:tc>
          <w:tcPr>
            <w:tcW w:w="1219" w:type="dxa"/>
            <w:shd w:val="solid" w:color="auto" w:fill="auto"/>
            <w:noWrap/>
          </w:tcPr>
          <w:p w14:paraId="1672B6F5" w14:textId="77777777" w:rsidR="007C7E58" w:rsidRPr="00E43C4F" w:rsidRDefault="007C7E58">
            <w:pPr>
              <w:rPr>
                <w:sz w:val="6"/>
                <w:szCs w:val="6"/>
              </w:rPr>
            </w:pPr>
          </w:p>
        </w:tc>
        <w:tc>
          <w:tcPr>
            <w:tcW w:w="3523" w:type="dxa"/>
            <w:shd w:val="solid" w:color="auto" w:fill="auto"/>
            <w:noWrap/>
          </w:tcPr>
          <w:p w14:paraId="49E19332" w14:textId="77777777" w:rsidR="007C7E58" w:rsidRPr="00E43C4F" w:rsidRDefault="007C7E58">
            <w:pPr>
              <w:rPr>
                <w:sz w:val="6"/>
                <w:szCs w:val="6"/>
              </w:rPr>
            </w:pPr>
          </w:p>
        </w:tc>
        <w:tc>
          <w:tcPr>
            <w:tcW w:w="613" w:type="dxa"/>
            <w:shd w:val="solid" w:color="auto" w:fill="auto"/>
            <w:noWrap/>
          </w:tcPr>
          <w:p w14:paraId="6DD8B5DC" w14:textId="77777777" w:rsidR="007C7E58" w:rsidRPr="00E43C4F" w:rsidRDefault="007C7E58">
            <w:pPr>
              <w:rPr>
                <w:sz w:val="6"/>
                <w:szCs w:val="6"/>
              </w:rPr>
            </w:pPr>
          </w:p>
        </w:tc>
        <w:tc>
          <w:tcPr>
            <w:tcW w:w="952" w:type="dxa"/>
            <w:shd w:val="solid" w:color="auto" w:fill="auto"/>
            <w:noWrap/>
          </w:tcPr>
          <w:p w14:paraId="2DC5AAD0" w14:textId="77777777" w:rsidR="007C7E58" w:rsidRPr="00E43C4F" w:rsidRDefault="007C7E58">
            <w:pPr>
              <w:rPr>
                <w:sz w:val="6"/>
                <w:szCs w:val="6"/>
              </w:rPr>
            </w:pPr>
          </w:p>
        </w:tc>
        <w:tc>
          <w:tcPr>
            <w:tcW w:w="583" w:type="dxa"/>
            <w:shd w:val="solid" w:color="auto" w:fill="auto"/>
            <w:noWrap/>
          </w:tcPr>
          <w:p w14:paraId="1336CB00" w14:textId="77777777" w:rsidR="007C7E58" w:rsidRPr="00E43C4F" w:rsidRDefault="007C7E58">
            <w:pPr>
              <w:rPr>
                <w:sz w:val="6"/>
                <w:szCs w:val="6"/>
              </w:rPr>
            </w:pPr>
          </w:p>
        </w:tc>
        <w:tc>
          <w:tcPr>
            <w:tcW w:w="583" w:type="dxa"/>
            <w:shd w:val="solid" w:color="auto" w:fill="auto"/>
            <w:noWrap/>
          </w:tcPr>
          <w:p w14:paraId="381685E2" w14:textId="77777777" w:rsidR="007C7E58" w:rsidRPr="00E43C4F" w:rsidRDefault="007C7E58">
            <w:pPr>
              <w:rPr>
                <w:sz w:val="6"/>
                <w:szCs w:val="6"/>
              </w:rPr>
            </w:pPr>
          </w:p>
        </w:tc>
      </w:tr>
      <w:tr w:rsidR="007C7E58" w:rsidRPr="00792C57" w14:paraId="07308E2C" w14:textId="77777777" w:rsidTr="00107222">
        <w:trPr>
          <w:cantSplit/>
          <w:trHeight w:val="300"/>
        </w:trPr>
        <w:tc>
          <w:tcPr>
            <w:tcW w:w="1172" w:type="dxa"/>
            <w:noWrap/>
          </w:tcPr>
          <w:p w14:paraId="03E51978" w14:textId="6056C319" w:rsidR="007C7E58" w:rsidRDefault="007C7E58">
            <w:pPr>
              <w:rPr>
                <w:sz w:val="18"/>
                <w:szCs w:val="18"/>
              </w:rPr>
            </w:pPr>
            <w:r>
              <w:rPr>
                <w:sz w:val="18"/>
                <w:szCs w:val="18"/>
              </w:rPr>
              <w:t>WMS-to-Host Interface</w:t>
            </w:r>
          </w:p>
        </w:tc>
        <w:tc>
          <w:tcPr>
            <w:tcW w:w="2278" w:type="dxa"/>
            <w:noWrap/>
          </w:tcPr>
          <w:p w14:paraId="070ED229" w14:textId="7B876EDE" w:rsidR="007C7E58" w:rsidRDefault="007C7E58">
            <w:pPr>
              <w:rPr>
                <w:sz w:val="18"/>
                <w:szCs w:val="18"/>
              </w:rPr>
            </w:pPr>
            <w:r>
              <w:rPr>
                <w:sz w:val="18"/>
                <w:szCs w:val="18"/>
              </w:rPr>
              <w:t>Summary for Receipts</w:t>
            </w:r>
          </w:p>
        </w:tc>
        <w:tc>
          <w:tcPr>
            <w:tcW w:w="1219" w:type="dxa"/>
            <w:noWrap/>
          </w:tcPr>
          <w:p w14:paraId="5EA11FE5" w14:textId="38C039CD" w:rsidR="007C7E58" w:rsidRPr="00E43C4F" w:rsidRDefault="007C7E58">
            <w:pPr>
              <w:rPr>
                <w:sz w:val="18"/>
                <w:szCs w:val="18"/>
              </w:rPr>
            </w:pPr>
            <w:r>
              <w:rPr>
                <w:sz w:val="18"/>
                <w:szCs w:val="18"/>
              </w:rPr>
              <w:t>1 – Summary by Inbound Order and Receipt</w:t>
            </w:r>
          </w:p>
        </w:tc>
        <w:tc>
          <w:tcPr>
            <w:tcW w:w="3523" w:type="dxa"/>
            <w:noWrap/>
          </w:tcPr>
          <w:p w14:paraId="66518C73" w14:textId="6EBABAD7" w:rsidR="007C7E58" w:rsidRDefault="007C7E58">
            <w:pPr>
              <w:rPr>
                <w:sz w:val="18"/>
                <w:szCs w:val="18"/>
              </w:rPr>
            </w:pPr>
          </w:p>
        </w:tc>
        <w:tc>
          <w:tcPr>
            <w:tcW w:w="613" w:type="dxa"/>
            <w:noWrap/>
          </w:tcPr>
          <w:p w14:paraId="61860612" w14:textId="77777777" w:rsidR="007C7E58" w:rsidRPr="00792C57" w:rsidRDefault="007C7E58">
            <w:pPr>
              <w:rPr>
                <w:sz w:val="18"/>
                <w:szCs w:val="18"/>
              </w:rPr>
            </w:pPr>
          </w:p>
        </w:tc>
        <w:tc>
          <w:tcPr>
            <w:tcW w:w="952" w:type="dxa"/>
            <w:noWrap/>
          </w:tcPr>
          <w:p w14:paraId="6DA3C8C3" w14:textId="77777777" w:rsidR="007C7E58" w:rsidRPr="00792C57" w:rsidRDefault="007C7E58">
            <w:pPr>
              <w:rPr>
                <w:sz w:val="18"/>
                <w:szCs w:val="18"/>
              </w:rPr>
            </w:pPr>
          </w:p>
        </w:tc>
        <w:tc>
          <w:tcPr>
            <w:tcW w:w="583" w:type="dxa"/>
            <w:noWrap/>
          </w:tcPr>
          <w:p w14:paraId="3F59D414" w14:textId="77777777" w:rsidR="007C7E58" w:rsidRPr="00792C57" w:rsidRDefault="007C7E58">
            <w:pPr>
              <w:rPr>
                <w:sz w:val="18"/>
                <w:szCs w:val="18"/>
              </w:rPr>
            </w:pPr>
          </w:p>
        </w:tc>
        <w:tc>
          <w:tcPr>
            <w:tcW w:w="583" w:type="dxa"/>
            <w:noWrap/>
          </w:tcPr>
          <w:p w14:paraId="7429EB30" w14:textId="77777777" w:rsidR="007C7E58" w:rsidRPr="00792C57" w:rsidRDefault="007C7E58">
            <w:pPr>
              <w:rPr>
                <w:sz w:val="18"/>
                <w:szCs w:val="18"/>
              </w:rPr>
            </w:pPr>
          </w:p>
        </w:tc>
      </w:tr>
      <w:tr w:rsidR="007C7E58" w:rsidRPr="00792C57" w14:paraId="7C16A341" w14:textId="77777777" w:rsidTr="00107222">
        <w:trPr>
          <w:cantSplit/>
          <w:trHeight w:val="300"/>
        </w:trPr>
        <w:tc>
          <w:tcPr>
            <w:tcW w:w="1172" w:type="dxa"/>
            <w:noWrap/>
          </w:tcPr>
          <w:p w14:paraId="479C952C" w14:textId="77777777" w:rsidR="007C7E58" w:rsidRDefault="007C7E58">
            <w:pPr>
              <w:rPr>
                <w:sz w:val="18"/>
                <w:szCs w:val="18"/>
              </w:rPr>
            </w:pPr>
          </w:p>
        </w:tc>
        <w:tc>
          <w:tcPr>
            <w:tcW w:w="2278" w:type="dxa"/>
            <w:noWrap/>
          </w:tcPr>
          <w:p w14:paraId="5D139B10" w14:textId="0C9EB6AE" w:rsidR="007C7E58" w:rsidRDefault="007C7E58">
            <w:pPr>
              <w:rPr>
                <w:sz w:val="18"/>
                <w:szCs w:val="18"/>
              </w:rPr>
            </w:pPr>
            <w:r>
              <w:rPr>
                <w:sz w:val="18"/>
                <w:szCs w:val="18"/>
              </w:rPr>
              <w:t>Include All Inbound Order Lines</w:t>
            </w:r>
          </w:p>
        </w:tc>
        <w:tc>
          <w:tcPr>
            <w:tcW w:w="1219" w:type="dxa"/>
            <w:noWrap/>
          </w:tcPr>
          <w:p w14:paraId="5430AC19" w14:textId="3FD2EC54" w:rsidR="007C7E58" w:rsidRPr="00E43C4F" w:rsidRDefault="007C7E58">
            <w:pPr>
              <w:rPr>
                <w:sz w:val="18"/>
                <w:szCs w:val="18"/>
              </w:rPr>
            </w:pPr>
            <w:r>
              <w:rPr>
                <w:sz w:val="18"/>
                <w:szCs w:val="18"/>
              </w:rPr>
              <w:t>Yes</w:t>
            </w:r>
          </w:p>
        </w:tc>
        <w:tc>
          <w:tcPr>
            <w:tcW w:w="3523" w:type="dxa"/>
            <w:noWrap/>
          </w:tcPr>
          <w:p w14:paraId="6A471B83" w14:textId="77777777" w:rsidR="007C7E58" w:rsidRDefault="007C7E58">
            <w:pPr>
              <w:rPr>
                <w:sz w:val="18"/>
                <w:szCs w:val="18"/>
              </w:rPr>
            </w:pPr>
          </w:p>
        </w:tc>
        <w:tc>
          <w:tcPr>
            <w:tcW w:w="613" w:type="dxa"/>
            <w:noWrap/>
          </w:tcPr>
          <w:p w14:paraId="44F76807" w14:textId="77777777" w:rsidR="007C7E58" w:rsidRPr="00792C57" w:rsidRDefault="007C7E58">
            <w:pPr>
              <w:rPr>
                <w:sz w:val="18"/>
                <w:szCs w:val="18"/>
              </w:rPr>
            </w:pPr>
          </w:p>
        </w:tc>
        <w:tc>
          <w:tcPr>
            <w:tcW w:w="952" w:type="dxa"/>
            <w:noWrap/>
          </w:tcPr>
          <w:p w14:paraId="625E9C8C" w14:textId="77777777" w:rsidR="007C7E58" w:rsidRPr="00792C57" w:rsidRDefault="007C7E58">
            <w:pPr>
              <w:rPr>
                <w:sz w:val="18"/>
                <w:szCs w:val="18"/>
              </w:rPr>
            </w:pPr>
          </w:p>
        </w:tc>
        <w:tc>
          <w:tcPr>
            <w:tcW w:w="583" w:type="dxa"/>
            <w:noWrap/>
          </w:tcPr>
          <w:p w14:paraId="62A8960D" w14:textId="77777777" w:rsidR="007C7E58" w:rsidRPr="00792C57" w:rsidRDefault="007C7E58">
            <w:pPr>
              <w:rPr>
                <w:sz w:val="18"/>
                <w:szCs w:val="18"/>
              </w:rPr>
            </w:pPr>
          </w:p>
        </w:tc>
        <w:tc>
          <w:tcPr>
            <w:tcW w:w="583" w:type="dxa"/>
            <w:noWrap/>
          </w:tcPr>
          <w:p w14:paraId="78915FD7" w14:textId="77777777" w:rsidR="007C7E58" w:rsidRPr="00792C57" w:rsidRDefault="007C7E58">
            <w:pPr>
              <w:rPr>
                <w:sz w:val="18"/>
                <w:szCs w:val="18"/>
              </w:rPr>
            </w:pPr>
          </w:p>
        </w:tc>
      </w:tr>
      <w:tr w:rsidR="007C7E58" w:rsidRPr="00792C57" w14:paraId="72D653DC" w14:textId="77777777" w:rsidTr="00107222">
        <w:trPr>
          <w:cantSplit/>
          <w:trHeight w:val="300"/>
        </w:trPr>
        <w:tc>
          <w:tcPr>
            <w:tcW w:w="1172" w:type="dxa"/>
            <w:noWrap/>
          </w:tcPr>
          <w:p w14:paraId="6841C63C" w14:textId="77777777" w:rsidR="007C7E58" w:rsidRDefault="007C7E58">
            <w:pPr>
              <w:rPr>
                <w:sz w:val="18"/>
                <w:szCs w:val="18"/>
              </w:rPr>
            </w:pPr>
          </w:p>
        </w:tc>
        <w:tc>
          <w:tcPr>
            <w:tcW w:w="2278" w:type="dxa"/>
            <w:noWrap/>
          </w:tcPr>
          <w:p w14:paraId="3E5EDEE3" w14:textId="19C1386C" w:rsidR="007C7E58" w:rsidRDefault="007C7E58">
            <w:pPr>
              <w:rPr>
                <w:sz w:val="18"/>
                <w:szCs w:val="18"/>
              </w:rPr>
            </w:pPr>
            <w:r>
              <w:rPr>
                <w:sz w:val="18"/>
                <w:szCs w:val="18"/>
              </w:rPr>
              <w:t>Summary for Shipments</w:t>
            </w:r>
          </w:p>
        </w:tc>
        <w:tc>
          <w:tcPr>
            <w:tcW w:w="1219" w:type="dxa"/>
            <w:noWrap/>
          </w:tcPr>
          <w:p w14:paraId="5899844D" w14:textId="249E3BE9" w:rsidR="007C7E58" w:rsidRPr="00E43C4F" w:rsidRDefault="007C7E58">
            <w:pPr>
              <w:rPr>
                <w:sz w:val="18"/>
                <w:szCs w:val="18"/>
              </w:rPr>
            </w:pPr>
            <w:r>
              <w:rPr>
                <w:sz w:val="18"/>
                <w:szCs w:val="18"/>
              </w:rPr>
              <w:t>Yes</w:t>
            </w:r>
          </w:p>
        </w:tc>
        <w:tc>
          <w:tcPr>
            <w:tcW w:w="3523" w:type="dxa"/>
            <w:noWrap/>
          </w:tcPr>
          <w:p w14:paraId="14757603" w14:textId="77777777" w:rsidR="007C7E58" w:rsidRDefault="007C7E58">
            <w:pPr>
              <w:rPr>
                <w:sz w:val="18"/>
                <w:szCs w:val="18"/>
              </w:rPr>
            </w:pPr>
          </w:p>
        </w:tc>
        <w:tc>
          <w:tcPr>
            <w:tcW w:w="613" w:type="dxa"/>
            <w:noWrap/>
          </w:tcPr>
          <w:p w14:paraId="793D041D" w14:textId="77777777" w:rsidR="007C7E58" w:rsidRPr="00792C57" w:rsidRDefault="007C7E58">
            <w:pPr>
              <w:rPr>
                <w:sz w:val="18"/>
                <w:szCs w:val="18"/>
              </w:rPr>
            </w:pPr>
          </w:p>
        </w:tc>
        <w:tc>
          <w:tcPr>
            <w:tcW w:w="952" w:type="dxa"/>
            <w:noWrap/>
          </w:tcPr>
          <w:p w14:paraId="34D3C120" w14:textId="77777777" w:rsidR="007C7E58" w:rsidRPr="00792C57" w:rsidRDefault="007C7E58">
            <w:pPr>
              <w:rPr>
                <w:sz w:val="18"/>
                <w:szCs w:val="18"/>
              </w:rPr>
            </w:pPr>
          </w:p>
        </w:tc>
        <w:tc>
          <w:tcPr>
            <w:tcW w:w="583" w:type="dxa"/>
            <w:noWrap/>
          </w:tcPr>
          <w:p w14:paraId="3AA4B461" w14:textId="77777777" w:rsidR="007C7E58" w:rsidRPr="00792C57" w:rsidRDefault="007C7E58">
            <w:pPr>
              <w:rPr>
                <w:sz w:val="18"/>
                <w:szCs w:val="18"/>
              </w:rPr>
            </w:pPr>
          </w:p>
        </w:tc>
        <w:tc>
          <w:tcPr>
            <w:tcW w:w="583" w:type="dxa"/>
            <w:noWrap/>
          </w:tcPr>
          <w:p w14:paraId="5BA8B937" w14:textId="77777777" w:rsidR="007C7E58" w:rsidRPr="00792C57" w:rsidRDefault="007C7E58">
            <w:pPr>
              <w:rPr>
                <w:sz w:val="18"/>
                <w:szCs w:val="18"/>
              </w:rPr>
            </w:pPr>
          </w:p>
        </w:tc>
      </w:tr>
      <w:tr w:rsidR="007C7E58" w:rsidRPr="00792C57" w14:paraId="1DF7D8EB" w14:textId="77777777" w:rsidTr="00107222">
        <w:trPr>
          <w:cantSplit/>
          <w:trHeight w:val="300"/>
        </w:trPr>
        <w:tc>
          <w:tcPr>
            <w:tcW w:w="1172" w:type="dxa"/>
            <w:noWrap/>
          </w:tcPr>
          <w:p w14:paraId="559F5BA5" w14:textId="77777777" w:rsidR="007C7E58" w:rsidRDefault="007C7E58">
            <w:pPr>
              <w:rPr>
                <w:sz w:val="18"/>
                <w:szCs w:val="18"/>
              </w:rPr>
            </w:pPr>
          </w:p>
        </w:tc>
        <w:tc>
          <w:tcPr>
            <w:tcW w:w="2278" w:type="dxa"/>
            <w:noWrap/>
          </w:tcPr>
          <w:p w14:paraId="5D8BBC52" w14:textId="656D27B8" w:rsidR="007C7E58" w:rsidRDefault="007C7E58">
            <w:pPr>
              <w:rPr>
                <w:sz w:val="18"/>
                <w:szCs w:val="18"/>
              </w:rPr>
            </w:pPr>
            <w:r>
              <w:rPr>
                <w:sz w:val="18"/>
                <w:szCs w:val="18"/>
              </w:rPr>
              <w:t>Include All Outbound Order Lines</w:t>
            </w:r>
          </w:p>
        </w:tc>
        <w:tc>
          <w:tcPr>
            <w:tcW w:w="1219" w:type="dxa"/>
            <w:noWrap/>
          </w:tcPr>
          <w:p w14:paraId="54C47C37" w14:textId="2799A206" w:rsidR="007C7E58" w:rsidRPr="00E43C4F" w:rsidRDefault="007C7E58">
            <w:pPr>
              <w:rPr>
                <w:sz w:val="18"/>
                <w:szCs w:val="18"/>
              </w:rPr>
            </w:pPr>
            <w:r>
              <w:rPr>
                <w:sz w:val="18"/>
                <w:szCs w:val="18"/>
              </w:rPr>
              <w:t>Yes</w:t>
            </w:r>
          </w:p>
        </w:tc>
        <w:tc>
          <w:tcPr>
            <w:tcW w:w="3523" w:type="dxa"/>
            <w:noWrap/>
          </w:tcPr>
          <w:p w14:paraId="10DE2F70" w14:textId="77777777" w:rsidR="007C7E58" w:rsidRDefault="007C7E58">
            <w:pPr>
              <w:rPr>
                <w:sz w:val="18"/>
                <w:szCs w:val="18"/>
              </w:rPr>
            </w:pPr>
          </w:p>
        </w:tc>
        <w:tc>
          <w:tcPr>
            <w:tcW w:w="613" w:type="dxa"/>
            <w:noWrap/>
          </w:tcPr>
          <w:p w14:paraId="36CE8CEB" w14:textId="77777777" w:rsidR="007C7E58" w:rsidRPr="00792C57" w:rsidRDefault="007C7E58">
            <w:pPr>
              <w:rPr>
                <w:sz w:val="18"/>
                <w:szCs w:val="18"/>
              </w:rPr>
            </w:pPr>
          </w:p>
        </w:tc>
        <w:tc>
          <w:tcPr>
            <w:tcW w:w="952" w:type="dxa"/>
            <w:noWrap/>
          </w:tcPr>
          <w:p w14:paraId="2D00D3D0" w14:textId="77777777" w:rsidR="007C7E58" w:rsidRPr="00792C57" w:rsidRDefault="007C7E58">
            <w:pPr>
              <w:rPr>
                <w:sz w:val="18"/>
                <w:szCs w:val="18"/>
              </w:rPr>
            </w:pPr>
          </w:p>
        </w:tc>
        <w:tc>
          <w:tcPr>
            <w:tcW w:w="583" w:type="dxa"/>
            <w:noWrap/>
          </w:tcPr>
          <w:p w14:paraId="13CA8E22" w14:textId="77777777" w:rsidR="007C7E58" w:rsidRPr="00792C57" w:rsidRDefault="007C7E58">
            <w:pPr>
              <w:rPr>
                <w:sz w:val="18"/>
                <w:szCs w:val="18"/>
              </w:rPr>
            </w:pPr>
          </w:p>
        </w:tc>
        <w:tc>
          <w:tcPr>
            <w:tcW w:w="583" w:type="dxa"/>
            <w:noWrap/>
          </w:tcPr>
          <w:p w14:paraId="5CBB7156" w14:textId="77777777" w:rsidR="007C7E58" w:rsidRPr="00792C57" w:rsidRDefault="007C7E58">
            <w:pPr>
              <w:rPr>
                <w:sz w:val="18"/>
                <w:szCs w:val="18"/>
              </w:rPr>
            </w:pPr>
          </w:p>
        </w:tc>
      </w:tr>
      <w:tr w:rsidR="007C7E58" w:rsidRPr="00792C57" w14:paraId="2061ACDB" w14:textId="77777777" w:rsidTr="00107222">
        <w:trPr>
          <w:cantSplit/>
          <w:trHeight w:val="300"/>
        </w:trPr>
        <w:tc>
          <w:tcPr>
            <w:tcW w:w="1172" w:type="dxa"/>
            <w:noWrap/>
          </w:tcPr>
          <w:p w14:paraId="17BF9F10" w14:textId="77777777" w:rsidR="007C7E58" w:rsidRDefault="007C7E58">
            <w:pPr>
              <w:rPr>
                <w:sz w:val="18"/>
                <w:szCs w:val="18"/>
              </w:rPr>
            </w:pPr>
          </w:p>
        </w:tc>
        <w:tc>
          <w:tcPr>
            <w:tcW w:w="2278" w:type="dxa"/>
            <w:noWrap/>
          </w:tcPr>
          <w:p w14:paraId="2D45F3AB" w14:textId="4BE99466" w:rsidR="007C7E58" w:rsidRDefault="007C7E58">
            <w:pPr>
              <w:rPr>
                <w:sz w:val="18"/>
                <w:szCs w:val="18"/>
              </w:rPr>
            </w:pPr>
            <w:r>
              <w:rPr>
                <w:sz w:val="18"/>
                <w:szCs w:val="18"/>
              </w:rPr>
              <w:t>Host Packing List Print</w:t>
            </w:r>
          </w:p>
        </w:tc>
        <w:tc>
          <w:tcPr>
            <w:tcW w:w="1219" w:type="dxa"/>
            <w:noWrap/>
          </w:tcPr>
          <w:p w14:paraId="6FA1AC34" w14:textId="5AEEED30" w:rsidR="007C7E58" w:rsidRPr="00E43C4F" w:rsidRDefault="007C7E58">
            <w:pPr>
              <w:rPr>
                <w:sz w:val="18"/>
                <w:szCs w:val="18"/>
              </w:rPr>
            </w:pPr>
            <w:r>
              <w:rPr>
                <w:sz w:val="18"/>
                <w:szCs w:val="18"/>
              </w:rPr>
              <w:t>No</w:t>
            </w:r>
          </w:p>
        </w:tc>
        <w:tc>
          <w:tcPr>
            <w:tcW w:w="3523" w:type="dxa"/>
            <w:noWrap/>
          </w:tcPr>
          <w:p w14:paraId="285832DD" w14:textId="1B0E2601" w:rsidR="007C7E58" w:rsidRDefault="007C7E58">
            <w:pPr>
              <w:rPr>
                <w:sz w:val="18"/>
                <w:szCs w:val="18"/>
              </w:rPr>
            </w:pPr>
            <w:r>
              <w:rPr>
                <w:sz w:val="18"/>
                <w:szCs w:val="18"/>
              </w:rPr>
              <w:t>?</w:t>
            </w:r>
          </w:p>
        </w:tc>
        <w:tc>
          <w:tcPr>
            <w:tcW w:w="613" w:type="dxa"/>
            <w:noWrap/>
          </w:tcPr>
          <w:p w14:paraId="5AA41862" w14:textId="77777777" w:rsidR="007C7E58" w:rsidRPr="00792C57" w:rsidRDefault="007C7E58">
            <w:pPr>
              <w:rPr>
                <w:sz w:val="18"/>
                <w:szCs w:val="18"/>
              </w:rPr>
            </w:pPr>
          </w:p>
        </w:tc>
        <w:tc>
          <w:tcPr>
            <w:tcW w:w="952" w:type="dxa"/>
            <w:noWrap/>
          </w:tcPr>
          <w:p w14:paraId="6448481B" w14:textId="77777777" w:rsidR="007C7E58" w:rsidRPr="00792C57" w:rsidRDefault="007C7E58">
            <w:pPr>
              <w:rPr>
                <w:sz w:val="18"/>
                <w:szCs w:val="18"/>
              </w:rPr>
            </w:pPr>
          </w:p>
        </w:tc>
        <w:tc>
          <w:tcPr>
            <w:tcW w:w="583" w:type="dxa"/>
            <w:noWrap/>
          </w:tcPr>
          <w:p w14:paraId="44033236" w14:textId="77777777" w:rsidR="007C7E58" w:rsidRPr="00792C57" w:rsidRDefault="007C7E58">
            <w:pPr>
              <w:rPr>
                <w:sz w:val="18"/>
                <w:szCs w:val="18"/>
              </w:rPr>
            </w:pPr>
          </w:p>
        </w:tc>
        <w:tc>
          <w:tcPr>
            <w:tcW w:w="583" w:type="dxa"/>
            <w:noWrap/>
          </w:tcPr>
          <w:p w14:paraId="49AA2BDE" w14:textId="77777777" w:rsidR="007C7E58" w:rsidRPr="00792C57" w:rsidRDefault="007C7E58">
            <w:pPr>
              <w:rPr>
                <w:sz w:val="18"/>
                <w:szCs w:val="18"/>
              </w:rPr>
            </w:pPr>
          </w:p>
        </w:tc>
      </w:tr>
    </w:tbl>
    <w:p w14:paraId="4AA69006" w14:textId="77777777" w:rsidR="00ED74EE" w:rsidRDefault="00ED74EE" w:rsidP="00ED74EE">
      <w:pPr>
        <w:pStyle w:val="Heading1"/>
      </w:pPr>
      <w:bookmarkStart w:id="99" w:name="_Data_ID_Generation"/>
      <w:bookmarkEnd w:id="99"/>
      <w:r>
        <w:t>Data ID Generation</w:t>
      </w:r>
    </w:p>
    <w:p w14:paraId="1EAA0EF7" w14:textId="3DE96224" w:rsidR="003603B4" w:rsidRDefault="003603B4" w:rsidP="003603B4">
      <w:r>
        <w:t xml:space="preserve">Currently using </w:t>
      </w:r>
      <w:r w:rsidR="002B02E9">
        <w:t xml:space="preserve">mostly </w:t>
      </w:r>
      <w:r>
        <w:t xml:space="preserve">default setting supplier by Tecsys. </w:t>
      </w:r>
    </w:p>
    <w:p w14:paraId="531ACDCA" w14:textId="3C738E05" w:rsidR="002D0D54" w:rsidRDefault="002D0D54" w:rsidP="003603B4">
      <w:r>
        <w:t>The exceptions are set up as follows:</w:t>
      </w:r>
    </w:p>
    <w:p w14:paraId="5645524F" w14:textId="7E0EB5F9" w:rsidR="002D0D54" w:rsidRDefault="002D0D54" w:rsidP="003603B4">
      <w:r>
        <w:t xml:space="preserve">Navigate to </w:t>
      </w:r>
      <w:r w:rsidRPr="002D0D54">
        <w:t>Home &gt; Search &gt; Data ID Generation</w:t>
      </w:r>
    </w:p>
    <w:p w14:paraId="15681077" w14:textId="0F477130" w:rsidR="002D0D54" w:rsidRDefault="002D0D54" w:rsidP="003603B4">
      <w:r>
        <w:t>Select Type:</w:t>
      </w:r>
    </w:p>
    <w:p w14:paraId="3D90288A" w14:textId="68899886" w:rsidR="002B02E9" w:rsidRDefault="002D0D54" w:rsidP="003221F6">
      <w:pPr>
        <w:pStyle w:val="ListParagraph"/>
        <w:numPr>
          <w:ilvl w:val="0"/>
          <w:numId w:val="40"/>
        </w:numPr>
      </w:pPr>
      <w:r>
        <w:t>TAG - Tag</w:t>
      </w:r>
      <w:r w:rsidR="002B02E9">
        <w:t xml:space="preserve"> </w:t>
      </w:r>
    </w:p>
    <w:p w14:paraId="3D66DC84" w14:textId="13CE4103" w:rsidR="002B02E9" w:rsidRDefault="002B02E9" w:rsidP="003221F6">
      <w:pPr>
        <w:pStyle w:val="ListParagraph"/>
        <w:numPr>
          <w:ilvl w:val="1"/>
          <w:numId w:val="40"/>
        </w:numPr>
      </w:pPr>
      <w:r>
        <w:t>Set to start with V for Vancouver tags and K for Kamloops tags.</w:t>
      </w:r>
    </w:p>
    <w:p w14:paraId="73C7BC00" w14:textId="701E9D99" w:rsidR="00132D56" w:rsidRDefault="00132D56" w:rsidP="003221F6">
      <w:pPr>
        <w:pStyle w:val="ListParagraph"/>
        <w:numPr>
          <w:ilvl w:val="1"/>
          <w:numId w:val="40"/>
        </w:numPr>
      </w:pPr>
      <w:r>
        <w:t>Start set to 100000</w:t>
      </w:r>
      <w:r w:rsidR="00FD32E0">
        <w:t>00</w:t>
      </w:r>
    </w:p>
    <w:p w14:paraId="50843D11" w14:textId="01AD31C3" w:rsidR="00132D56" w:rsidRDefault="002D0D54" w:rsidP="003221F6">
      <w:pPr>
        <w:pStyle w:val="ListParagraph"/>
        <w:numPr>
          <w:ilvl w:val="0"/>
          <w:numId w:val="40"/>
        </w:numPr>
      </w:pPr>
      <w:r>
        <w:t xml:space="preserve">CONT - </w:t>
      </w:r>
      <w:r w:rsidR="00132D56">
        <w:t>Container</w:t>
      </w:r>
    </w:p>
    <w:p w14:paraId="153617A9" w14:textId="2334C9F1" w:rsidR="00132D56" w:rsidRPr="00841FB3" w:rsidRDefault="00132D56" w:rsidP="003221F6">
      <w:pPr>
        <w:pStyle w:val="ListParagraph"/>
        <w:numPr>
          <w:ilvl w:val="1"/>
          <w:numId w:val="40"/>
        </w:numPr>
      </w:pPr>
      <w:r>
        <w:t>Start set to 100000</w:t>
      </w:r>
      <w:r w:rsidR="00673280">
        <w:t>0</w:t>
      </w:r>
    </w:p>
    <w:p w14:paraId="72F0127D" w14:textId="77777777" w:rsidR="00ED74EE" w:rsidRDefault="00ED74EE" w:rsidP="00ED74EE">
      <w:pPr>
        <w:pStyle w:val="Heading1"/>
      </w:pPr>
      <w:bookmarkStart w:id="100" w:name="_Transaction_History_Purge"/>
      <w:bookmarkStart w:id="101" w:name="_Ref514160251"/>
      <w:bookmarkEnd w:id="100"/>
      <w:r>
        <w:lastRenderedPageBreak/>
        <w:t>Transaction History Purge</w:t>
      </w:r>
      <w:bookmarkEnd w:id="101"/>
      <w:r>
        <w:t xml:space="preserve"> </w:t>
      </w:r>
    </w:p>
    <w:p w14:paraId="5C17F906" w14:textId="48A1D41C" w:rsidR="00841FB3" w:rsidRDefault="00764231" w:rsidP="00764231">
      <w:r>
        <w:t xml:space="preserve">As per SR# </w:t>
      </w:r>
      <w:r w:rsidRPr="00764231">
        <w:t>4.1.BR.6.SR64.4</w:t>
      </w:r>
      <w:r>
        <w:t xml:space="preserve"> to meet the government regulations for the transaction history retention Cognos software will be used. This software should be able to extract data on the daily basis. This makes Transactions retention configuration in Tecsys only dependant on operational requirements. As per above considerations the transactions retention periods in Tecsys are set up in the following way:</w:t>
      </w:r>
    </w:p>
    <w:p w14:paraId="21FB1D1B" w14:textId="77777777" w:rsidR="00764231" w:rsidRDefault="00764231" w:rsidP="00841FB3"/>
    <w:tbl>
      <w:tblPr>
        <w:tblW w:w="4747" w:type="pct"/>
        <w:tblLayout w:type="fixed"/>
        <w:tblLook w:val="04A0" w:firstRow="1" w:lastRow="0" w:firstColumn="1" w:lastColumn="0" w:noHBand="0" w:noVBand="1"/>
      </w:tblPr>
      <w:tblGrid>
        <w:gridCol w:w="1458"/>
        <w:gridCol w:w="1506"/>
        <w:gridCol w:w="4696"/>
        <w:gridCol w:w="2799"/>
      </w:tblGrid>
      <w:tr w:rsidR="00764231" w:rsidRPr="00764231" w14:paraId="623313BA" w14:textId="77777777" w:rsidTr="00764231">
        <w:trPr>
          <w:trHeight w:val="600"/>
        </w:trPr>
        <w:tc>
          <w:tcPr>
            <w:tcW w:w="697" w:type="pct"/>
            <w:tcBorders>
              <w:top w:val="single" w:sz="4" w:space="0" w:color="4F81BD"/>
              <w:left w:val="nil"/>
              <w:bottom w:val="single" w:sz="4" w:space="0" w:color="4F81BD"/>
              <w:right w:val="nil"/>
            </w:tcBorders>
            <w:shd w:val="clear" w:color="auto" w:fill="auto"/>
            <w:noWrap/>
            <w:vAlign w:val="bottom"/>
            <w:hideMark/>
          </w:tcPr>
          <w:p w14:paraId="299A53F5" w14:textId="5027DA71" w:rsidR="00764231" w:rsidRPr="00764231" w:rsidRDefault="00764231" w:rsidP="00764231">
            <w:pPr>
              <w:spacing w:after="0" w:line="240" w:lineRule="auto"/>
              <w:jc w:val="center"/>
              <w:rPr>
                <w:rFonts w:ascii="Calibri" w:eastAsia="Times New Roman" w:hAnsi="Calibri" w:cs="Times New Roman"/>
                <w:b/>
                <w:bCs/>
                <w:color w:val="000080"/>
                <w:sz w:val="22"/>
                <w:szCs w:val="22"/>
                <w:lang w:eastAsia="en-CA"/>
              </w:rPr>
            </w:pPr>
            <w:r>
              <w:rPr>
                <w:rFonts w:ascii="Calibri" w:eastAsia="Times New Roman" w:hAnsi="Calibri" w:cs="Times New Roman"/>
                <w:b/>
                <w:bCs/>
                <w:noProof/>
                <w:color w:val="000080"/>
                <w:sz w:val="22"/>
                <w:szCs w:val="22"/>
                <w:lang w:val="en-US"/>
              </w:rPr>
              <mc:AlternateContent>
                <mc:Choice Requires="wps">
                  <w:drawing>
                    <wp:anchor distT="0" distB="0" distL="114300" distR="114300" simplePos="0" relativeHeight="251662891" behindDoc="0" locked="0" layoutInCell="1" allowOverlap="1" wp14:anchorId="743ED5BB" wp14:editId="011CFD23">
                      <wp:simplePos x="0" y="0"/>
                      <wp:positionH relativeFrom="column">
                        <wp:posOffset>0</wp:posOffset>
                      </wp:positionH>
                      <wp:positionV relativeFrom="paragraph">
                        <wp:posOffset>0</wp:posOffset>
                      </wp:positionV>
                      <wp:extent cx="11734800" cy="9734550"/>
                      <wp:effectExtent l="0" t="0" r="0" b="0"/>
                      <wp:wrapNone/>
                      <wp:docPr id="37" name="Text Box 3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9525000" cy="9525000"/>
                              </a:xfrm>
                              <a:prstGeom prst="rect">
                                <a:avLst/>
                              </a:prstGeom>
                              <a:solidFill>
                                <a:srgbClr val="FFFFFF"/>
                              </a:solidFill>
                              <a:ln w="952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B9162C" id="_x0000_t202" coordsize="21600,21600" o:spt="202" path="m,l,21600r21600,l21600,xe">
                      <v:stroke joinstyle="miter"/>
                      <v:path gradientshapeok="t" o:connecttype="rect"/>
                    </v:shapetype>
                    <v:shape id="Text Box 37" o:spid="_x0000_s1026" type="#_x0000_t202" style="position:absolute;margin-left:0;margin-top:0;width:924pt;height:766.5pt;z-index:25166289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">
                      <o:lock v:ext="edit" selection="t"/>
                    </v:shape>
                  </w:pict>
                </mc:Fallback>
              </mc:AlternateContent>
            </w:r>
            <w:bookmarkStart w:id="102" w:name="RANGE!A2:E78"/>
            <w:r w:rsidRPr="00764231">
              <w:rPr>
                <w:rFonts w:ascii="Calibri" w:eastAsia="Times New Roman" w:hAnsi="Calibri" w:cs="Times New Roman"/>
                <w:b/>
                <w:bCs/>
                <w:color w:val="000080"/>
                <w:sz w:val="22"/>
                <w:szCs w:val="22"/>
                <w:lang w:eastAsia="en-CA"/>
              </w:rPr>
              <w:t>Warehouse</w:t>
            </w:r>
            <w:bookmarkEnd w:id="102"/>
          </w:p>
        </w:tc>
        <w:tc>
          <w:tcPr>
            <w:tcW w:w="720" w:type="pct"/>
            <w:tcBorders>
              <w:top w:val="single" w:sz="4" w:space="0" w:color="4F81BD"/>
              <w:left w:val="nil"/>
              <w:bottom w:val="single" w:sz="4" w:space="0" w:color="4F81BD"/>
              <w:right w:val="nil"/>
            </w:tcBorders>
            <w:shd w:val="clear" w:color="auto" w:fill="auto"/>
            <w:noWrap/>
            <w:vAlign w:val="bottom"/>
            <w:hideMark/>
          </w:tcPr>
          <w:p w14:paraId="20939C92" w14:textId="77777777" w:rsidR="00764231" w:rsidRPr="00764231" w:rsidRDefault="00764231" w:rsidP="00764231">
            <w:pPr>
              <w:spacing w:after="0" w:line="240" w:lineRule="auto"/>
              <w:jc w:val="center"/>
              <w:rPr>
                <w:rFonts w:ascii="Calibri" w:eastAsia="Times New Roman" w:hAnsi="Calibri" w:cs="Times New Roman"/>
                <w:b/>
                <w:bCs/>
                <w:color w:val="000080"/>
                <w:sz w:val="22"/>
                <w:szCs w:val="22"/>
                <w:lang w:eastAsia="en-CA"/>
              </w:rPr>
            </w:pPr>
            <w:r w:rsidRPr="00764231">
              <w:rPr>
                <w:rFonts w:ascii="Calibri" w:eastAsia="Times New Roman" w:hAnsi="Calibri" w:cs="Times New Roman"/>
                <w:b/>
                <w:bCs/>
                <w:color w:val="000080"/>
                <w:sz w:val="22"/>
                <w:szCs w:val="22"/>
                <w:lang w:eastAsia="en-CA"/>
              </w:rPr>
              <w:t>Purge Task Code</w:t>
            </w:r>
          </w:p>
        </w:tc>
        <w:tc>
          <w:tcPr>
            <w:tcW w:w="2245" w:type="pct"/>
            <w:tcBorders>
              <w:top w:val="single" w:sz="4" w:space="0" w:color="4F81BD"/>
              <w:left w:val="nil"/>
              <w:bottom w:val="single" w:sz="4" w:space="0" w:color="4F81BD"/>
              <w:right w:val="nil"/>
            </w:tcBorders>
            <w:shd w:val="clear" w:color="auto" w:fill="auto"/>
            <w:noWrap/>
            <w:vAlign w:val="bottom"/>
            <w:hideMark/>
          </w:tcPr>
          <w:p w14:paraId="0E93CD45" w14:textId="77777777" w:rsidR="00764231" w:rsidRPr="00764231" w:rsidRDefault="00764231" w:rsidP="00764231">
            <w:pPr>
              <w:spacing w:after="0" w:line="240" w:lineRule="auto"/>
              <w:jc w:val="center"/>
              <w:rPr>
                <w:rFonts w:ascii="Calibri" w:eastAsia="Times New Roman" w:hAnsi="Calibri" w:cs="Times New Roman"/>
                <w:b/>
                <w:bCs/>
                <w:sz w:val="22"/>
                <w:szCs w:val="22"/>
                <w:lang w:eastAsia="en-CA"/>
              </w:rPr>
            </w:pPr>
            <w:r w:rsidRPr="00764231">
              <w:rPr>
                <w:rFonts w:ascii="Calibri" w:eastAsia="Times New Roman" w:hAnsi="Calibri" w:cs="Times New Roman"/>
                <w:b/>
                <w:bCs/>
                <w:sz w:val="22"/>
                <w:szCs w:val="22"/>
                <w:lang w:eastAsia="en-CA"/>
              </w:rPr>
              <w:t>Task Description</w:t>
            </w:r>
          </w:p>
        </w:tc>
        <w:tc>
          <w:tcPr>
            <w:tcW w:w="1338" w:type="pct"/>
            <w:tcBorders>
              <w:top w:val="single" w:sz="4" w:space="0" w:color="4F81BD"/>
              <w:left w:val="nil"/>
              <w:bottom w:val="single" w:sz="4" w:space="0" w:color="4F81BD"/>
              <w:right w:val="nil"/>
            </w:tcBorders>
            <w:shd w:val="clear" w:color="auto" w:fill="auto"/>
            <w:noWrap/>
            <w:vAlign w:val="bottom"/>
            <w:hideMark/>
          </w:tcPr>
          <w:p w14:paraId="57368903" w14:textId="77777777" w:rsidR="00764231" w:rsidRPr="00764231" w:rsidRDefault="00764231" w:rsidP="00764231">
            <w:pPr>
              <w:spacing w:after="0" w:line="240" w:lineRule="auto"/>
              <w:jc w:val="center"/>
              <w:rPr>
                <w:rFonts w:ascii="Calibri" w:eastAsia="Times New Roman" w:hAnsi="Calibri" w:cs="Times New Roman"/>
                <w:b/>
                <w:bCs/>
                <w:sz w:val="22"/>
                <w:szCs w:val="22"/>
                <w:lang w:eastAsia="en-CA"/>
              </w:rPr>
            </w:pPr>
            <w:r w:rsidRPr="00764231">
              <w:rPr>
                <w:rFonts w:ascii="Calibri" w:eastAsia="Times New Roman" w:hAnsi="Calibri" w:cs="Times New Roman"/>
                <w:b/>
                <w:bCs/>
                <w:sz w:val="22"/>
                <w:szCs w:val="22"/>
                <w:lang w:eastAsia="en-CA"/>
              </w:rPr>
              <w:t>Maximum Number of History Days</w:t>
            </w:r>
          </w:p>
        </w:tc>
      </w:tr>
      <w:tr w:rsidR="00764231" w:rsidRPr="00764231" w14:paraId="45B0F87C" w14:textId="77777777" w:rsidTr="00764231">
        <w:trPr>
          <w:trHeight w:val="300"/>
        </w:trPr>
        <w:tc>
          <w:tcPr>
            <w:tcW w:w="697" w:type="pct"/>
            <w:tcBorders>
              <w:top w:val="nil"/>
              <w:left w:val="nil"/>
              <w:bottom w:val="nil"/>
              <w:right w:val="nil"/>
            </w:tcBorders>
            <w:shd w:val="clear" w:color="DCE6F1" w:fill="DCE6F1"/>
            <w:noWrap/>
            <w:vAlign w:val="bottom"/>
            <w:hideMark/>
          </w:tcPr>
          <w:p w14:paraId="5C88A607"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0156441F"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ADJ</w:t>
            </w:r>
          </w:p>
        </w:tc>
        <w:tc>
          <w:tcPr>
            <w:tcW w:w="2245" w:type="pct"/>
            <w:tcBorders>
              <w:top w:val="nil"/>
              <w:left w:val="nil"/>
              <w:bottom w:val="nil"/>
              <w:right w:val="nil"/>
            </w:tcBorders>
            <w:shd w:val="clear" w:color="DCE6F1" w:fill="DCE6F1"/>
            <w:noWrap/>
            <w:vAlign w:val="bottom"/>
            <w:hideMark/>
          </w:tcPr>
          <w:p w14:paraId="7C10E4DB"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Inventory Adjustment</w:t>
            </w:r>
          </w:p>
        </w:tc>
        <w:tc>
          <w:tcPr>
            <w:tcW w:w="1338" w:type="pct"/>
            <w:tcBorders>
              <w:top w:val="nil"/>
              <w:left w:val="nil"/>
              <w:bottom w:val="nil"/>
              <w:right w:val="nil"/>
            </w:tcBorders>
            <w:shd w:val="clear" w:color="DCE6F1" w:fill="DCE6F1"/>
            <w:noWrap/>
            <w:vAlign w:val="bottom"/>
            <w:hideMark/>
          </w:tcPr>
          <w:p w14:paraId="2F28A78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647CC994" w14:textId="77777777" w:rsidTr="00764231">
        <w:trPr>
          <w:trHeight w:val="300"/>
        </w:trPr>
        <w:tc>
          <w:tcPr>
            <w:tcW w:w="697" w:type="pct"/>
            <w:tcBorders>
              <w:top w:val="nil"/>
              <w:left w:val="nil"/>
              <w:bottom w:val="nil"/>
              <w:right w:val="nil"/>
            </w:tcBorders>
            <w:shd w:val="clear" w:color="auto" w:fill="auto"/>
            <w:noWrap/>
            <w:vAlign w:val="bottom"/>
            <w:hideMark/>
          </w:tcPr>
          <w:p w14:paraId="3139773A"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049FBF2B"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ASN</w:t>
            </w:r>
          </w:p>
        </w:tc>
        <w:tc>
          <w:tcPr>
            <w:tcW w:w="2245" w:type="pct"/>
            <w:tcBorders>
              <w:top w:val="nil"/>
              <w:left w:val="nil"/>
              <w:bottom w:val="nil"/>
              <w:right w:val="nil"/>
            </w:tcBorders>
            <w:shd w:val="clear" w:color="auto" w:fill="auto"/>
            <w:noWrap/>
            <w:vAlign w:val="bottom"/>
            <w:hideMark/>
          </w:tcPr>
          <w:p w14:paraId="5D79BBA7"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ASN SHIPPED CONTAINERS</w:t>
            </w:r>
          </w:p>
        </w:tc>
        <w:tc>
          <w:tcPr>
            <w:tcW w:w="1338" w:type="pct"/>
            <w:tcBorders>
              <w:top w:val="nil"/>
              <w:left w:val="nil"/>
              <w:bottom w:val="nil"/>
              <w:right w:val="nil"/>
            </w:tcBorders>
            <w:shd w:val="clear" w:color="auto" w:fill="auto"/>
            <w:noWrap/>
            <w:vAlign w:val="bottom"/>
            <w:hideMark/>
          </w:tcPr>
          <w:p w14:paraId="2220EEFB"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7F6204C5" w14:textId="77777777" w:rsidTr="00764231">
        <w:trPr>
          <w:trHeight w:val="300"/>
        </w:trPr>
        <w:tc>
          <w:tcPr>
            <w:tcW w:w="697" w:type="pct"/>
            <w:tcBorders>
              <w:top w:val="nil"/>
              <w:left w:val="nil"/>
              <w:bottom w:val="nil"/>
              <w:right w:val="nil"/>
            </w:tcBorders>
            <w:shd w:val="clear" w:color="DCE6F1" w:fill="DCE6F1"/>
            <w:noWrap/>
            <w:vAlign w:val="bottom"/>
            <w:hideMark/>
          </w:tcPr>
          <w:p w14:paraId="224E2E06"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2C486E4D"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AUTO</w:t>
            </w:r>
          </w:p>
        </w:tc>
        <w:tc>
          <w:tcPr>
            <w:tcW w:w="2245" w:type="pct"/>
            <w:tcBorders>
              <w:top w:val="nil"/>
              <w:left w:val="nil"/>
              <w:bottom w:val="nil"/>
              <w:right w:val="nil"/>
            </w:tcBorders>
            <w:shd w:val="clear" w:color="DCE6F1" w:fill="DCE6F1"/>
            <w:noWrap/>
            <w:vAlign w:val="bottom"/>
            <w:hideMark/>
          </w:tcPr>
          <w:p w14:paraId="62414D0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System-Generated Wave</w:t>
            </w:r>
          </w:p>
        </w:tc>
        <w:tc>
          <w:tcPr>
            <w:tcW w:w="1338" w:type="pct"/>
            <w:tcBorders>
              <w:top w:val="nil"/>
              <w:left w:val="nil"/>
              <w:bottom w:val="nil"/>
              <w:right w:val="nil"/>
            </w:tcBorders>
            <w:shd w:val="clear" w:color="DCE6F1" w:fill="DCE6F1"/>
            <w:noWrap/>
            <w:vAlign w:val="bottom"/>
            <w:hideMark/>
          </w:tcPr>
          <w:p w14:paraId="7E362CC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389EC9D4" w14:textId="77777777" w:rsidTr="00764231">
        <w:trPr>
          <w:trHeight w:val="300"/>
        </w:trPr>
        <w:tc>
          <w:tcPr>
            <w:tcW w:w="697" w:type="pct"/>
            <w:tcBorders>
              <w:top w:val="nil"/>
              <w:left w:val="nil"/>
              <w:bottom w:val="nil"/>
              <w:right w:val="nil"/>
            </w:tcBorders>
            <w:shd w:val="clear" w:color="auto" w:fill="auto"/>
            <w:noWrap/>
            <w:vAlign w:val="bottom"/>
            <w:hideMark/>
          </w:tcPr>
          <w:p w14:paraId="6E5DF845"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260A4EE7"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CADJ</w:t>
            </w:r>
          </w:p>
        </w:tc>
        <w:tc>
          <w:tcPr>
            <w:tcW w:w="2245" w:type="pct"/>
            <w:tcBorders>
              <w:top w:val="nil"/>
              <w:left w:val="nil"/>
              <w:bottom w:val="nil"/>
              <w:right w:val="nil"/>
            </w:tcBorders>
            <w:shd w:val="clear" w:color="auto" w:fill="auto"/>
            <w:noWrap/>
            <w:vAlign w:val="bottom"/>
            <w:hideMark/>
          </w:tcPr>
          <w:p w14:paraId="2ED70A28"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CYCLE COUNT ADJUSTMENT</w:t>
            </w:r>
          </w:p>
        </w:tc>
        <w:tc>
          <w:tcPr>
            <w:tcW w:w="1338" w:type="pct"/>
            <w:tcBorders>
              <w:top w:val="nil"/>
              <w:left w:val="nil"/>
              <w:bottom w:val="nil"/>
              <w:right w:val="nil"/>
            </w:tcBorders>
            <w:shd w:val="clear" w:color="auto" w:fill="auto"/>
            <w:noWrap/>
            <w:vAlign w:val="bottom"/>
            <w:hideMark/>
          </w:tcPr>
          <w:p w14:paraId="0AAD623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3FB706F6" w14:textId="77777777" w:rsidTr="00764231">
        <w:trPr>
          <w:trHeight w:val="300"/>
        </w:trPr>
        <w:tc>
          <w:tcPr>
            <w:tcW w:w="697" w:type="pct"/>
            <w:tcBorders>
              <w:top w:val="nil"/>
              <w:left w:val="nil"/>
              <w:bottom w:val="nil"/>
              <w:right w:val="nil"/>
            </w:tcBorders>
            <w:shd w:val="clear" w:color="DCE6F1" w:fill="DCE6F1"/>
            <w:noWrap/>
            <w:vAlign w:val="bottom"/>
            <w:hideMark/>
          </w:tcPr>
          <w:p w14:paraId="3EB193AC"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3D7AF62A"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CAN</w:t>
            </w:r>
          </w:p>
        </w:tc>
        <w:tc>
          <w:tcPr>
            <w:tcW w:w="2245" w:type="pct"/>
            <w:tcBorders>
              <w:top w:val="nil"/>
              <w:left w:val="nil"/>
              <w:bottom w:val="nil"/>
              <w:right w:val="nil"/>
            </w:tcBorders>
            <w:shd w:val="clear" w:color="DCE6F1" w:fill="DCE6F1"/>
            <w:noWrap/>
            <w:vAlign w:val="bottom"/>
            <w:hideMark/>
          </w:tcPr>
          <w:p w14:paraId="60C5DB14"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ORDER CANCEL</w:t>
            </w:r>
          </w:p>
        </w:tc>
        <w:tc>
          <w:tcPr>
            <w:tcW w:w="1338" w:type="pct"/>
            <w:tcBorders>
              <w:top w:val="nil"/>
              <w:left w:val="nil"/>
              <w:bottom w:val="nil"/>
              <w:right w:val="nil"/>
            </w:tcBorders>
            <w:shd w:val="clear" w:color="DCE6F1" w:fill="DCE6F1"/>
            <w:noWrap/>
            <w:vAlign w:val="bottom"/>
            <w:hideMark/>
          </w:tcPr>
          <w:p w14:paraId="217279CA"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67ACE05D" w14:textId="77777777" w:rsidTr="00764231">
        <w:trPr>
          <w:trHeight w:val="300"/>
        </w:trPr>
        <w:tc>
          <w:tcPr>
            <w:tcW w:w="697" w:type="pct"/>
            <w:tcBorders>
              <w:top w:val="nil"/>
              <w:left w:val="nil"/>
              <w:bottom w:val="nil"/>
              <w:right w:val="nil"/>
            </w:tcBorders>
            <w:shd w:val="clear" w:color="auto" w:fill="auto"/>
            <w:noWrap/>
            <w:vAlign w:val="bottom"/>
            <w:hideMark/>
          </w:tcPr>
          <w:p w14:paraId="6B92D74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7B594BFA"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CBLD</w:t>
            </w:r>
          </w:p>
        </w:tc>
        <w:tc>
          <w:tcPr>
            <w:tcW w:w="2245" w:type="pct"/>
            <w:tcBorders>
              <w:top w:val="nil"/>
              <w:left w:val="nil"/>
              <w:bottom w:val="nil"/>
              <w:right w:val="nil"/>
            </w:tcBorders>
            <w:shd w:val="clear" w:color="auto" w:fill="auto"/>
            <w:noWrap/>
            <w:vAlign w:val="bottom"/>
            <w:hideMark/>
          </w:tcPr>
          <w:p w14:paraId="3459D7F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CONTAINER BUILD</w:t>
            </w:r>
          </w:p>
        </w:tc>
        <w:tc>
          <w:tcPr>
            <w:tcW w:w="1338" w:type="pct"/>
            <w:tcBorders>
              <w:top w:val="nil"/>
              <w:left w:val="nil"/>
              <w:bottom w:val="nil"/>
              <w:right w:val="nil"/>
            </w:tcBorders>
            <w:shd w:val="clear" w:color="auto" w:fill="auto"/>
            <w:noWrap/>
            <w:vAlign w:val="bottom"/>
            <w:hideMark/>
          </w:tcPr>
          <w:p w14:paraId="75C02734"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90726C8" w14:textId="77777777" w:rsidTr="00764231">
        <w:trPr>
          <w:trHeight w:val="300"/>
        </w:trPr>
        <w:tc>
          <w:tcPr>
            <w:tcW w:w="697" w:type="pct"/>
            <w:tcBorders>
              <w:top w:val="nil"/>
              <w:left w:val="nil"/>
              <w:bottom w:val="nil"/>
              <w:right w:val="nil"/>
            </w:tcBorders>
            <w:shd w:val="clear" w:color="DCE6F1" w:fill="DCE6F1"/>
            <w:noWrap/>
            <w:vAlign w:val="bottom"/>
            <w:hideMark/>
          </w:tcPr>
          <w:p w14:paraId="6E282DF8"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1678694C"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CCAN</w:t>
            </w:r>
          </w:p>
        </w:tc>
        <w:tc>
          <w:tcPr>
            <w:tcW w:w="2245" w:type="pct"/>
            <w:tcBorders>
              <w:top w:val="nil"/>
              <w:left w:val="nil"/>
              <w:bottom w:val="nil"/>
              <w:right w:val="nil"/>
            </w:tcBorders>
            <w:shd w:val="clear" w:color="DCE6F1" w:fill="DCE6F1"/>
            <w:noWrap/>
            <w:vAlign w:val="bottom"/>
            <w:hideMark/>
          </w:tcPr>
          <w:p w14:paraId="6BA5377C"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CYCLE COUNT ORDER CANCEL</w:t>
            </w:r>
          </w:p>
        </w:tc>
        <w:tc>
          <w:tcPr>
            <w:tcW w:w="1338" w:type="pct"/>
            <w:tcBorders>
              <w:top w:val="nil"/>
              <w:left w:val="nil"/>
              <w:bottom w:val="nil"/>
              <w:right w:val="nil"/>
            </w:tcBorders>
            <w:shd w:val="clear" w:color="DCE6F1" w:fill="DCE6F1"/>
            <w:noWrap/>
            <w:vAlign w:val="bottom"/>
            <w:hideMark/>
          </w:tcPr>
          <w:p w14:paraId="3C4E75BA"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1A5043E8" w14:textId="77777777" w:rsidTr="00764231">
        <w:trPr>
          <w:trHeight w:val="300"/>
        </w:trPr>
        <w:tc>
          <w:tcPr>
            <w:tcW w:w="697" w:type="pct"/>
            <w:tcBorders>
              <w:top w:val="nil"/>
              <w:left w:val="nil"/>
              <w:bottom w:val="nil"/>
              <w:right w:val="nil"/>
            </w:tcBorders>
            <w:shd w:val="clear" w:color="auto" w:fill="auto"/>
            <w:noWrap/>
            <w:vAlign w:val="bottom"/>
            <w:hideMark/>
          </w:tcPr>
          <w:p w14:paraId="126781B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27E78EF7"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CEXA</w:t>
            </w:r>
          </w:p>
        </w:tc>
        <w:tc>
          <w:tcPr>
            <w:tcW w:w="2245" w:type="pct"/>
            <w:tcBorders>
              <w:top w:val="nil"/>
              <w:left w:val="nil"/>
              <w:bottom w:val="nil"/>
              <w:right w:val="nil"/>
            </w:tcBorders>
            <w:shd w:val="clear" w:color="auto" w:fill="auto"/>
            <w:noWrap/>
            <w:vAlign w:val="bottom"/>
            <w:hideMark/>
          </w:tcPr>
          <w:p w14:paraId="18BED2B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Cycle Count Exception Approved</w:t>
            </w:r>
          </w:p>
        </w:tc>
        <w:tc>
          <w:tcPr>
            <w:tcW w:w="1338" w:type="pct"/>
            <w:tcBorders>
              <w:top w:val="nil"/>
              <w:left w:val="nil"/>
              <w:bottom w:val="nil"/>
              <w:right w:val="nil"/>
            </w:tcBorders>
            <w:shd w:val="clear" w:color="auto" w:fill="auto"/>
            <w:noWrap/>
            <w:vAlign w:val="bottom"/>
            <w:hideMark/>
          </w:tcPr>
          <w:p w14:paraId="6BA7AACC"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33424C20" w14:textId="77777777" w:rsidTr="00764231">
        <w:trPr>
          <w:trHeight w:val="300"/>
        </w:trPr>
        <w:tc>
          <w:tcPr>
            <w:tcW w:w="697" w:type="pct"/>
            <w:tcBorders>
              <w:top w:val="nil"/>
              <w:left w:val="nil"/>
              <w:bottom w:val="nil"/>
              <w:right w:val="nil"/>
            </w:tcBorders>
            <w:shd w:val="clear" w:color="DCE6F1" w:fill="DCE6F1"/>
            <w:noWrap/>
            <w:vAlign w:val="bottom"/>
            <w:hideMark/>
          </w:tcPr>
          <w:p w14:paraId="1449CF0F"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6E9939A1"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CEXC</w:t>
            </w:r>
          </w:p>
        </w:tc>
        <w:tc>
          <w:tcPr>
            <w:tcW w:w="2245" w:type="pct"/>
            <w:tcBorders>
              <w:top w:val="nil"/>
              <w:left w:val="nil"/>
              <w:bottom w:val="nil"/>
              <w:right w:val="nil"/>
            </w:tcBorders>
            <w:shd w:val="clear" w:color="DCE6F1" w:fill="DCE6F1"/>
            <w:noWrap/>
            <w:vAlign w:val="bottom"/>
            <w:hideMark/>
          </w:tcPr>
          <w:p w14:paraId="743D1646"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Cycle Count Exception Recounted</w:t>
            </w:r>
          </w:p>
        </w:tc>
        <w:tc>
          <w:tcPr>
            <w:tcW w:w="1338" w:type="pct"/>
            <w:tcBorders>
              <w:top w:val="nil"/>
              <w:left w:val="nil"/>
              <w:bottom w:val="nil"/>
              <w:right w:val="nil"/>
            </w:tcBorders>
            <w:shd w:val="clear" w:color="DCE6F1" w:fill="DCE6F1"/>
            <w:noWrap/>
            <w:vAlign w:val="bottom"/>
            <w:hideMark/>
          </w:tcPr>
          <w:p w14:paraId="668C666D"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664934D2" w14:textId="77777777" w:rsidTr="00764231">
        <w:trPr>
          <w:trHeight w:val="300"/>
        </w:trPr>
        <w:tc>
          <w:tcPr>
            <w:tcW w:w="697" w:type="pct"/>
            <w:tcBorders>
              <w:top w:val="nil"/>
              <w:left w:val="nil"/>
              <w:bottom w:val="nil"/>
              <w:right w:val="nil"/>
            </w:tcBorders>
            <w:shd w:val="clear" w:color="auto" w:fill="auto"/>
            <w:noWrap/>
            <w:vAlign w:val="bottom"/>
            <w:hideMark/>
          </w:tcPr>
          <w:p w14:paraId="116F2A0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70AB8C61"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CEXP</w:t>
            </w:r>
          </w:p>
        </w:tc>
        <w:tc>
          <w:tcPr>
            <w:tcW w:w="2245" w:type="pct"/>
            <w:tcBorders>
              <w:top w:val="nil"/>
              <w:left w:val="nil"/>
              <w:bottom w:val="nil"/>
              <w:right w:val="nil"/>
            </w:tcBorders>
            <w:shd w:val="clear" w:color="auto" w:fill="auto"/>
            <w:noWrap/>
            <w:vAlign w:val="bottom"/>
            <w:hideMark/>
          </w:tcPr>
          <w:p w14:paraId="19456B76"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CYCLE COUNT EXCEPTION</w:t>
            </w:r>
          </w:p>
        </w:tc>
        <w:tc>
          <w:tcPr>
            <w:tcW w:w="1338" w:type="pct"/>
            <w:tcBorders>
              <w:top w:val="nil"/>
              <w:left w:val="nil"/>
              <w:bottom w:val="nil"/>
              <w:right w:val="nil"/>
            </w:tcBorders>
            <w:shd w:val="clear" w:color="auto" w:fill="auto"/>
            <w:noWrap/>
            <w:vAlign w:val="bottom"/>
            <w:hideMark/>
          </w:tcPr>
          <w:p w14:paraId="17384F5C"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8A10594" w14:textId="77777777" w:rsidTr="00764231">
        <w:trPr>
          <w:trHeight w:val="300"/>
        </w:trPr>
        <w:tc>
          <w:tcPr>
            <w:tcW w:w="697" w:type="pct"/>
            <w:tcBorders>
              <w:top w:val="nil"/>
              <w:left w:val="nil"/>
              <w:bottom w:val="nil"/>
              <w:right w:val="nil"/>
            </w:tcBorders>
            <w:shd w:val="clear" w:color="DCE6F1" w:fill="DCE6F1"/>
            <w:noWrap/>
            <w:vAlign w:val="bottom"/>
            <w:hideMark/>
          </w:tcPr>
          <w:p w14:paraId="217C5BBA"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3AD7A8CA"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CEXR</w:t>
            </w:r>
          </w:p>
        </w:tc>
        <w:tc>
          <w:tcPr>
            <w:tcW w:w="2245" w:type="pct"/>
            <w:tcBorders>
              <w:top w:val="nil"/>
              <w:left w:val="nil"/>
              <w:bottom w:val="nil"/>
              <w:right w:val="nil"/>
            </w:tcBorders>
            <w:shd w:val="clear" w:color="DCE6F1" w:fill="DCE6F1"/>
            <w:noWrap/>
            <w:vAlign w:val="bottom"/>
            <w:hideMark/>
          </w:tcPr>
          <w:p w14:paraId="237ADE75"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Cycle Count Exception Rejected</w:t>
            </w:r>
          </w:p>
        </w:tc>
        <w:tc>
          <w:tcPr>
            <w:tcW w:w="1338" w:type="pct"/>
            <w:tcBorders>
              <w:top w:val="nil"/>
              <w:left w:val="nil"/>
              <w:bottom w:val="nil"/>
              <w:right w:val="nil"/>
            </w:tcBorders>
            <w:shd w:val="clear" w:color="DCE6F1" w:fill="DCE6F1"/>
            <w:noWrap/>
            <w:vAlign w:val="bottom"/>
            <w:hideMark/>
          </w:tcPr>
          <w:p w14:paraId="3BB4F829"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0C231D3D" w14:textId="77777777" w:rsidTr="00764231">
        <w:trPr>
          <w:trHeight w:val="300"/>
        </w:trPr>
        <w:tc>
          <w:tcPr>
            <w:tcW w:w="697" w:type="pct"/>
            <w:tcBorders>
              <w:top w:val="nil"/>
              <w:left w:val="nil"/>
              <w:bottom w:val="nil"/>
              <w:right w:val="nil"/>
            </w:tcBorders>
            <w:shd w:val="clear" w:color="auto" w:fill="auto"/>
            <w:noWrap/>
            <w:vAlign w:val="bottom"/>
            <w:hideMark/>
          </w:tcPr>
          <w:p w14:paraId="445FB996"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275F7986"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CEXW</w:t>
            </w:r>
          </w:p>
        </w:tc>
        <w:tc>
          <w:tcPr>
            <w:tcW w:w="2245" w:type="pct"/>
            <w:tcBorders>
              <w:top w:val="nil"/>
              <w:left w:val="nil"/>
              <w:bottom w:val="nil"/>
              <w:right w:val="nil"/>
            </w:tcBorders>
            <w:shd w:val="clear" w:color="auto" w:fill="auto"/>
            <w:noWrap/>
            <w:vAlign w:val="bottom"/>
            <w:hideMark/>
          </w:tcPr>
          <w:p w14:paraId="039CDAB0"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Cycle Count Exception Waiting Approval</w:t>
            </w:r>
          </w:p>
        </w:tc>
        <w:tc>
          <w:tcPr>
            <w:tcW w:w="1338" w:type="pct"/>
            <w:tcBorders>
              <w:top w:val="nil"/>
              <w:left w:val="nil"/>
              <w:bottom w:val="nil"/>
              <w:right w:val="nil"/>
            </w:tcBorders>
            <w:shd w:val="clear" w:color="auto" w:fill="auto"/>
            <w:noWrap/>
            <w:vAlign w:val="bottom"/>
            <w:hideMark/>
          </w:tcPr>
          <w:p w14:paraId="337E377A"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3053F168" w14:textId="77777777" w:rsidTr="00764231">
        <w:trPr>
          <w:trHeight w:val="300"/>
        </w:trPr>
        <w:tc>
          <w:tcPr>
            <w:tcW w:w="697" w:type="pct"/>
            <w:tcBorders>
              <w:top w:val="nil"/>
              <w:left w:val="nil"/>
              <w:bottom w:val="nil"/>
              <w:right w:val="nil"/>
            </w:tcBorders>
            <w:shd w:val="clear" w:color="DCE6F1" w:fill="DCE6F1"/>
            <w:noWrap/>
            <w:vAlign w:val="bottom"/>
            <w:hideMark/>
          </w:tcPr>
          <w:p w14:paraId="3A255F70"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46CB20F5"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CMRG</w:t>
            </w:r>
          </w:p>
        </w:tc>
        <w:tc>
          <w:tcPr>
            <w:tcW w:w="2245" w:type="pct"/>
            <w:tcBorders>
              <w:top w:val="nil"/>
              <w:left w:val="nil"/>
              <w:bottom w:val="nil"/>
              <w:right w:val="nil"/>
            </w:tcBorders>
            <w:shd w:val="clear" w:color="DCE6F1" w:fill="DCE6F1"/>
            <w:noWrap/>
            <w:vAlign w:val="bottom"/>
            <w:hideMark/>
          </w:tcPr>
          <w:p w14:paraId="41FB738A"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CONTAINER MERGE</w:t>
            </w:r>
          </w:p>
        </w:tc>
        <w:tc>
          <w:tcPr>
            <w:tcW w:w="1338" w:type="pct"/>
            <w:tcBorders>
              <w:top w:val="nil"/>
              <w:left w:val="nil"/>
              <w:bottom w:val="nil"/>
              <w:right w:val="nil"/>
            </w:tcBorders>
            <w:shd w:val="clear" w:color="DCE6F1" w:fill="DCE6F1"/>
            <w:noWrap/>
            <w:vAlign w:val="bottom"/>
            <w:hideMark/>
          </w:tcPr>
          <w:p w14:paraId="668C52DE"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C809EE9" w14:textId="77777777" w:rsidTr="00764231">
        <w:trPr>
          <w:trHeight w:val="300"/>
        </w:trPr>
        <w:tc>
          <w:tcPr>
            <w:tcW w:w="697" w:type="pct"/>
            <w:tcBorders>
              <w:top w:val="nil"/>
              <w:left w:val="nil"/>
              <w:bottom w:val="nil"/>
              <w:right w:val="nil"/>
            </w:tcBorders>
            <w:shd w:val="clear" w:color="auto" w:fill="auto"/>
            <w:noWrap/>
            <w:vAlign w:val="bottom"/>
            <w:hideMark/>
          </w:tcPr>
          <w:p w14:paraId="1F60E5B2"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63589901"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CNSM</w:t>
            </w:r>
          </w:p>
        </w:tc>
        <w:tc>
          <w:tcPr>
            <w:tcW w:w="2245" w:type="pct"/>
            <w:tcBorders>
              <w:top w:val="nil"/>
              <w:left w:val="nil"/>
              <w:bottom w:val="nil"/>
              <w:right w:val="nil"/>
            </w:tcBorders>
            <w:shd w:val="clear" w:color="auto" w:fill="auto"/>
            <w:noWrap/>
            <w:vAlign w:val="bottom"/>
            <w:hideMark/>
          </w:tcPr>
          <w:p w14:paraId="724384A8"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Consume Component</w:t>
            </w:r>
          </w:p>
        </w:tc>
        <w:tc>
          <w:tcPr>
            <w:tcW w:w="1338" w:type="pct"/>
            <w:tcBorders>
              <w:top w:val="nil"/>
              <w:left w:val="nil"/>
              <w:bottom w:val="nil"/>
              <w:right w:val="nil"/>
            </w:tcBorders>
            <w:shd w:val="clear" w:color="auto" w:fill="auto"/>
            <w:noWrap/>
            <w:vAlign w:val="bottom"/>
            <w:hideMark/>
          </w:tcPr>
          <w:p w14:paraId="23451699"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6432059" w14:textId="77777777" w:rsidTr="00764231">
        <w:trPr>
          <w:trHeight w:val="300"/>
        </w:trPr>
        <w:tc>
          <w:tcPr>
            <w:tcW w:w="697" w:type="pct"/>
            <w:tcBorders>
              <w:top w:val="nil"/>
              <w:left w:val="nil"/>
              <w:bottom w:val="nil"/>
              <w:right w:val="nil"/>
            </w:tcBorders>
            <w:shd w:val="clear" w:color="DCE6F1" w:fill="DCE6F1"/>
            <w:noWrap/>
            <w:vAlign w:val="bottom"/>
            <w:hideMark/>
          </w:tcPr>
          <w:p w14:paraId="5D5D1461"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56E3AEDE"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CTMN</w:t>
            </w:r>
          </w:p>
        </w:tc>
        <w:tc>
          <w:tcPr>
            <w:tcW w:w="2245" w:type="pct"/>
            <w:tcBorders>
              <w:top w:val="nil"/>
              <w:left w:val="nil"/>
              <w:bottom w:val="nil"/>
              <w:right w:val="nil"/>
            </w:tcBorders>
            <w:shd w:val="clear" w:color="DCE6F1" w:fill="DCE6F1"/>
            <w:noWrap/>
            <w:vAlign w:val="bottom"/>
            <w:hideMark/>
          </w:tcPr>
          <w:p w14:paraId="79738434"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Close TMS Manifest</w:t>
            </w:r>
          </w:p>
        </w:tc>
        <w:tc>
          <w:tcPr>
            <w:tcW w:w="1338" w:type="pct"/>
            <w:tcBorders>
              <w:top w:val="nil"/>
              <w:left w:val="nil"/>
              <w:bottom w:val="nil"/>
              <w:right w:val="nil"/>
            </w:tcBorders>
            <w:shd w:val="clear" w:color="DCE6F1" w:fill="DCE6F1"/>
            <w:noWrap/>
            <w:vAlign w:val="bottom"/>
            <w:hideMark/>
          </w:tcPr>
          <w:p w14:paraId="5FA3B427"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4DC7BF6C" w14:textId="77777777" w:rsidTr="00764231">
        <w:trPr>
          <w:trHeight w:val="300"/>
        </w:trPr>
        <w:tc>
          <w:tcPr>
            <w:tcW w:w="697" w:type="pct"/>
            <w:tcBorders>
              <w:top w:val="nil"/>
              <w:left w:val="nil"/>
              <w:bottom w:val="nil"/>
              <w:right w:val="nil"/>
            </w:tcBorders>
            <w:shd w:val="clear" w:color="auto" w:fill="auto"/>
            <w:noWrap/>
            <w:vAlign w:val="bottom"/>
            <w:hideMark/>
          </w:tcPr>
          <w:p w14:paraId="783CCA8C"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4F33635B"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CTSH</w:t>
            </w:r>
          </w:p>
        </w:tc>
        <w:tc>
          <w:tcPr>
            <w:tcW w:w="2245" w:type="pct"/>
            <w:tcBorders>
              <w:top w:val="nil"/>
              <w:left w:val="nil"/>
              <w:bottom w:val="nil"/>
              <w:right w:val="nil"/>
            </w:tcBorders>
            <w:shd w:val="clear" w:color="auto" w:fill="auto"/>
            <w:noWrap/>
            <w:vAlign w:val="bottom"/>
            <w:hideMark/>
          </w:tcPr>
          <w:p w14:paraId="5EEB0D1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Create TMS Shipment</w:t>
            </w:r>
          </w:p>
        </w:tc>
        <w:tc>
          <w:tcPr>
            <w:tcW w:w="1338" w:type="pct"/>
            <w:tcBorders>
              <w:top w:val="nil"/>
              <w:left w:val="nil"/>
              <w:bottom w:val="nil"/>
              <w:right w:val="nil"/>
            </w:tcBorders>
            <w:shd w:val="clear" w:color="auto" w:fill="auto"/>
            <w:noWrap/>
            <w:vAlign w:val="bottom"/>
            <w:hideMark/>
          </w:tcPr>
          <w:p w14:paraId="7A6347D5"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627DBE5C" w14:textId="77777777" w:rsidTr="00764231">
        <w:trPr>
          <w:trHeight w:val="300"/>
        </w:trPr>
        <w:tc>
          <w:tcPr>
            <w:tcW w:w="697" w:type="pct"/>
            <w:tcBorders>
              <w:top w:val="nil"/>
              <w:left w:val="nil"/>
              <w:bottom w:val="nil"/>
              <w:right w:val="nil"/>
            </w:tcBorders>
            <w:shd w:val="clear" w:color="DCE6F1" w:fill="DCE6F1"/>
            <w:noWrap/>
            <w:vAlign w:val="bottom"/>
            <w:hideMark/>
          </w:tcPr>
          <w:p w14:paraId="0307749F"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501197D5"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CYCC</w:t>
            </w:r>
          </w:p>
        </w:tc>
        <w:tc>
          <w:tcPr>
            <w:tcW w:w="2245" w:type="pct"/>
            <w:tcBorders>
              <w:top w:val="nil"/>
              <w:left w:val="nil"/>
              <w:bottom w:val="nil"/>
              <w:right w:val="nil"/>
            </w:tcBorders>
            <w:shd w:val="clear" w:color="DCE6F1" w:fill="DCE6F1"/>
            <w:noWrap/>
            <w:vAlign w:val="bottom"/>
            <w:hideMark/>
          </w:tcPr>
          <w:p w14:paraId="2165FE17"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CYCLE COUNT PERFORMED</w:t>
            </w:r>
          </w:p>
        </w:tc>
        <w:tc>
          <w:tcPr>
            <w:tcW w:w="1338" w:type="pct"/>
            <w:tcBorders>
              <w:top w:val="nil"/>
              <w:left w:val="nil"/>
              <w:bottom w:val="nil"/>
              <w:right w:val="nil"/>
            </w:tcBorders>
            <w:shd w:val="clear" w:color="DCE6F1" w:fill="DCE6F1"/>
            <w:noWrap/>
            <w:vAlign w:val="bottom"/>
            <w:hideMark/>
          </w:tcPr>
          <w:p w14:paraId="60D18F92"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4F19F533" w14:textId="77777777" w:rsidTr="00764231">
        <w:trPr>
          <w:trHeight w:val="300"/>
        </w:trPr>
        <w:tc>
          <w:tcPr>
            <w:tcW w:w="697" w:type="pct"/>
            <w:tcBorders>
              <w:top w:val="nil"/>
              <w:left w:val="nil"/>
              <w:bottom w:val="nil"/>
              <w:right w:val="nil"/>
            </w:tcBorders>
            <w:shd w:val="clear" w:color="auto" w:fill="auto"/>
            <w:noWrap/>
            <w:vAlign w:val="bottom"/>
            <w:hideMark/>
          </w:tcPr>
          <w:p w14:paraId="0CFCC5F6"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58432F7B"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DADJ</w:t>
            </w:r>
          </w:p>
        </w:tc>
        <w:tc>
          <w:tcPr>
            <w:tcW w:w="2245" w:type="pct"/>
            <w:tcBorders>
              <w:top w:val="nil"/>
              <w:left w:val="nil"/>
              <w:bottom w:val="nil"/>
              <w:right w:val="nil"/>
            </w:tcBorders>
            <w:shd w:val="clear" w:color="auto" w:fill="auto"/>
            <w:noWrap/>
            <w:vAlign w:val="bottom"/>
            <w:hideMark/>
          </w:tcPr>
          <w:p w14:paraId="10BDDF92"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Host Inventory Adjustment Deleted</w:t>
            </w:r>
          </w:p>
        </w:tc>
        <w:tc>
          <w:tcPr>
            <w:tcW w:w="1338" w:type="pct"/>
            <w:tcBorders>
              <w:top w:val="nil"/>
              <w:left w:val="nil"/>
              <w:bottom w:val="nil"/>
              <w:right w:val="nil"/>
            </w:tcBorders>
            <w:shd w:val="clear" w:color="auto" w:fill="auto"/>
            <w:noWrap/>
            <w:vAlign w:val="bottom"/>
            <w:hideMark/>
          </w:tcPr>
          <w:p w14:paraId="5F36A9B9"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80D7B8D" w14:textId="77777777" w:rsidTr="00764231">
        <w:trPr>
          <w:trHeight w:val="300"/>
        </w:trPr>
        <w:tc>
          <w:tcPr>
            <w:tcW w:w="697" w:type="pct"/>
            <w:tcBorders>
              <w:top w:val="nil"/>
              <w:left w:val="nil"/>
              <w:bottom w:val="nil"/>
              <w:right w:val="nil"/>
            </w:tcBorders>
            <w:shd w:val="clear" w:color="DCE6F1" w:fill="DCE6F1"/>
            <w:noWrap/>
            <w:vAlign w:val="bottom"/>
            <w:hideMark/>
          </w:tcPr>
          <w:p w14:paraId="31E07AF2"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0BD9727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DCOM</w:t>
            </w:r>
          </w:p>
        </w:tc>
        <w:tc>
          <w:tcPr>
            <w:tcW w:w="2245" w:type="pct"/>
            <w:tcBorders>
              <w:top w:val="nil"/>
              <w:left w:val="nil"/>
              <w:bottom w:val="nil"/>
              <w:right w:val="nil"/>
            </w:tcBorders>
            <w:shd w:val="clear" w:color="DCE6F1" w:fill="DCE6F1"/>
            <w:noWrap/>
            <w:vAlign w:val="bottom"/>
            <w:hideMark/>
          </w:tcPr>
          <w:p w14:paraId="52F4AC79"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Decommission</w:t>
            </w:r>
          </w:p>
        </w:tc>
        <w:tc>
          <w:tcPr>
            <w:tcW w:w="1338" w:type="pct"/>
            <w:tcBorders>
              <w:top w:val="nil"/>
              <w:left w:val="nil"/>
              <w:bottom w:val="nil"/>
              <w:right w:val="nil"/>
            </w:tcBorders>
            <w:shd w:val="clear" w:color="DCE6F1" w:fill="DCE6F1"/>
            <w:noWrap/>
            <w:vAlign w:val="bottom"/>
            <w:hideMark/>
          </w:tcPr>
          <w:p w14:paraId="0F8979AC"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72B6D837" w14:textId="77777777" w:rsidTr="00764231">
        <w:trPr>
          <w:trHeight w:val="300"/>
        </w:trPr>
        <w:tc>
          <w:tcPr>
            <w:tcW w:w="697" w:type="pct"/>
            <w:tcBorders>
              <w:top w:val="nil"/>
              <w:left w:val="nil"/>
              <w:bottom w:val="nil"/>
              <w:right w:val="nil"/>
            </w:tcBorders>
            <w:shd w:val="clear" w:color="auto" w:fill="auto"/>
            <w:noWrap/>
            <w:vAlign w:val="bottom"/>
            <w:hideMark/>
          </w:tcPr>
          <w:p w14:paraId="28498F50"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290BC7A8"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DOPK</w:t>
            </w:r>
          </w:p>
        </w:tc>
        <w:tc>
          <w:tcPr>
            <w:tcW w:w="2245" w:type="pct"/>
            <w:tcBorders>
              <w:top w:val="nil"/>
              <w:left w:val="nil"/>
              <w:bottom w:val="nil"/>
              <w:right w:val="nil"/>
            </w:tcBorders>
            <w:shd w:val="clear" w:color="auto" w:fill="auto"/>
            <w:noWrap/>
            <w:vAlign w:val="bottom"/>
            <w:hideMark/>
          </w:tcPr>
          <w:p w14:paraId="7E3E3586"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Dedicated Order Pick</w:t>
            </w:r>
          </w:p>
        </w:tc>
        <w:tc>
          <w:tcPr>
            <w:tcW w:w="1338" w:type="pct"/>
            <w:tcBorders>
              <w:top w:val="nil"/>
              <w:left w:val="nil"/>
              <w:bottom w:val="nil"/>
              <w:right w:val="nil"/>
            </w:tcBorders>
            <w:shd w:val="clear" w:color="auto" w:fill="auto"/>
            <w:noWrap/>
            <w:vAlign w:val="bottom"/>
            <w:hideMark/>
          </w:tcPr>
          <w:p w14:paraId="33983F08"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508F5899" w14:textId="77777777" w:rsidTr="00764231">
        <w:trPr>
          <w:trHeight w:val="300"/>
        </w:trPr>
        <w:tc>
          <w:tcPr>
            <w:tcW w:w="697" w:type="pct"/>
            <w:tcBorders>
              <w:top w:val="nil"/>
              <w:left w:val="nil"/>
              <w:bottom w:val="nil"/>
              <w:right w:val="nil"/>
            </w:tcBorders>
            <w:shd w:val="clear" w:color="DCE6F1" w:fill="DCE6F1"/>
            <w:noWrap/>
            <w:vAlign w:val="bottom"/>
            <w:hideMark/>
          </w:tcPr>
          <w:p w14:paraId="6B91ACAA"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4E99EB2B"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DTSH</w:t>
            </w:r>
          </w:p>
        </w:tc>
        <w:tc>
          <w:tcPr>
            <w:tcW w:w="2245" w:type="pct"/>
            <w:tcBorders>
              <w:top w:val="nil"/>
              <w:left w:val="nil"/>
              <w:bottom w:val="nil"/>
              <w:right w:val="nil"/>
            </w:tcBorders>
            <w:shd w:val="clear" w:color="DCE6F1" w:fill="DCE6F1"/>
            <w:noWrap/>
            <w:vAlign w:val="bottom"/>
            <w:hideMark/>
          </w:tcPr>
          <w:p w14:paraId="003E98A4"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Delete TMS Shipment</w:t>
            </w:r>
          </w:p>
        </w:tc>
        <w:tc>
          <w:tcPr>
            <w:tcW w:w="1338" w:type="pct"/>
            <w:tcBorders>
              <w:top w:val="nil"/>
              <w:left w:val="nil"/>
              <w:bottom w:val="nil"/>
              <w:right w:val="nil"/>
            </w:tcBorders>
            <w:shd w:val="clear" w:color="DCE6F1" w:fill="DCE6F1"/>
            <w:noWrap/>
            <w:vAlign w:val="bottom"/>
            <w:hideMark/>
          </w:tcPr>
          <w:p w14:paraId="7C728619"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7F952F3" w14:textId="77777777" w:rsidTr="00764231">
        <w:trPr>
          <w:trHeight w:val="300"/>
        </w:trPr>
        <w:tc>
          <w:tcPr>
            <w:tcW w:w="697" w:type="pct"/>
            <w:tcBorders>
              <w:top w:val="nil"/>
              <w:left w:val="nil"/>
              <w:bottom w:val="nil"/>
              <w:right w:val="nil"/>
            </w:tcBorders>
            <w:shd w:val="clear" w:color="auto" w:fill="auto"/>
            <w:noWrap/>
            <w:vAlign w:val="bottom"/>
            <w:hideMark/>
          </w:tcPr>
          <w:p w14:paraId="2646C84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047D94A6"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HADJ</w:t>
            </w:r>
          </w:p>
        </w:tc>
        <w:tc>
          <w:tcPr>
            <w:tcW w:w="2245" w:type="pct"/>
            <w:tcBorders>
              <w:top w:val="nil"/>
              <w:left w:val="nil"/>
              <w:bottom w:val="nil"/>
              <w:right w:val="nil"/>
            </w:tcBorders>
            <w:shd w:val="clear" w:color="auto" w:fill="auto"/>
            <w:noWrap/>
            <w:vAlign w:val="bottom"/>
            <w:hideMark/>
          </w:tcPr>
          <w:p w14:paraId="364C50A3"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Host Inventory Adjustment Applied</w:t>
            </w:r>
          </w:p>
        </w:tc>
        <w:tc>
          <w:tcPr>
            <w:tcW w:w="1338" w:type="pct"/>
            <w:tcBorders>
              <w:top w:val="nil"/>
              <w:left w:val="nil"/>
              <w:bottom w:val="nil"/>
              <w:right w:val="nil"/>
            </w:tcBorders>
            <w:shd w:val="clear" w:color="auto" w:fill="auto"/>
            <w:noWrap/>
            <w:vAlign w:val="bottom"/>
            <w:hideMark/>
          </w:tcPr>
          <w:p w14:paraId="28BE4F6A"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3972274A" w14:textId="77777777" w:rsidTr="00764231">
        <w:trPr>
          <w:trHeight w:val="300"/>
        </w:trPr>
        <w:tc>
          <w:tcPr>
            <w:tcW w:w="697" w:type="pct"/>
            <w:tcBorders>
              <w:top w:val="nil"/>
              <w:left w:val="nil"/>
              <w:bottom w:val="nil"/>
              <w:right w:val="nil"/>
            </w:tcBorders>
            <w:shd w:val="clear" w:color="DCE6F1" w:fill="DCE6F1"/>
            <w:noWrap/>
            <w:vAlign w:val="bottom"/>
            <w:hideMark/>
          </w:tcPr>
          <w:p w14:paraId="22F00C05"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6E09EA30"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HIST</w:t>
            </w:r>
          </w:p>
        </w:tc>
        <w:tc>
          <w:tcPr>
            <w:tcW w:w="2245" w:type="pct"/>
            <w:tcBorders>
              <w:top w:val="nil"/>
              <w:left w:val="nil"/>
              <w:bottom w:val="nil"/>
              <w:right w:val="nil"/>
            </w:tcBorders>
            <w:shd w:val="clear" w:color="DCE6F1" w:fill="DCE6F1"/>
            <w:noWrap/>
            <w:vAlign w:val="bottom"/>
            <w:hideMark/>
          </w:tcPr>
          <w:p w14:paraId="3E462C95"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PURG OTHER TRANSACTION HISTORY TABLES</w:t>
            </w:r>
          </w:p>
        </w:tc>
        <w:tc>
          <w:tcPr>
            <w:tcW w:w="1338" w:type="pct"/>
            <w:tcBorders>
              <w:top w:val="nil"/>
              <w:left w:val="nil"/>
              <w:bottom w:val="nil"/>
              <w:right w:val="nil"/>
            </w:tcBorders>
            <w:shd w:val="clear" w:color="DCE6F1" w:fill="DCE6F1"/>
            <w:noWrap/>
            <w:vAlign w:val="bottom"/>
            <w:hideMark/>
          </w:tcPr>
          <w:p w14:paraId="252938BB"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02E6F2B3" w14:textId="77777777" w:rsidTr="00764231">
        <w:trPr>
          <w:trHeight w:val="300"/>
        </w:trPr>
        <w:tc>
          <w:tcPr>
            <w:tcW w:w="697" w:type="pct"/>
            <w:tcBorders>
              <w:top w:val="nil"/>
              <w:left w:val="nil"/>
              <w:bottom w:val="nil"/>
              <w:right w:val="nil"/>
            </w:tcBorders>
            <w:shd w:val="clear" w:color="auto" w:fill="auto"/>
            <w:noWrap/>
            <w:vAlign w:val="bottom"/>
            <w:hideMark/>
          </w:tcPr>
          <w:p w14:paraId="6B5A150D"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79E68563"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HOLD</w:t>
            </w:r>
          </w:p>
        </w:tc>
        <w:tc>
          <w:tcPr>
            <w:tcW w:w="2245" w:type="pct"/>
            <w:tcBorders>
              <w:top w:val="nil"/>
              <w:left w:val="nil"/>
              <w:bottom w:val="nil"/>
              <w:right w:val="nil"/>
            </w:tcBorders>
            <w:shd w:val="clear" w:color="auto" w:fill="auto"/>
            <w:noWrap/>
            <w:vAlign w:val="bottom"/>
            <w:hideMark/>
          </w:tcPr>
          <w:p w14:paraId="348E4C1D"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ORDER PLACED ON HOLD</w:t>
            </w:r>
          </w:p>
        </w:tc>
        <w:tc>
          <w:tcPr>
            <w:tcW w:w="1338" w:type="pct"/>
            <w:tcBorders>
              <w:top w:val="nil"/>
              <w:left w:val="nil"/>
              <w:bottom w:val="nil"/>
              <w:right w:val="nil"/>
            </w:tcBorders>
            <w:shd w:val="clear" w:color="auto" w:fill="auto"/>
            <w:noWrap/>
            <w:vAlign w:val="bottom"/>
            <w:hideMark/>
          </w:tcPr>
          <w:p w14:paraId="520AC9A7"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762B5B5F" w14:textId="77777777" w:rsidTr="00764231">
        <w:trPr>
          <w:trHeight w:val="300"/>
        </w:trPr>
        <w:tc>
          <w:tcPr>
            <w:tcW w:w="697" w:type="pct"/>
            <w:tcBorders>
              <w:top w:val="nil"/>
              <w:left w:val="nil"/>
              <w:bottom w:val="nil"/>
              <w:right w:val="nil"/>
            </w:tcBorders>
            <w:shd w:val="clear" w:color="DCE6F1" w:fill="DCE6F1"/>
            <w:noWrap/>
            <w:vAlign w:val="bottom"/>
            <w:hideMark/>
          </w:tcPr>
          <w:p w14:paraId="70F96722"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2AF686B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LGIN</w:t>
            </w:r>
          </w:p>
        </w:tc>
        <w:tc>
          <w:tcPr>
            <w:tcW w:w="2245" w:type="pct"/>
            <w:tcBorders>
              <w:top w:val="nil"/>
              <w:left w:val="nil"/>
              <w:bottom w:val="nil"/>
              <w:right w:val="nil"/>
            </w:tcBorders>
            <w:shd w:val="clear" w:color="DCE6F1" w:fill="DCE6F1"/>
            <w:noWrap/>
            <w:vAlign w:val="bottom"/>
            <w:hideMark/>
          </w:tcPr>
          <w:p w14:paraId="18738513"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LOG IN</w:t>
            </w:r>
          </w:p>
        </w:tc>
        <w:tc>
          <w:tcPr>
            <w:tcW w:w="1338" w:type="pct"/>
            <w:tcBorders>
              <w:top w:val="nil"/>
              <w:left w:val="nil"/>
              <w:bottom w:val="nil"/>
              <w:right w:val="nil"/>
            </w:tcBorders>
            <w:shd w:val="clear" w:color="DCE6F1" w:fill="DCE6F1"/>
            <w:noWrap/>
            <w:vAlign w:val="bottom"/>
            <w:hideMark/>
          </w:tcPr>
          <w:p w14:paraId="22C4E253"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5</w:t>
            </w:r>
          </w:p>
        </w:tc>
      </w:tr>
      <w:tr w:rsidR="00764231" w:rsidRPr="00764231" w14:paraId="11DF01DD" w14:textId="77777777" w:rsidTr="00764231">
        <w:trPr>
          <w:trHeight w:val="300"/>
        </w:trPr>
        <w:tc>
          <w:tcPr>
            <w:tcW w:w="697" w:type="pct"/>
            <w:tcBorders>
              <w:top w:val="nil"/>
              <w:left w:val="nil"/>
              <w:bottom w:val="nil"/>
              <w:right w:val="nil"/>
            </w:tcBorders>
            <w:shd w:val="clear" w:color="auto" w:fill="auto"/>
            <w:noWrap/>
            <w:vAlign w:val="bottom"/>
            <w:hideMark/>
          </w:tcPr>
          <w:p w14:paraId="785D47D1"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2D9903F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LGOT</w:t>
            </w:r>
          </w:p>
        </w:tc>
        <w:tc>
          <w:tcPr>
            <w:tcW w:w="2245" w:type="pct"/>
            <w:tcBorders>
              <w:top w:val="nil"/>
              <w:left w:val="nil"/>
              <w:bottom w:val="nil"/>
              <w:right w:val="nil"/>
            </w:tcBorders>
            <w:shd w:val="clear" w:color="auto" w:fill="auto"/>
            <w:noWrap/>
            <w:vAlign w:val="bottom"/>
            <w:hideMark/>
          </w:tcPr>
          <w:p w14:paraId="51C4AD64"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LOG OUT</w:t>
            </w:r>
          </w:p>
        </w:tc>
        <w:tc>
          <w:tcPr>
            <w:tcW w:w="1338" w:type="pct"/>
            <w:tcBorders>
              <w:top w:val="nil"/>
              <w:left w:val="nil"/>
              <w:bottom w:val="nil"/>
              <w:right w:val="nil"/>
            </w:tcBorders>
            <w:shd w:val="clear" w:color="auto" w:fill="auto"/>
            <w:noWrap/>
            <w:vAlign w:val="bottom"/>
            <w:hideMark/>
          </w:tcPr>
          <w:p w14:paraId="013CBB03"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5</w:t>
            </w:r>
          </w:p>
        </w:tc>
      </w:tr>
      <w:tr w:rsidR="00764231" w:rsidRPr="00764231" w14:paraId="7396ADF5" w14:textId="77777777" w:rsidTr="00764231">
        <w:trPr>
          <w:trHeight w:val="300"/>
        </w:trPr>
        <w:tc>
          <w:tcPr>
            <w:tcW w:w="697" w:type="pct"/>
            <w:tcBorders>
              <w:top w:val="nil"/>
              <w:left w:val="nil"/>
              <w:bottom w:val="nil"/>
              <w:right w:val="nil"/>
            </w:tcBorders>
            <w:shd w:val="clear" w:color="DCE6F1" w:fill="DCE6F1"/>
            <w:noWrap/>
            <w:vAlign w:val="bottom"/>
            <w:hideMark/>
          </w:tcPr>
          <w:p w14:paraId="33572F5D"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32C0CAFB"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LOAD</w:t>
            </w:r>
          </w:p>
        </w:tc>
        <w:tc>
          <w:tcPr>
            <w:tcW w:w="2245" w:type="pct"/>
            <w:tcBorders>
              <w:top w:val="nil"/>
              <w:left w:val="nil"/>
              <w:bottom w:val="nil"/>
              <w:right w:val="nil"/>
            </w:tcBorders>
            <w:shd w:val="clear" w:color="DCE6F1" w:fill="DCE6F1"/>
            <w:noWrap/>
            <w:vAlign w:val="bottom"/>
            <w:hideMark/>
          </w:tcPr>
          <w:p w14:paraId="5BBD7D3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CONTAINER/TAG LOADED ONTO TRAILER</w:t>
            </w:r>
          </w:p>
        </w:tc>
        <w:tc>
          <w:tcPr>
            <w:tcW w:w="1338" w:type="pct"/>
            <w:tcBorders>
              <w:top w:val="nil"/>
              <w:left w:val="nil"/>
              <w:bottom w:val="nil"/>
              <w:right w:val="nil"/>
            </w:tcBorders>
            <w:shd w:val="clear" w:color="DCE6F1" w:fill="DCE6F1"/>
            <w:noWrap/>
            <w:vAlign w:val="bottom"/>
            <w:hideMark/>
          </w:tcPr>
          <w:p w14:paraId="0F7AC2FA"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442E18ED" w14:textId="77777777" w:rsidTr="00764231">
        <w:trPr>
          <w:trHeight w:val="300"/>
        </w:trPr>
        <w:tc>
          <w:tcPr>
            <w:tcW w:w="697" w:type="pct"/>
            <w:tcBorders>
              <w:top w:val="nil"/>
              <w:left w:val="nil"/>
              <w:bottom w:val="nil"/>
              <w:right w:val="nil"/>
            </w:tcBorders>
            <w:shd w:val="clear" w:color="auto" w:fill="auto"/>
            <w:noWrap/>
            <w:vAlign w:val="bottom"/>
            <w:hideMark/>
          </w:tcPr>
          <w:p w14:paraId="769C9898"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70970483"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LSUB</w:t>
            </w:r>
          </w:p>
        </w:tc>
        <w:tc>
          <w:tcPr>
            <w:tcW w:w="2245" w:type="pct"/>
            <w:tcBorders>
              <w:top w:val="nil"/>
              <w:left w:val="nil"/>
              <w:bottom w:val="nil"/>
              <w:right w:val="nil"/>
            </w:tcBorders>
            <w:shd w:val="clear" w:color="auto" w:fill="auto"/>
            <w:noWrap/>
            <w:vAlign w:val="bottom"/>
            <w:hideMark/>
          </w:tcPr>
          <w:p w14:paraId="2F40D52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LOCATION/TAG SUBSTITUTION IN STORE, PICK</w:t>
            </w:r>
          </w:p>
        </w:tc>
        <w:tc>
          <w:tcPr>
            <w:tcW w:w="1338" w:type="pct"/>
            <w:tcBorders>
              <w:top w:val="nil"/>
              <w:left w:val="nil"/>
              <w:bottom w:val="nil"/>
              <w:right w:val="nil"/>
            </w:tcBorders>
            <w:shd w:val="clear" w:color="auto" w:fill="auto"/>
            <w:noWrap/>
            <w:vAlign w:val="bottom"/>
            <w:hideMark/>
          </w:tcPr>
          <w:p w14:paraId="653F3055"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C1195C0" w14:textId="77777777" w:rsidTr="00764231">
        <w:trPr>
          <w:trHeight w:val="300"/>
        </w:trPr>
        <w:tc>
          <w:tcPr>
            <w:tcW w:w="697" w:type="pct"/>
            <w:tcBorders>
              <w:top w:val="nil"/>
              <w:left w:val="nil"/>
              <w:bottom w:val="nil"/>
              <w:right w:val="nil"/>
            </w:tcBorders>
            <w:shd w:val="clear" w:color="DCE6F1" w:fill="DCE6F1"/>
            <w:noWrap/>
            <w:vAlign w:val="bottom"/>
            <w:hideMark/>
          </w:tcPr>
          <w:p w14:paraId="377F1317"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210C2EC7"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MOVE</w:t>
            </w:r>
          </w:p>
        </w:tc>
        <w:tc>
          <w:tcPr>
            <w:tcW w:w="2245" w:type="pct"/>
            <w:tcBorders>
              <w:top w:val="nil"/>
              <w:left w:val="nil"/>
              <w:bottom w:val="nil"/>
              <w:right w:val="nil"/>
            </w:tcBorders>
            <w:shd w:val="clear" w:color="DCE6F1" w:fill="DCE6F1"/>
            <w:noWrap/>
            <w:vAlign w:val="bottom"/>
            <w:hideMark/>
          </w:tcPr>
          <w:p w14:paraId="0C484196"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INVENTORY MOVE RELOCATION</w:t>
            </w:r>
          </w:p>
        </w:tc>
        <w:tc>
          <w:tcPr>
            <w:tcW w:w="1338" w:type="pct"/>
            <w:tcBorders>
              <w:top w:val="nil"/>
              <w:left w:val="nil"/>
              <w:bottom w:val="nil"/>
              <w:right w:val="nil"/>
            </w:tcBorders>
            <w:shd w:val="clear" w:color="DCE6F1" w:fill="DCE6F1"/>
            <w:noWrap/>
            <w:vAlign w:val="bottom"/>
            <w:hideMark/>
          </w:tcPr>
          <w:p w14:paraId="4B08CF9D"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1A173CFC" w14:textId="77777777" w:rsidTr="00764231">
        <w:trPr>
          <w:trHeight w:val="300"/>
        </w:trPr>
        <w:tc>
          <w:tcPr>
            <w:tcW w:w="697" w:type="pct"/>
            <w:tcBorders>
              <w:top w:val="nil"/>
              <w:left w:val="nil"/>
              <w:bottom w:val="nil"/>
              <w:right w:val="nil"/>
            </w:tcBorders>
            <w:shd w:val="clear" w:color="auto" w:fill="auto"/>
            <w:noWrap/>
            <w:vAlign w:val="bottom"/>
            <w:hideMark/>
          </w:tcPr>
          <w:p w14:paraId="39AAA6D0"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62CE5F03"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NEST</w:t>
            </w:r>
          </w:p>
        </w:tc>
        <w:tc>
          <w:tcPr>
            <w:tcW w:w="2245" w:type="pct"/>
            <w:tcBorders>
              <w:top w:val="nil"/>
              <w:left w:val="nil"/>
              <w:bottom w:val="nil"/>
              <w:right w:val="nil"/>
            </w:tcBorders>
            <w:shd w:val="clear" w:color="auto" w:fill="auto"/>
            <w:noWrap/>
            <w:vAlign w:val="bottom"/>
            <w:hideMark/>
          </w:tcPr>
          <w:p w14:paraId="3EE230CC"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CONTAINER NEST</w:t>
            </w:r>
          </w:p>
        </w:tc>
        <w:tc>
          <w:tcPr>
            <w:tcW w:w="1338" w:type="pct"/>
            <w:tcBorders>
              <w:top w:val="nil"/>
              <w:left w:val="nil"/>
              <w:bottom w:val="nil"/>
              <w:right w:val="nil"/>
            </w:tcBorders>
            <w:shd w:val="clear" w:color="auto" w:fill="auto"/>
            <w:noWrap/>
            <w:vAlign w:val="bottom"/>
            <w:hideMark/>
          </w:tcPr>
          <w:p w14:paraId="0676E40B"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1EAD2909" w14:textId="77777777" w:rsidTr="00764231">
        <w:trPr>
          <w:trHeight w:val="300"/>
        </w:trPr>
        <w:tc>
          <w:tcPr>
            <w:tcW w:w="697" w:type="pct"/>
            <w:tcBorders>
              <w:top w:val="nil"/>
              <w:left w:val="nil"/>
              <w:bottom w:val="nil"/>
              <w:right w:val="nil"/>
            </w:tcBorders>
            <w:shd w:val="clear" w:color="DCE6F1" w:fill="DCE6F1"/>
            <w:noWrap/>
            <w:vAlign w:val="bottom"/>
            <w:hideMark/>
          </w:tcPr>
          <w:p w14:paraId="088B51DD"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63D0353E"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OCHG</w:t>
            </w:r>
          </w:p>
        </w:tc>
        <w:tc>
          <w:tcPr>
            <w:tcW w:w="2245" w:type="pct"/>
            <w:tcBorders>
              <w:top w:val="nil"/>
              <w:left w:val="nil"/>
              <w:bottom w:val="nil"/>
              <w:right w:val="nil"/>
            </w:tcBorders>
            <w:shd w:val="clear" w:color="DCE6F1" w:fill="DCE6F1"/>
            <w:noWrap/>
            <w:vAlign w:val="bottom"/>
            <w:hideMark/>
          </w:tcPr>
          <w:p w14:paraId="603A42DD"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Order Freight Charges</w:t>
            </w:r>
          </w:p>
        </w:tc>
        <w:tc>
          <w:tcPr>
            <w:tcW w:w="1338" w:type="pct"/>
            <w:tcBorders>
              <w:top w:val="nil"/>
              <w:left w:val="nil"/>
              <w:bottom w:val="nil"/>
              <w:right w:val="nil"/>
            </w:tcBorders>
            <w:shd w:val="clear" w:color="DCE6F1" w:fill="DCE6F1"/>
            <w:noWrap/>
            <w:vAlign w:val="bottom"/>
            <w:hideMark/>
          </w:tcPr>
          <w:p w14:paraId="362403A9"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EEEFA0A" w14:textId="77777777" w:rsidTr="00764231">
        <w:trPr>
          <w:trHeight w:val="300"/>
        </w:trPr>
        <w:tc>
          <w:tcPr>
            <w:tcW w:w="697" w:type="pct"/>
            <w:tcBorders>
              <w:top w:val="nil"/>
              <w:left w:val="nil"/>
              <w:bottom w:val="nil"/>
              <w:right w:val="nil"/>
            </w:tcBorders>
            <w:shd w:val="clear" w:color="auto" w:fill="auto"/>
            <w:noWrap/>
            <w:vAlign w:val="bottom"/>
            <w:hideMark/>
          </w:tcPr>
          <w:p w14:paraId="740C1269"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0E2B45AD"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PACK</w:t>
            </w:r>
          </w:p>
        </w:tc>
        <w:tc>
          <w:tcPr>
            <w:tcW w:w="2245" w:type="pct"/>
            <w:tcBorders>
              <w:top w:val="nil"/>
              <w:left w:val="nil"/>
              <w:bottom w:val="nil"/>
              <w:right w:val="nil"/>
            </w:tcBorders>
            <w:shd w:val="clear" w:color="auto" w:fill="auto"/>
            <w:noWrap/>
            <w:vAlign w:val="bottom"/>
            <w:hideMark/>
          </w:tcPr>
          <w:p w14:paraId="41ABC4BD"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ENTIRE ORDER PICK COMPLETED</w:t>
            </w:r>
          </w:p>
        </w:tc>
        <w:tc>
          <w:tcPr>
            <w:tcW w:w="1338" w:type="pct"/>
            <w:tcBorders>
              <w:top w:val="nil"/>
              <w:left w:val="nil"/>
              <w:bottom w:val="nil"/>
              <w:right w:val="nil"/>
            </w:tcBorders>
            <w:shd w:val="clear" w:color="auto" w:fill="auto"/>
            <w:noWrap/>
            <w:vAlign w:val="bottom"/>
            <w:hideMark/>
          </w:tcPr>
          <w:p w14:paraId="75A75183"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43337F49" w14:textId="77777777" w:rsidTr="00764231">
        <w:trPr>
          <w:trHeight w:val="300"/>
        </w:trPr>
        <w:tc>
          <w:tcPr>
            <w:tcW w:w="697" w:type="pct"/>
            <w:tcBorders>
              <w:top w:val="nil"/>
              <w:left w:val="nil"/>
              <w:bottom w:val="nil"/>
              <w:right w:val="nil"/>
            </w:tcBorders>
            <w:shd w:val="clear" w:color="DCE6F1" w:fill="DCE6F1"/>
            <w:noWrap/>
            <w:vAlign w:val="bottom"/>
            <w:hideMark/>
          </w:tcPr>
          <w:p w14:paraId="20FB173E"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5BB7758C"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PAPR</w:t>
            </w:r>
          </w:p>
        </w:tc>
        <w:tc>
          <w:tcPr>
            <w:tcW w:w="2245" w:type="pct"/>
            <w:tcBorders>
              <w:top w:val="nil"/>
              <w:left w:val="nil"/>
              <w:bottom w:val="nil"/>
              <w:right w:val="nil"/>
            </w:tcBorders>
            <w:shd w:val="clear" w:color="DCE6F1" w:fill="DCE6F1"/>
            <w:noWrap/>
            <w:vAlign w:val="bottom"/>
            <w:hideMark/>
          </w:tcPr>
          <w:p w14:paraId="3B4A0638"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Picking Verification Approved</w:t>
            </w:r>
          </w:p>
        </w:tc>
        <w:tc>
          <w:tcPr>
            <w:tcW w:w="1338" w:type="pct"/>
            <w:tcBorders>
              <w:top w:val="nil"/>
              <w:left w:val="nil"/>
              <w:bottom w:val="nil"/>
              <w:right w:val="nil"/>
            </w:tcBorders>
            <w:shd w:val="clear" w:color="DCE6F1" w:fill="DCE6F1"/>
            <w:noWrap/>
            <w:vAlign w:val="bottom"/>
            <w:hideMark/>
          </w:tcPr>
          <w:p w14:paraId="21DD55DB"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33BD432E" w14:textId="77777777" w:rsidTr="00764231">
        <w:trPr>
          <w:trHeight w:val="300"/>
        </w:trPr>
        <w:tc>
          <w:tcPr>
            <w:tcW w:w="697" w:type="pct"/>
            <w:tcBorders>
              <w:top w:val="nil"/>
              <w:left w:val="nil"/>
              <w:bottom w:val="nil"/>
              <w:right w:val="nil"/>
            </w:tcBorders>
            <w:shd w:val="clear" w:color="auto" w:fill="auto"/>
            <w:noWrap/>
            <w:vAlign w:val="bottom"/>
            <w:hideMark/>
          </w:tcPr>
          <w:p w14:paraId="29A6ED5C"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03ECB419"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PASN</w:t>
            </w:r>
          </w:p>
        </w:tc>
        <w:tc>
          <w:tcPr>
            <w:tcW w:w="2245" w:type="pct"/>
            <w:tcBorders>
              <w:top w:val="nil"/>
              <w:left w:val="nil"/>
              <w:bottom w:val="nil"/>
              <w:right w:val="nil"/>
            </w:tcBorders>
            <w:shd w:val="clear" w:color="auto" w:fill="auto"/>
            <w:noWrap/>
            <w:vAlign w:val="bottom"/>
            <w:hideMark/>
          </w:tcPr>
          <w:p w14:paraId="02B3BE67"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Purge ASN Tables</w:t>
            </w:r>
          </w:p>
        </w:tc>
        <w:tc>
          <w:tcPr>
            <w:tcW w:w="1338" w:type="pct"/>
            <w:tcBorders>
              <w:top w:val="nil"/>
              <w:left w:val="nil"/>
              <w:bottom w:val="nil"/>
              <w:right w:val="nil"/>
            </w:tcBorders>
            <w:shd w:val="clear" w:color="auto" w:fill="auto"/>
            <w:noWrap/>
            <w:vAlign w:val="bottom"/>
            <w:hideMark/>
          </w:tcPr>
          <w:p w14:paraId="449C1AC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0149C222" w14:textId="77777777" w:rsidTr="00764231">
        <w:trPr>
          <w:trHeight w:val="300"/>
        </w:trPr>
        <w:tc>
          <w:tcPr>
            <w:tcW w:w="697" w:type="pct"/>
            <w:tcBorders>
              <w:top w:val="nil"/>
              <w:left w:val="nil"/>
              <w:bottom w:val="nil"/>
              <w:right w:val="nil"/>
            </w:tcBorders>
            <w:shd w:val="clear" w:color="DCE6F1" w:fill="DCE6F1"/>
            <w:noWrap/>
            <w:vAlign w:val="bottom"/>
            <w:hideMark/>
          </w:tcPr>
          <w:p w14:paraId="7EC70D3B"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35538240"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PCAR</w:t>
            </w:r>
          </w:p>
        </w:tc>
        <w:tc>
          <w:tcPr>
            <w:tcW w:w="2245" w:type="pct"/>
            <w:tcBorders>
              <w:top w:val="nil"/>
              <w:left w:val="nil"/>
              <w:bottom w:val="nil"/>
              <w:right w:val="nil"/>
            </w:tcBorders>
            <w:shd w:val="clear" w:color="DCE6F1" w:fill="DCE6F1"/>
            <w:noWrap/>
            <w:vAlign w:val="bottom"/>
            <w:hideMark/>
          </w:tcPr>
          <w:p w14:paraId="4A09E8B8"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Purge Carousel Completion</w:t>
            </w:r>
          </w:p>
        </w:tc>
        <w:tc>
          <w:tcPr>
            <w:tcW w:w="1338" w:type="pct"/>
            <w:tcBorders>
              <w:top w:val="nil"/>
              <w:left w:val="nil"/>
              <w:bottom w:val="nil"/>
              <w:right w:val="nil"/>
            </w:tcBorders>
            <w:shd w:val="clear" w:color="DCE6F1" w:fill="DCE6F1"/>
            <w:noWrap/>
            <w:vAlign w:val="bottom"/>
            <w:hideMark/>
          </w:tcPr>
          <w:p w14:paraId="7931A9BD"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2BAAE0F" w14:textId="77777777" w:rsidTr="00764231">
        <w:trPr>
          <w:trHeight w:val="300"/>
        </w:trPr>
        <w:tc>
          <w:tcPr>
            <w:tcW w:w="697" w:type="pct"/>
            <w:tcBorders>
              <w:top w:val="nil"/>
              <w:left w:val="nil"/>
              <w:bottom w:val="nil"/>
              <w:right w:val="nil"/>
            </w:tcBorders>
            <w:shd w:val="clear" w:color="auto" w:fill="auto"/>
            <w:noWrap/>
            <w:vAlign w:val="bottom"/>
            <w:hideMark/>
          </w:tcPr>
          <w:p w14:paraId="05A9393E"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4805BD6A"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PICK</w:t>
            </w:r>
          </w:p>
        </w:tc>
        <w:tc>
          <w:tcPr>
            <w:tcW w:w="2245" w:type="pct"/>
            <w:tcBorders>
              <w:top w:val="nil"/>
              <w:left w:val="nil"/>
              <w:bottom w:val="nil"/>
              <w:right w:val="nil"/>
            </w:tcBorders>
            <w:shd w:val="clear" w:color="auto" w:fill="auto"/>
            <w:noWrap/>
            <w:vAlign w:val="bottom"/>
            <w:hideMark/>
          </w:tcPr>
          <w:p w14:paraId="0669D2DE"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PICK COMMANDS FOR A SHIPMENT ARE COMPLET</w:t>
            </w:r>
          </w:p>
        </w:tc>
        <w:tc>
          <w:tcPr>
            <w:tcW w:w="1338" w:type="pct"/>
            <w:tcBorders>
              <w:top w:val="nil"/>
              <w:left w:val="nil"/>
              <w:bottom w:val="nil"/>
              <w:right w:val="nil"/>
            </w:tcBorders>
            <w:shd w:val="clear" w:color="auto" w:fill="auto"/>
            <w:noWrap/>
            <w:vAlign w:val="bottom"/>
            <w:hideMark/>
          </w:tcPr>
          <w:p w14:paraId="24CB34F0"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D3D97A4" w14:textId="77777777" w:rsidTr="00764231">
        <w:trPr>
          <w:trHeight w:val="300"/>
        </w:trPr>
        <w:tc>
          <w:tcPr>
            <w:tcW w:w="697" w:type="pct"/>
            <w:tcBorders>
              <w:top w:val="nil"/>
              <w:left w:val="nil"/>
              <w:bottom w:val="nil"/>
              <w:right w:val="nil"/>
            </w:tcBorders>
            <w:shd w:val="clear" w:color="DCE6F1" w:fill="DCE6F1"/>
            <w:noWrap/>
            <w:vAlign w:val="bottom"/>
            <w:hideMark/>
          </w:tcPr>
          <w:p w14:paraId="6EB44B3D"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lastRenderedPageBreak/>
              <w:t>VDC</w:t>
            </w:r>
          </w:p>
        </w:tc>
        <w:tc>
          <w:tcPr>
            <w:tcW w:w="720" w:type="pct"/>
            <w:tcBorders>
              <w:top w:val="nil"/>
              <w:left w:val="nil"/>
              <w:bottom w:val="nil"/>
              <w:right w:val="nil"/>
            </w:tcBorders>
            <w:shd w:val="clear" w:color="DCE6F1" w:fill="DCE6F1"/>
            <w:noWrap/>
            <w:vAlign w:val="bottom"/>
            <w:hideMark/>
          </w:tcPr>
          <w:p w14:paraId="15B7628B"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PINS</w:t>
            </w:r>
          </w:p>
        </w:tc>
        <w:tc>
          <w:tcPr>
            <w:tcW w:w="2245" w:type="pct"/>
            <w:tcBorders>
              <w:top w:val="nil"/>
              <w:left w:val="nil"/>
              <w:bottom w:val="nil"/>
              <w:right w:val="nil"/>
            </w:tcBorders>
            <w:shd w:val="clear" w:color="DCE6F1" w:fill="DCE6F1"/>
            <w:noWrap/>
            <w:vAlign w:val="bottom"/>
            <w:hideMark/>
          </w:tcPr>
          <w:p w14:paraId="7D89AD18"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Purge Inventory Snapshot</w:t>
            </w:r>
          </w:p>
        </w:tc>
        <w:tc>
          <w:tcPr>
            <w:tcW w:w="1338" w:type="pct"/>
            <w:tcBorders>
              <w:top w:val="nil"/>
              <w:left w:val="nil"/>
              <w:bottom w:val="nil"/>
              <w:right w:val="nil"/>
            </w:tcBorders>
            <w:shd w:val="clear" w:color="DCE6F1" w:fill="DCE6F1"/>
            <w:noWrap/>
            <w:vAlign w:val="bottom"/>
            <w:hideMark/>
          </w:tcPr>
          <w:p w14:paraId="25C26230"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1E444012" w14:textId="77777777" w:rsidTr="00764231">
        <w:trPr>
          <w:trHeight w:val="300"/>
        </w:trPr>
        <w:tc>
          <w:tcPr>
            <w:tcW w:w="697" w:type="pct"/>
            <w:tcBorders>
              <w:top w:val="nil"/>
              <w:left w:val="nil"/>
              <w:bottom w:val="nil"/>
              <w:right w:val="nil"/>
            </w:tcBorders>
            <w:shd w:val="clear" w:color="auto" w:fill="auto"/>
            <w:noWrap/>
            <w:vAlign w:val="bottom"/>
            <w:hideMark/>
          </w:tcPr>
          <w:p w14:paraId="2EEF3E01"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2B2A7485"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PPWK</w:t>
            </w:r>
          </w:p>
        </w:tc>
        <w:tc>
          <w:tcPr>
            <w:tcW w:w="2245" w:type="pct"/>
            <w:tcBorders>
              <w:top w:val="nil"/>
              <w:left w:val="nil"/>
              <w:bottom w:val="nil"/>
              <w:right w:val="nil"/>
            </w:tcBorders>
            <w:shd w:val="clear" w:color="auto" w:fill="auto"/>
            <w:noWrap/>
            <w:vAlign w:val="bottom"/>
            <w:hideMark/>
          </w:tcPr>
          <w:p w14:paraId="1B2EB182"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Purge Paperwork Lists</w:t>
            </w:r>
          </w:p>
        </w:tc>
        <w:tc>
          <w:tcPr>
            <w:tcW w:w="1338" w:type="pct"/>
            <w:tcBorders>
              <w:top w:val="nil"/>
              <w:left w:val="nil"/>
              <w:bottom w:val="nil"/>
              <w:right w:val="nil"/>
            </w:tcBorders>
            <w:shd w:val="clear" w:color="auto" w:fill="auto"/>
            <w:noWrap/>
            <w:vAlign w:val="bottom"/>
            <w:hideMark/>
          </w:tcPr>
          <w:p w14:paraId="695C8AC3"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601A4B8" w14:textId="77777777" w:rsidTr="00764231">
        <w:trPr>
          <w:trHeight w:val="300"/>
        </w:trPr>
        <w:tc>
          <w:tcPr>
            <w:tcW w:w="697" w:type="pct"/>
            <w:tcBorders>
              <w:top w:val="nil"/>
              <w:left w:val="nil"/>
              <w:bottom w:val="nil"/>
              <w:right w:val="nil"/>
            </w:tcBorders>
            <w:shd w:val="clear" w:color="DCE6F1" w:fill="DCE6F1"/>
            <w:noWrap/>
            <w:vAlign w:val="bottom"/>
            <w:hideMark/>
          </w:tcPr>
          <w:p w14:paraId="3B5AB53A"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21E73EE0"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PREJ</w:t>
            </w:r>
          </w:p>
        </w:tc>
        <w:tc>
          <w:tcPr>
            <w:tcW w:w="2245" w:type="pct"/>
            <w:tcBorders>
              <w:top w:val="nil"/>
              <w:left w:val="nil"/>
              <w:bottom w:val="nil"/>
              <w:right w:val="nil"/>
            </w:tcBorders>
            <w:shd w:val="clear" w:color="DCE6F1" w:fill="DCE6F1"/>
            <w:noWrap/>
            <w:vAlign w:val="bottom"/>
            <w:hideMark/>
          </w:tcPr>
          <w:p w14:paraId="737532D6"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Picking Verification Rejected</w:t>
            </w:r>
          </w:p>
        </w:tc>
        <w:tc>
          <w:tcPr>
            <w:tcW w:w="1338" w:type="pct"/>
            <w:tcBorders>
              <w:top w:val="nil"/>
              <w:left w:val="nil"/>
              <w:bottom w:val="nil"/>
              <w:right w:val="nil"/>
            </w:tcBorders>
            <w:shd w:val="clear" w:color="DCE6F1" w:fill="DCE6F1"/>
            <w:noWrap/>
            <w:vAlign w:val="bottom"/>
            <w:hideMark/>
          </w:tcPr>
          <w:p w14:paraId="722C3BDE"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16675C52" w14:textId="77777777" w:rsidTr="00764231">
        <w:trPr>
          <w:trHeight w:val="300"/>
        </w:trPr>
        <w:tc>
          <w:tcPr>
            <w:tcW w:w="697" w:type="pct"/>
            <w:tcBorders>
              <w:top w:val="nil"/>
              <w:left w:val="nil"/>
              <w:bottom w:val="nil"/>
              <w:right w:val="nil"/>
            </w:tcBorders>
            <w:shd w:val="clear" w:color="auto" w:fill="auto"/>
            <w:noWrap/>
            <w:vAlign w:val="bottom"/>
            <w:hideMark/>
          </w:tcPr>
          <w:p w14:paraId="2818DE11"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5D0C06FE"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PRI</w:t>
            </w:r>
          </w:p>
        </w:tc>
        <w:tc>
          <w:tcPr>
            <w:tcW w:w="2245" w:type="pct"/>
            <w:tcBorders>
              <w:top w:val="nil"/>
              <w:left w:val="nil"/>
              <w:bottom w:val="nil"/>
              <w:right w:val="nil"/>
            </w:tcBorders>
            <w:shd w:val="clear" w:color="auto" w:fill="auto"/>
            <w:noWrap/>
            <w:vAlign w:val="bottom"/>
            <w:hideMark/>
          </w:tcPr>
          <w:p w14:paraId="77B73956"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ORDER PRIORITY CHANGED</w:t>
            </w:r>
          </w:p>
        </w:tc>
        <w:tc>
          <w:tcPr>
            <w:tcW w:w="1338" w:type="pct"/>
            <w:tcBorders>
              <w:top w:val="nil"/>
              <w:left w:val="nil"/>
              <w:bottom w:val="nil"/>
              <w:right w:val="nil"/>
            </w:tcBorders>
            <w:shd w:val="clear" w:color="auto" w:fill="auto"/>
            <w:noWrap/>
            <w:vAlign w:val="bottom"/>
            <w:hideMark/>
          </w:tcPr>
          <w:p w14:paraId="4B1F9A18"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D007939" w14:textId="77777777" w:rsidTr="00764231">
        <w:trPr>
          <w:trHeight w:val="300"/>
        </w:trPr>
        <w:tc>
          <w:tcPr>
            <w:tcW w:w="697" w:type="pct"/>
            <w:tcBorders>
              <w:top w:val="nil"/>
              <w:left w:val="nil"/>
              <w:bottom w:val="nil"/>
              <w:right w:val="nil"/>
            </w:tcBorders>
            <w:shd w:val="clear" w:color="DCE6F1" w:fill="DCE6F1"/>
            <w:noWrap/>
            <w:vAlign w:val="bottom"/>
            <w:hideMark/>
          </w:tcPr>
          <w:p w14:paraId="164D61DA"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31AF942E"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PSHP</w:t>
            </w:r>
          </w:p>
        </w:tc>
        <w:tc>
          <w:tcPr>
            <w:tcW w:w="2245" w:type="pct"/>
            <w:tcBorders>
              <w:top w:val="nil"/>
              <w:left w:val="nil"/>
              <w:bottom w:val="nil"/>
              <w:right w:val="nil"/>
            </w:tcBorders>
            <w:shd w:val="clear" w:color="DCE6F1" w:fill="DCE6F1"/>
            <w:noWrap/>
            <w:vAlign w:val="bottom"/>
            <w:hideMark/>
          </w:tcPr>
          <w:p w14:paraId="6C7665DA"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CONTAINER/TAGE HAS BEEN ADDRESS LABELED</w:t>
            </w:r>
          </w:p>
        </w:tc>
        <w:tc>
          <w:tcPr>
            <w:tcW w:w="1338" w:type="pct"/>
            <w:tcBorders>
              <w:top w:val="nil"/>
              <w:left w:val="nil"/>
              <w:bottom w:val="nil"/>
              <w:right w:val="nil"/>
            </w:tcBorders>
            <w:shd w:val="clear" w:color="DCE6F1" w:fill="DCE6F1"/>
            <w:noWrap/>
            <w:vAlign w:val="bottom"/>
            <w:hideMark/>
          </w:tcPr>
          <w:p w14:paraId="152E51B0"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007FA3C6" w14:textId="77777777" w:rsidTr="00764231">
        <w:trPr>
          <w:trHeight w:val="300"/>
        </w:trPr>
        <w:tc>
          <w:tcPr>
            <w:tcW w:w="697" w:type="pct"/>
            <w:tcBorders>
              <w:top w:val="nil"/>
              <w:left w:val="nil"/>
              <w:bottom w:val="nil"/>
              <w:right w:val="nil"/>
            </w:tcBorders>
            <w:shd w:val="clear" w:color="auto" w:fill="auto"/>
            <w:noWrap/>
            <w:vAlign w:val="bottom"/>
            <w:hideMark/>
          </w:tcPr>
          <w:p w14:paraId="06374099"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10B5EC9A"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PSTG</w:t>
            </w:r>
          </w:p>
        </w:tc>
        <w:tc>
          <w:tcPr>
            <w:tcW w:w="2245" w:type="pct"/>
            <w:tcBorders>
              <w:top w:val="nil"/>
              <w:left w:val="nil"/>
              <w:bottom w:val="nil"/>
              <w:right w:val="nil"/>
            </w:tcBorders>
            <w:shd w:val="clear" w:color="auto" w:fill="auto"/>
            <w:noWrap/>
            <w:vAlign w:val="bottom"/>
            <w:hideMark/>
          </w:tcPr>
          <w:p w14:paraId="475707D0"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Purge Staging Tables</w:t>
            </w:r>
          </w:p>
        </w:tc>
        <w:tc>
          <w:tcPr>
            <w:tcW w:w="1338" w:type="pct"/>
            <w:tcBorders>
              <w:top w:val="nil"/>
              <w:left w:val="nil"/>
              <w:bottom w:val="nil"/>
              <w:right w:val="nil"/>
            </w:tcBorders>
            <w:shd w:val="clear" w:color="auto" w:fill="auto"/>
            <w:noWrap/>
            <w:vAlign w:val="bottom"/>
            <w:hideMark/>
          </w:tcPr>
          <w:p w14:paraId="70D3981E"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365</w:t>
            </w:r>
          </w:p>
        </w:tc>
      </w:tr>
      <w:tr w:rsidR="00764231" w:rsidRPr="00764231" w14:paraId="0BAB93DE" w14:textId="77777777" w:rsidTr="00764231">
        <w:trPr>
          <w:trHeight w:val="300"/>
        </w:trPr>
        <w:tc>
          <w:tcPr>
            <w:tcW w:w="697" w:type="pct"/>
            <w:tcBorders>
              <w:top w:val="nil"/>
              <w:left w:val="nil"/>
              <w:bottom w:val="nil"/>
              <w:right w:val="nil"/>
            </w:tcBorders>
            <w:shd w:val="clear" w:color="DCE6F1" w:fill="DCE6F1"/>
            <w:noWrap/>
            <w:vAlign w:val="bottom"/>
            <w:hideMark/>
          </w:tcPr>
          <w:p w14:paraId="3BBA938F"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7FBBAA5D"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PUPL</w:t>
            </w:r>
          </w:p>
        </w:tc>
        <w:tc>
          <w:tcPr>
            <w:tcW w:w="2245" w:type="pct"/>
            <w:tcBorders>
              <w:top w:val="nil"/>
              <w:left w:val="nil"/>
              <w:bottom w:val="nil"/>
              <w:right w:val="nil"/>
            </w:tcBorders>
            <w:shd w:val="clear" w:color="DCE6F1" w:fill="DCE6F1"/>
            <w:noWrap/>
            <w:vAlign w:val="bottom"/>
            <w:hideMark/>
          </w:tcPr>
          <w:p w14:paraId="226F5024"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Purge History Table</w:t>
            </w:r>
          </w:p>
        </w:tc>
        <w:tc>
          <w:tcPr>
            <w:tcW w:w="1338" w:type="pct"/>
            <w:tcBorders>
              <w:top w:val="nil"/>
              <w:left w:val="nil"/>
              <w:bottom w:val="nil"/>
              <w:right w:val="nil"/>
            </w:tcBorders>
            <w:shd w:val="clear" w:color="DCE6F1" w:fill="DCE6F1"/>
            <w:noWrap/>
            <w:vAlign w:val="bottom"/>
            <w:hideMark/>
          </w:tcPr>
          <w:p w14:paraId="236242DB"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365</w:t>
            </w:r>
          </w:p>
        </w:tc>
      </w:tr>
      <w:tr w:rsidR="00764231" w:rsidRPr="00764231" w14:paraId="7AFF6B0F" w14:textId="77777777" w:rsidTr="00764231">
        <w:trPr>
          <w:trHeight w:val="300"/>
        </w:trPr>
        <w:tc>
          <w:tcPr>
            <w:tcW w:w="697" w:type="pct"/>
            <w:tcBorders>
              <w:top w:val="nil"/>
              <w:left w:val="nil"/>
              <w:bottom w:val="nil"/>
              <w:right w:val="nil"/>
            </w:tcBorders>
            <w:shd w:val="clear" w:color="auto" w:fill="auto"/>
            <w:noWrap/>
            <w:vAlign w:val="bottom"/>
            <w:hideMark/>
          </w:tcPr>
          <w:p w14:paraId="505469FD"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5172ED8B"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QARH</w:t>
            </w:r>
          </w:p>
        </w:tc>
        <w:tc>
          <w:tcPr>
            <w:tcW w:w="2245" w:type="pct"/>
            <w:tcBorders>
              <w:top w:val="nil"/>
              <w:left w:val="nil"/>
              <w:bottom w:val="nil"/>
              <w:right w:val="nil"/>
            </w:tcBorders>
            <w:shd w:val="clear" w:color="auto" w:fill="auto"/>
            <w:noWrap/>
            <w:vAlign w:val="bottom"/>
            <w:hideMark/>
          </w:tcPr>
          <w:p w14:paraId="17BD84A1"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Quarantine Hold</w:t>
            </w:r>
          </w:p>
        </w:tc>
        <w:tc>
          <w:tcPr>
            <w:tcW w:w="1338" w:type="pct"/>
            <w:tcBorders>
              <w:top w:val="nil"/>
              <w:left w:val="nil"/>
              <w:bottom w:val="nil"/>
              <w:right w:val="nil"/>
            </w:tcBorders>
            <w:shd w:val="clear" w:color="auto" w:fill="auto"/>
            <w:noWrap/>
            <w:vAlign w:val="bottom"/>
            <w:hideMark/>
          </w:tcPr>
          <w:p w14:paraId="5C95D453"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168941FC" w14:textId="77777777" w:rsidTr="00764231">
        <w:trPr>
          <w:trHeight w:val="300"/>
        </w:trPr>
        <w:tc>
          <w:tcPr>
            <w:tcW w:w="697" w:type="pct"/>
            <w:tcBorders>
              <w:top w:val="nil"/>
              <w:left w:val="nil"/>
              <w:bottom w:val="nil"/>
              <w:right w:val="nil"/>
            </w:tcBorders>
            <w:shd w:val="clear" w:color="DCE6F1" w:fill="DCE6F1"/>
            <w:noWrap/>
            <w:vAlign w:val="bottom"/>
            <w:hideMark/>
          </w:tcPr>
          <w:p w14:paraId="33BB28C5"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2E17CCE2"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QARR</w:t>
            </w:r>
          </w:p>
        </w:tc>
        <w:tc>
          <w:tcPr>
            <w:tcW w:w="2245" w:type="pct"/>
            <w:tcBorders>
              <w:top w:val="nil"/>
              <w:left w:val="nil"/>
              <w:bottom w:val="nil"/>
              <w:right w:val="nil"/>
            </w:tcBorders>
            <w:shd w:val="clear" w:color="DCE6F1" w:fill="DCE6F1"/>
            <w:noWrap/>
            <w:vAlign w:val="bottom"/>
            <w:hideMark/>
          </w:tcPr>
          <w:p w14:paraId="5DAA983C"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Quarantine Released</w:t>
            </w:r>
          </w:p>
        </w:tc>
        <w:tc>
          <w:tcPr>
            <w:tcW w:w="1338" w:type="pct"/>
            <w:tcBorders>
              <w:top w:val="nil"/>
              <w:left w:val="nil"/>
              <w:bottom w:val="nil"/>
              <w:right w:val="nil"/>
            </w:tcBorders>
            <w:shd w:val="clear" w:color="DCE6F1" w:fill="DCE6F1"/>
            <w:noWrap/>
            <w:vAlign w:val="bottom"/>
            <w:hideMark/>
          </w:tcPr>
          <w:p w14:paraId="749F18D9"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348490A8" w14:textId="77777777" w:rsidTr="00764231">
        <w:trPr>
          <w:trHeight w:val="300"/>
        </w:trPr>
        <w:tc>
          <w:tcPr>
            <w:tcW w:w="697" w:type="pct"/>
            <w:tcBorders>
              <w:top w:val="nil"/>
              <w:left w:val="nil"/>
              <w:bottom w:val="nil"/>
              <w:right w:val="nil"/>
            </w:tcBorders>
            <w:shd w:val="clear" w:color="auto" w:fill="auto"/>
            <w:noWrap/>
            <w:vAlign w:val="bottom"/>
            <w:hideMark/>
          </w:tcPr>
          <w:p w14:paraId="2AB50B7B"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7E864A97"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RADJ</w:t>
            </w:r>
          </w:p>
        </w:tc>
        <w:tc>
          <w:tcPr>
            <w:tcW w:w="2245" w:type="pct"/>
            <w:tcBorders>
              <w:top w:val="nil"/>
              <w:left w:val="nil"/>
              <w:bottom w:val="nil"/>
              <w:right w:val="nil"/>
            </w:tcBorders>
            <w:shd w:val="clear" w:color="auto" w:fill="auto"/>
            <w:noWrap/>
            <w:vAlign w:val="bottom"/>
            <w:hideMark/>
          </w:tcPr>
          <w:p w14:paraId="745198AD"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Replenishment Adjustment</w:t>
            </w:r>
          </w:p>
        </w:tc>
        <w:tc>
          <w:tcPr>
            <w:tcW w:w="1338" w:type="pct"/>
            <w:tcBorders>
              <w:top w:val="nil"/>
              <w:left w:val="nil"/>
              <w:bottom w:val="nil"/>
              <w:right w:val="nil"/>
            </w:tcBorders>
            <w:shd w:val="clear" w:color="auto" w:fill="auto"/>
            <w:noWrap/>
            <w:vAlign w:val="bottom"/>
            <w:hideMark/>
          </w:tcPr>
          <w:p w14:paraId="795B0966"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BA2D48B" w14:textId="77777777" w:rsidTr="00764231">
        <w:trPr>
          <w:trHeight w:val="300"/>
        </w:trPr>
        <w:tc>
          <w:tcPr>
            <w:tcW w:w="697" w:type="pct"/>
            <w:tcBorders>
              <w:top w:val="nil"/>
              <w:left w:val="nil"/>
              <w:bottom w:val="nil"/>
              <w:right w:val="nil"/>
            </w:tcBorders>
            <w:shd w:val="clear" w:color="DCE6F1" w:fill="DCE6F1"/>
            <w:noWrap/>
            <w:vAlign w:val="bottom"/>
            <w:hideMark/>
          </w:tcPr>
          <w:p w14:paraId="5CAE4795"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24FD1511"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RCLS</w:t>
            </w:r>
          </w:p>
        </w:tc>
        <w:tc>
          <w:tcPr>
            <w:tcW w:w="2245" w:type="pct"/>
            <w:tcBorders>
              <w:top w:val="nil"/>
              <w:left w:val="nil"/>
              <w:bottom w:val="nil"/>
              <w:right w:val="nil"/>
            </w:tcBorders>
            <w:shd w:val="clear" w:color="DCE6F1" w:fill="DCE6F1"/>
            <w:noWrap/>
            <w:vAlign w:val="bottom"/>
            <w:hideMark/>
          </w:tcPr>
          <w:p w14:paraId="46703C97"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Receipt Closed</w:t>
            </w:r>
          </w:p>
        </w:tc>
        <w:tc>
          <w:tcPr>
            <w:tcW w:w="1338" w:type="pct"/>
            <w:tcBorders>
              <w:top w:val="nil"/>
              <w:left w:val="nil"/>
              <w:bottom w:val="nil"/>
              <w:right w:val="nil"/>
            </w:tcBorders>
            <w:shd w:val="clear" w:color="DCE6F1" w:fill="DCE6F1"/>
            <w:noWrap/>
            <w:vAlign w:val="bottom"/>
            <w:hideMark/>
          </w:tcPr>
          <w:p w14:paraId="5AD1547B"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303031DC" w14:textId="77777777" w:rsidTr="00764231">
        <w:trPr>
          <w:trHeight w:val="300"/>
        </w:trPr>
        <w:tc>
          <w:tcPr>
            <w:tcW w:w="697" w:type="pct"/>
            <w:tcBorders>
              <w:top w:val="nil"/>
              <w:left w:val="nil"/>
              <w:bottom w:val="nil"/>
              <w:right w:val="nil"/>
            </w:tcBorders>
            <w:shd w:val="clear" w:color="auto" w:fill="auto"/>
            <w:noWrap/>
            <w:vAlign w:val="bottom"/>
            <w:hideMark/>
          </w:tcPr>
          <w:p w14:paraId="20C0948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170E5263"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RCPT</w:t>
            </w:r>
          </w:p>
        </w:tc>
        <w:tc>
          <w:tcPr>
            <w:tcW w:w="2245" w:type="pct"/>
            <w:tcBorders>
              <w:top w:val="nil"/>
              <w:left w:val="nil"/>
              <w:bottom w:val="nil"/>
              <w:right w:val="nil"/>
            </w:tcBorders>
            <w:shd w:val="clear" w:color="auto" w:fill="auto"/>
            <w:noWrap/>
            <w:vAlign w:val="bottom"/>
            <w:hideMark/>
          </w:tcPr>
          <w:p w14:paraId="69813694"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RECEIPT OF PRODUCT</w:t>
            </w:r>
          </w:p>
        </w:tc>
        <w:tc>
          <w:tcPr>
            <w:tcW w:w="1338" w:type="pct"/>
            <w:tcBorders>
              <w:top w:val="nil"/>
              <w:left w:val="nil"/>
              <w:bottom w:val="nil"/>
              <w:right w:val="nil"/>
            </w:tcBorders>
            <w:shd w:val="clear" w:color="auto" w:fill="auto"/>
            <w:noWrap/>
            <w:vAlign w:val="bottom"/>
            <w:hideMark/>
          </w:tcPr>
          <w:p w14:paraId="1D17AC0D"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60BFAF82" w14:textId="77777777" w:rsidTr="00764231">
        <w:trPr>
          <w:trHeight w:val="300"/>
        </w:trPr>
        <w:tc>
          <w:tcPr>
            <w:tcW w:w="697" w:type="pct"/>
            <w:tcBorders>
              <w:top w:val="nil"/>
              <w:left w:val="nil"/>
              <w:bottom w:val="nil"/>
              <w:right w:val="nil"/>
            </w:tcBorders>
            <w:shd w:val="clear" w:color="DCE6F1" w:fill="DCE6F1"/>
            <w:noWrap/>
            <w:vAlign w:val="bottom"/>
            <w:hideMark/>
          </w:tcPr>
          <w:p w14:paraId="43F5952C"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3F688111"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RDY</w:t>
            </w:r>
          </w:p>
        </w:tc>
        <w:tc>
          <w:tcPr>
            <w:tcW w:w="2245" w:type="pct"/>
            <w:tcBorders>
              <w:top w:val="nil"/>
              <w:left w:val="nil"/>
              <w:bottom w:val="nil"/>
              <w:right w:val="nil"/>
            </w:tcBorders>
            <w:shd w:val="clear" w:color="DCE6F1" w:fill="DCE6F1"/>
            <w:noWrap/>
            <w:vAlign w:val="bottom"/>
            <w:hideMark/>
          </w:tcPr>
          <w:p w14:paraId="66929374"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ORDER READY FOR PICKING</w:t>
            </w:r>
          </w:p>
        </w:tc>
        <w:tc>
          <w:tcPr>
            <w:tcW w:w="1338" w:type="pct"/>
            <w:tcBorders>
              <w:top w:val="nil"/>
              <w:left w:val="nil"/>
              <w:bottom w:val="nil"/>
              <w:right w:val="nil"/>
            </w:tcBorders>
            <w:shd w:val="clear" w:color="DCE6F1" w:fill="DCE6F1"/>
            <w:noWrap/>
            <w:vAlign w:val="bottom"/>
            <w:hideMark/>
          </w:tcPr>
          <w:p w14:paraId="202FB1AB"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59A465EC" w14:textId="77777777" w:rsidTr="00764231">
        <w:trPr>
          <w:trHeight w:val="300"/>
        </w:trPr>
        <w:tc>
          <w:tcPr>
            <w:tcW w:w="697" w:type="pct"/>
            <w:tcBorders>
              <w:top w:val="nil"/>
              <w:left w:val="nil"/>
              <w:bottom w:val="nil"/>
              <w:right w:val="nil"/>
            </w:tcBorders>
            <w:shd w:val="clear" w:color="auto" w:fill="auto"/>
            <w:noWrap/>
            <w:vAlign w:val="bottom"/>
            <w:hideMark/>
          </w:tcPr>
          <w:p w14:paraId="34BCE585"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4DBDEA3F"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REPL</w:t>
            </w:r>
          </w:p>
        </w:tc>
        <w:tc>
          <w:tcPr>
            <w:tcW w:w="2245" w:type="pct"/>
            <w:tcBorders>
              <w:top w:val="nil"/>
              <w:left w:val="nil"/>
              <w:bottom w:val="nil"/>
              <w:right w:val="nil"/>
            </w:tcBorders>
            <w:shd w:val="clear" w:color="auto" w:fill="auto"/>
            <w:noWrap/>
            <w:vAlign w:val="bottom"/>
            <w:hideMark/>
          </w:tcPr>
          <w:p w14:paraId="150B650B"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REPLENISHMENT</w:t>
            </w:r>
          </w:p>
        </w:tc>
        <w:tc>
          <w:tcPr>
            <w:tcW w:w="1338" w:type="pct"/>
            <w:tcBorders>
              <w:top w:val="nil"/>
              <w:left w:val="nil"/>
              <w:bottom w:val="nil"/>
              <w:right w:val="nil"/>
            </w:tcBorders>
            <w:shd w:val="clear" w:color="auto" w:fill="auto"/>
            <w:noWrap/>
            <w:vAlign w:val="bottom"/>
            <w:hideMark/>
          </w:tcPr>
          <w:p w14:paraId="71300107"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1E54406" w14:textId="77777777" w:rsidTr="00764231">
        <w:trPr>
          <w:trHeight w:val="300"/>
        </w:trPr>
        <w:tc>
          <w:tcPr>
            <w:tcW w:w="697" w:type="pct"/>
            <w:tcBorders>
              <w:top w:val="nil"/>
              <w:left w:val="nil"/>
              <w:bottom w:val="nil"/>
              <w:right w:val="nil"/>
            </w:tcBorders>
            <w:shd w:val="clear" w:color="DCE6F1" w:fill="DCE6F1"/>
            <w:noWrap/>
            <w:vAlign w:val="bottom"/>
            <w:hideMark/>
          </w:tcPr>
          <w:p w14:paraId="12E6FCA8"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42777E6A"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RPCK</w:t>
            </w:r>
          </w:p>
        </w:tc>
        <w:tc>
          <w:tcPr>
            <w:tcW w:w="2245" w:type="pct"/>
            <w:tcBorders>
              <w:top w:val="nil"/>
              <w:left w:val="nil"/>
              <w:bottom w:val="nil"/>
              <w:right w:val="nil"/>
            </w:tcBorders>
            <w:shd w:val="clear" w:color="DCE6F1" w:fill="DCE6F1"/>
            <w:noWrap/>
            <w:vAlign w:val="bottom"/>
            <w:hideMark/>
          </w:tcPr>
          <w:p w14:paraId="236F94D1"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ROUTED PICK</w:t>
            </w:r>
          </w:p>
        </w:tc>
        <w:tc>
          <w:tcPr>
            <w:tcW w:w="1338" w:type="pct"/>
            <w:tcBorders>
              <w:top w:val="nil"/>
              <w:left w:val="nil"/>
              <w:bottom w:val="nil"/>
              <w:right w:val="nil"/>
            </w:tcBorders>
            <w:shd w:val="clear" w:color="DCE6F1" w:fill="DCE6F1"/>
            <w:noWrap/>
            <w:vAlign w:val="bottom"/>
            <w:hideMark/>
          </w:tcPr>
          <w:p w14:paraId="0AACCA9B"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6FBE4A9F" w14:textId="77777777" w:rsidTr="00764231">
        <w:trPr>
          <w:trHeight w:val="300"/>
        </w:trPr>
        <w:tc>
          <w:tcPr>
            <w:tcW w:w="697" w:type="pct"/>
            <w:tcBorders>
              <w:top w:val="nil"/>
              <w:left w:val="nil"/>
              <w:bottom w:val="nil"/>
              <w:right w:val="nil"/>
            </w:tcBorders>
            <w:shd w:val="clear" w:color="auto" w:fill="auto"/>
            <w:noWrap/>
            <w:vAlign w:val="bottom"/>
            <w:hideMark/>
          </w:tcPr>
          <w:p w14:paraId="736F57FE"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118FA5DC"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RRCL</w:t>
            </w:r>
          </w:p>
        </w:tc>
        <w:tc>
          <w:tcPr>
            <w:tcW w:w="2245" w:type="pct"/>
            <w:tcBorders>
              <w:top w:val="nil"/>
              <w:left w:val="nil"/>
              <w:bottom w:val="nil"/>
              <w:right w:val="nil"/>
            </w:tcBorders>
            <w:shd w:val="clear" w:color="auto" w:fill="auto"/>
            <w:noWrap/>
            <w:vAlign w:val="bottom"/>
            <w:hideMark/>
          </w:tcPr>
          <w:p w14:paraId="34A03BDD"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Return Receipt Closed</w:t>
            </w:r>
          </w:p>
        </w:tc>
        <w:tc>
          <w:tcPr>
            <w:tcW w:w="1338" w:type="pct"/>
            <w:tcBorders>
              <w:top w:val="nil"/>
              <w:left w:val="nil"/>
              <w:bottom w:val="nil"/>
              <w:right w:val="nil"/>
            </w:tcBorders>
            <w:shd w:val="clear" w:color="auto" w:fill="auto"/>
            <w:noWrap/>
            <w:vAlign w:val="bottom"/>
            <w:hideMark/>
          </w:tcPr>
          <w:p w14:paraId="022565C8"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70E8F0E6" w14:textId="77777777" w:rsidTr="00764231">
        <w:trPr>
          <w:trHeight w:val="300"/>
        </w:trPr>
        <w:tc>
          <w:tcPr>
            <w:tcW w:w="697" w:type="pct"/>
            <w:tcBorders>
              <w:top w:val="nil"/>
              <w:left w:val="nil"/>
              <w:bottom w:val="nil"/>
              <w:right w:val="nil"/>
            </w:tcBorders>
            <w:shd w:val="clear" w:color="DCE6F1" w:fill="DCE6F1"/>
            <w:noWrap/>
            <w:vAlign w:val="bottom"/>
            <w:hideMark/>
          </w:tcPr>
          <w:p w14:paraId="7241B2F7"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5D7BB29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RRCV</w:t>
            </w:r>
          </w:p>
        </w:tc>
        <w:tc>
          <w:tcPr>
            <w:tcW w:w="2245" w:type="pct"/>
            <w:tcBorders>
              <w:top w:val="nil"/>
              <w:left w:val="nil"/>
              <w:bottom w:val="nil"/>
              <w:right w:val="nil"/>
            </w:tcBorders>
            <w:shd w:val="clear" w:color="DCE6F1" w:fill="DCE6F1"/>
            <w:noWrap/>
            <w:vAlign w:val="bottom"/>
            <w:hideMark/>
          </w:tcPr>
          <w:p w14:paraId="30BB159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Customer Return Received</w:t>
            </w:r>
          </w:p>
        </w:tc>
        <w:tc>
          <w:tcPr>
            <w:tcW w:w="1338" w:type="pct"/>
            <w:tcBorders>
              <w:top w:val="nil"/>
              <w:left w:val="nil"/>
              <w:bottom w:val="nil"/>
              <w:right w:val="nil"/>
            </w:tcBorders>
            <w:shd w:val="clear" w:color="DCE6F1" w:fill="DCE6F1"/>
            <w:noWrap/>
            <w:vAlign w:val="bottom"/>
            <w:hideMark/>
          </w:tcPr>
          <w:p w14:paraId="14392FBC"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624BB116" w14:textId="77777777" w:rsidTr="00764231">
        <w:trPr>
          <w:trHeight w:val="300"/>
        </w:trPr>
        <w:tc>
          <w:tcPr>
            <w:tcW w:w="697" w:type="pct"/>
            <w:tcBorders>
              <w:top w:val="nil"/>
              <w:left w:val="nil"/>
              <w:bottom w:val="nil"/>
              <w:right w:val="nil"/>
            </w:tcBorders>
            <w:shd w:val="clear" w:color="auto" w:fill="auto"/>
            <w:noWrap/>
            <w:vAlign w:val="bottom"/>
            <w:hideMark/>
          </w:tcPr>
          <w:p w14:paraId="336E8AD6"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32D10125"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RREP</w:t>
            </w:r>
          </w:p>
        </w:tc>
        <w:tc>
          <w:tcPr>
            <w:tcW w:w="2245" w:type="pct"/>
            <w:tcBorders>
              <w:top w:val="nil"/>
              <w:left w:val="nil"/>
              <w:bottom w:val="nil"/>
              <w:right w:val="nil"/>
            </w:tcBorders>
            <w:shd w:val="clear" w:color="auto" w:fill="auto"/>
            <w:noWrap/>
            <w:vAlign w:val="bottom"/>
            <w:hideMark/>
          </w:tcPr>
          <w:p w14:paraId="1C818E04"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ROUTED REPLENISHMENT</w:t>
            </w:r>
          </w:p>
        </w:tc>
        <w:tc>
          <w:tcPr>
            <w:tcW w:w="1338" w:type="pct"/>
            <w:tcBorders>
              <w:top w:val="nil"/>
              <w:left w:val="nil"/>
              <w:bottom w:val="nil"/>
              <w:right w:val="nil"/>
            </w:tcBorders>
            <w:shd w:val="clear" w:color="auto" w:fill="auto"/>
            <w:noWrap/>
            <w:vAlign w:val="bottom"/>
            <w:hideMark/>
          </w:tcPr>
          <w:p w14:paraId="3131E5DA"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4C7294EE" w14:textId="77777777" w:rsidTr="00764231">
        <w:trPr>
          <w:trHeight w:val="300"/>
        </w:trPr>
        <w:tc>
          <w:tcPr>
            <w:tcW w:w="697" w:type="pct"/>
            <w:tcBorders>
              <w:top w:val="nil"/>
              <w:left w:val="nil"/>
              <w:bottom w:val="nil"/>
              <w:right w:val="nil"/>
            </w:tcBorders>
            <w:shd w:val="clear" w:color="DCE6F1" w:fill="DCE6F1"/>
            <w:noWrap/>
            <w:vAlign w:val="bottom"/>
            <w:hideMark/>
          </w:tcPr>
          <w:p w14:paraId="0CD5917B"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783AD227"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RSTO</w:t>
            </w:r>
          </w:p>
        </w:tc>
        <w:tc>
          <w:tcPr>
            <w:tcW w:w="2245" w:type="pct"/>
            <w:tcBorders>
              <w:top w:val="nil"/>
              <w:left w:val="nil"/>
              <w:bottom w:val="nil"/>
              <w:right w:val="nil"/>
            </w:tcBorders>
            <w:shd w:val="clear" w:color="DCE6F1" w:fill="DCE6F1"/>
            <w:noWrap/>
            <w:vAlign w:val="bottom"/>
            <w:hideMark/>
          </w:tcPr>
          <w:p w14:paraId="3E8A04B1"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ROUTED PUTAWAY (STORE)</w:t>
            </w:r>
          </w:p>
        </w:tc>
        <w:tc>
          <w:tcPr>
            <w:tcW w:w="1338" w:type="pct"/>
            <w:tcBorders>
              <w:top w:val="nil"/>
              <w:left w:val="nil"/>
              <w:bottom w:val="nil"/>
              <w:right w:val="nil"/>
            </w:tcBorders>
            <w:shd w:val="clear" w:color="DCE6F1" w:fill="DCE6F1"/>
            <w:noWrap/>
            <w:vAlign w:val="bottom"/>
            <w:hideMark/>
          </w:tcPr>
          <w:p w14:paraId="4FE2D783"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6EC415E5" w14:textId="77777777" w:rsidTr="00764231">
        <w:trPr>
          <w:trHeight w:val="300"/>
        </w:trPr>
        <w:tc>
          <w:tcPr>
            <w:tcW w:w="697" w:type="pct"/>
            <w:tcBorders>
              <w:top w:val="nil"/>
              <w:left w:val="nil"/>
              <w:bottom w:val="nil"/>
              <w:right w:val="nil"/>
            </w:tcBorders>
            <w:shd w:val="clear" w:color="auto" w:fill="auto"/>
            <w:noWrap/>
            <w:vAlign w:val="bottom"/>
            <w:hideMark/>
          </w:tcPr>
          <w:p w14:paraId="62C84E38"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396D996E"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RTSH</w:t>
            </w:r>
          </w:p>
        </w:tc>
        <w:tc>
          <w:tcPr>
            <w:tcW w:w="2245" w:type="pct"/>
            <w:tcBorders>
              <w:top w:val="nil"/>
              <w:left w:val="nil"/>
              <w:bottom w:val="nil"/>
              <w:right w:val="nil"/>
            </w:tcBorders>
            <w:shd w:val="clear" w:color="auto" w:fill="auto"/>
            <w:noWrap/>
            <w:vAlign w:val="bottom"/>
            <w:hideMark/>
          </w:tcPr>
          <w:p w14:paraId="74968D1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Release TMS Shipment</w:t>
            </w:r>
          </w:p>
        </w:tc>
        <w:tc>
          <w:tcPr>
            <w:tcW w:w="1338" w:type="pct"/>
            <w:tcBorders>
              <w:top w:val="nil"/>
              <w:left w:val="nil"/>
              <w:bottom w:val="nil"/>
              <w:right w:val="nil"/>
            </w:tcBorders>
            <w:shd w:val="clear" w:color="auto" w:fill="auto"/>
            <w:noWrap/>
            <w:vAlign w:val="bottom"/>
            <w:hideMark/>
          </w:tcPr>
          <w:p w14:paraId="4EB0C6B6"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3E7C55BF" w14:textId="77777777" w:rsidTr="00764231">
        <w:trPr>
          <w:trHeight w:val="300"/>
        </w:trPr>
        <w:tc>
          <w:tcPr>
            <w:tcW w:w="697" w:type="pct"/>
            <w:tcBorders>
              <w:top w:val="nil"/>
              <w:left w:val="nil"/>
              <w:bottom w:val="nil"/>
              <w:right w:val="nil"/>
            </w:tcBorders>
            <w:shd w:val="clear" w:color="DCE6F1" w:fill="DCE6F1"/>
            <w:noWrap/>
            <w:vAlign w:val="bottom"/>
            <w:hideMark/>
          </w:tcPr>
          <w:p w14:paraId="7388F3F7"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68043BA5"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SHIP</w:t>
            </w:r>
          </w:p>
        </w:tc>
        <w:tc>
          <w:tcPr>
            <w:tcW w:w="2245" w:type="pct"/>
            <w:tcBorders>
              <w:top w:val="nil"/>
              <w:left w:val="nil"/>
              <w:bottom w:val="nil"/>
              <w:right w:val="nil"/>
            </w:tcBorders>
            <w:shd w:val="clear" w:color="DCE6F1" w:fill="DCE6F1"/>
            <w:noWrap/>
            <w:vAlign w:val="bottom"/>
            <w:hideMark/>
          </w:tcPr>
          <w:p w14:paraId="5FBD53B3"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SHIP COMPLETE</w:t>
            </w:r>
          </w:p>
        </w:tc>
        <w:tc>
          <w:tcPr>
            <w:tcW w:w="1338" w:type="pct"/>
            <w:tcBorders>
              <w:top w:val="nil"/>
              <w:left w:val="nil"/>
              <w:bottom w:val="nil"/>
              <w:right w:val="nil"/>
            </w:tcBorders>
            <w:shd w:val="clear" w:color="DCE6F1" w:fill="DCE6F1"/>
            <w:noWrap/>
            <w:vAlign w:val="bottom"/>
            <w:hideMark/>
          </w:tcPr>
          <w:p w14:paraId="7D40EACA"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575FC316" w14:textId="77777777" w:rsidTr="00764231">
        <w:trPr>
          <w:trHeight w:val="300"/>
        </w:trPr>
        <w:tc>
          <w:tcPr>
            <w:tcW w:w="697" w:type="pct"/>
            <w:tcBorders>
              <w:top w:val="nil"/>
              <w:left w:val="nil"/>
              <w:bottom w:val="nil"/>
              <w:right w:val="nil"/>
            </w:tcBorders>
            <w:shd w:val="clear" w:color="auto" w:fill="auto"/>
            <w:noWrap/>
            <w:vAlign w:val="bottom"/>
            <w:hideMark/>
          </w:tcPr>
          <w:p w14:paraId="42F25EB9"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6728ACFB"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SHPL</w:t>
            </w:r>
          </w:p>
        </w:tc>
        <w:tc>
          <w:tcPr>
            <w:tcW w:w="2245" w:type="pct"/>
            <w:tcBorders>
              <w:top w:val="nil"/>
              <w:left w:val="nil"/>
              <w:bottom w:val="nil"/>
              <w:right w:val="nil"/>
            </w:tcBorders>
            <w:shd w:val="clear" w:color="auto" w:fill="auto"/>
            <w:noWrap/>
            <w:vAlign w:val="bottom"/>
            <w:hideMark/>
          </w:tcPr>
          <w:p w14:paraId="57171AE6"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SHIPMENT LOADED</w:t>
            </w:r>
          </w:p>
        </w:tc>
        <w:tc>
          <w:tcPr>
            <w:tcW w:w="1338" w:type="pct"/>
            <w:tcBorders>
              <w:top w:val="nil"/>
              <w:left w:val="nil"/>
              <w:bottom w:val="nil"/>
              <w:right w:val="nil"/>
            </w:tcBorders>
            <w:shd w:val="clear" w:color="auto" w:fill="auto"/>
            <w:noWrap/>
            <w:vAlign w:val="bottom"/>
            <w:hideMark/>
          </w:tcPr>
          <w:p w14:paraId="2C6FC831"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1FD29AC6" w14:textId="77777777" w:rsidTr="00764231">
        <w:trPr>
          <w:trHeight w:val="300"/>
        </w:trPr>
        <w:tc>
          <w:tcPr>
            <w:tcW w:w="697" w:type="pct"/>
            <w:tcBorders>
              <w:top w:val="nil"/>
              <w:left w:val="nil"/>
              <w:bottom w:val="nil"/>
              <w:right w:val="nil"/>
            </w:tcBorders>
            <w:shd w:val="clear" w:color="DCE6F1" w:fill="DCE6F1"/>
            <w:noWrap/>
            <w:vAlign w:val="bottom"/>
            <w:hideMark/>
          </w:tcPr>
          <w:p w14:paraId="0FCC012E"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2056018D"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SLOC</w:t>
            </w:r>
          </w:p>
        </w:tc>
        <w:tc>
          <w:tcPr>
            <w:tcW w:w="2245" w:type="pct"/>
            <w:tcBorders>
              <w:top w:val="nil"/>
              <w:left w:val="nil"/>
              <w:bottom w:val="nil"/>
              <w:right w:val="nil"/>
            </w:tcBorders>
            <w:shd w:val="clear" w:color="DCE6F1" w:fill="DCE6F1"/>
            <w:noWrap/>
            <w:vAlign w:val="bottom"/>
            <w:hideMark/>
          </w:tcPr>
          <w:p w14:paraId="2188BF86"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LOCATION OVERRIDE ON STORE (PUTAWAY)</w:t>
            </w:r>
          </w:p>
        </w:tc>
        <w:tc>
          <w:tcPr>
            <w:tcW w:w="1338" w:type="pct"/>
            <w:tcBorders>
              <w:top w:val="nil"/>
              <w:left w:val="nil"/>
              <w:bottom w:val="nil"/>
              <w:right w:val="nil"/>
            </w:tcBorders>
            <w:shd w:val="clear" w:color="DCE6F1" w:fill="DCE6F1"/>
            <w:noWrap/>
            <w:vAlign w:val="bottom"/>
            <w:hideMark/>
          </w:tcPr>
          <w:p w14:paraId="162836F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6039C989" w14:textId="77777777" w:rsidTr="00764231">
        <w:trPr>
          <w:trHeight w:val="300"/>
        </w:trPr>
        <w:tc>
          <w:tcPr>
            <w:tcW w:w="697" w:type="pct"/>
            <w:tcBorders>
              <w:top w:val="nil"/>
              <w:left w:val="nil"/>
              <w:bottom w:val="nil"/>
              <w:right w:val="nil"/>
            </w:tcBorders>
            <w:shd w:val="clear" w:color="auto" w:fill="auto"/>
            <w:noWrap/>
            <w:vAlign w:val="bottom"/>
            <w:hideMark/>
          </w:tcPr>
          <w:p w14:paraId="6D885201"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21BED36C"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STAT</w:t>
            </w:r>
          </w:p>
        </w:tc>
        <w:tc>
          <w:tcPr>
            <w:tcW w:w="2245" w:type="pct"/>
            <w:tcBorders>
              <w:top w:val="nil"/>
              <w:left w:val="nil"/>
              <w:bottom w:val="nil"/>
              <w:right w:val="nil"/>
            </w:tcBorders>
            <w:shd w:val="clear" w:color="auto" w:fill="auto"/>
            <w:noWrap/>
            <w:vAlign w:val="bottom"/>
            <w:hideMark/>
          </w:tcPr>
          <w:p w14:paraId="0C8A9442"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INVENTORY STATUS CHANGE</w:t>
            </w:r>
          </w:p>
        </w:tc>
        <w:tc>
          <w:tcPr>
            <w:tcW w:w="1338" w:type="pct"/>
            <w:tcBorders>
              <w:top w:val="nil"/>
              <w:left w:val="nil"/>
              <w:bottom w:val="nil"/>
              <w:right w:val="nil"/>
            </w:tcBorders>
            <w:shd w:val="clear" w:color="auto" w:fill="auto"/>
            <w:noWrap/>
            <w:vAlign w:val="bottom"/>
            <w:hideMark/>
          </w:tcPr>
          <w:p w14:paraId="3B66578E"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5E5F59FE" w14:textId="77777777" w:rsidTr="00764231">
        <w:trPr>
          <w:trHeight w:val="300"/>
        </w:trPr>
        <w:tc>
          <w:tcPr>
            <w:tcW w:w="697" w:type="pct"/>
            <w:tcBorders>
              <w:top w:val="nil"/>
              <w:left w:val="nil"/>
              <w:bottom w:val="nil"/>
              <w:right w:val="nil"/>
            </w:tcBorders>
            <w:shd w:val="clear" w:color="DCE6F1" w:fill="DCE6F1"/>
            <w:noWrap/>
            <w:vAlign w:val="bottom"/>
            <w:hideMark/>
          </w:tcPr>
          <w:p w14:paraId="23F57CA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1BBB5A53"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STOR</w:t>
            </w:r>
          </w:p>
        </w:tc>
        <w:tc>
          <w:tcPr>
            <w:tcW w:w="2245" w:type="pct"/>
            <w:tcBorders>
              <w:top w:val="nil"/>
              <w:left w:val="nil"/>
              <w:bottom w:val="nil"/>
              <w:right w:val="nil"/>
            </w:tcBorders>
            <w:shd w:val="clear" w:color="DCE6F1" w:fill="DCE6F1"/>
            <w:noWrap/>
            <w:vAlign w:val="bottom"/>
            <w:hideMark/>
          </w:tcPr>
          <w:p w14:paraId="6E5A3842"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PUTAWAY/STORE MATERIAL</w:t>
            </w:r>
          </w:p>
        </w:tc>
        <w:tc>
          <w:tcPr>
            <w:tcW w:w="1338" w:type="pct"/>
            <w:tcBorders>
              <w:top w:val="nil"/>
              <w:left w:val="nil"/>
              <w:bottom w:val="nil"/>
              <w:right w:val="nil"/>
            </w:tcBorders>
            <w:shd w:val="clear" w:color="DCE6F1" w:fill="DCE6F1"/>
            <w:noWrap/>
            <w:vAlign w:val="bottom"/>
            <w:hideMark/>
          </w:tcPr>
          <w:p w14:paraId="162D2E8B"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34281F54" w14:textId="77777777" w:rsidTr="00764231">
        <w:trPr>
          <w:trHeight w:val="300"/>
        </w:trPr>
        <w:tc>
          <w:tcPr>
            <w:tcW w:w="697" w:type="pct"/>
            <w:tcBorders>
              <w:top w:val="nil"/>
              <w:left w:val="nil"/>
              <w:bottom w:val="nil"/>
              <w:right w:val="nil"/>
            </w:tcBorders>
            <w:shd w:val="clear" w:color="auto" w:fill="auto"/>
            <w:noWrap/>
            <w:vAlign w:val="bottom"/>
            <w:hideMark/>
          </w:tcPr>
          <w:p w14:paraId="0B0C5AC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7402BD7C"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STSH</w:t>
            </w:r>
          </w:p>
        </w:tc>
        <w:tc>
          <w:tcPr>
            <w:tcW w:w="2245" w:type="pct"/>
            <w:tcBorders>
              <w:top w:val="nil"/>
              <w:left w:val="nil"/>
              <w:bottom w:val="nil"/>
              <w:right w:val="nil"/>
            </w:tcBorders>
            <w:shd w:val="clear" w:color="auto" w:fill="auto"/>
            <w:noWrap/>
            <w:vAlign w:val="bottom"/>
            <w:hideMark/>
          </w:tcPr>
          <w:p w14:paraId="409FB9FD"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Submit TMS Shipment</w:t>
            </w:r>
          </w:p>
        </w:tc>
        <w:tc>
          <w:tcPr>
            <w:tcW w:w="1338" w:type="pct"/>
            <w:tcBorders>
              <w:top w:val="nil"/>
              <w:left w:val="nil"/>
              <w:bottom w:val="nil"/>
              <w:right w:val="nil"/>
            </w:tcBorders>
            <w:shd w:val="clear" w:color="auto" w:fill="auto"/>
            <w:noWrap/>
            <w:vAlign w:val="bottom"/>
            <w:hideMark/>
          </w:tcPr>
          <w:p w14:paraId="4AAEEF88"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58B05228" w14:textId="77777777" w:rsidTr="00764231">
        <w:trPr>
          <w:trHeight w:val="300"/>
        </w:trPr>
        <w:tc>
          <w:tcPr>
            <w:tcW w:w="697" w:type="pct"/>
            <w:tcBorders>
              <w:top w:val="nil"/>
              <w:left w:val="nil"/>
              <w:bottom w:val="nil"/>
              <w:right w:val="nil"/>
            </w:tcBorders>
            <w:shd w:val="clear" w:color="DCE6F1" w:fill="DCE6F1"/>
            <w:noWrap/>
            <w:vAlign w:val="bottom"/>
            <w:hideMark/>
          </w:tcPr>
          <w:p w14:paraId="0246BB1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6E838E68"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SUSP</w:t>
            </w:r>
          </w:p>
        </w:tc>
        <w:tc>
          <w:tcPr>
            <w:tcW w:w="2245" w:type="pct"/>
            <w:tcBorders>
              <w:top w:val="nil"/>
              <w:left w:val="nil"/>
              <w:bottom w:val="nil"/>
              <w:right w:val="nil"/>
            </w:tcBorders>
            <w:shd w:val="clear" w:color="DCE6F1" w:fill="DCE6F1"/>
            <w:noWrap/>
            <w:vAlign w:val="bottom"/>
            <w:hideMark/>
          </w:tcPr>
          <w:p w14:paraId="09633032"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ORDER SUSPENDED</w:t>
            </w:r>
          </w:p>
        </w:tc>
        <w:tc>
          <w:tcPr>
            <w:tcW w:w="1338" w:type="pct"/>
            <w:tcBorders>
              <w:top w:val="nil"/>
              <w:left w:val="nil"/>
              <w:bottom w:val="nil"/>
              <w:right w:val="nil"/>
            </w:tcBorders>
            <w:shd w:val="clear" w:color="DCE6F1" w:fill="DCE6F1"/>
            <w:noWrap/>
            <w:vAlign w:val="bottom"/>
            <w:hideMark/>
          </w:tcPr>
          <w:p w14:paraId="3D3C986D"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1E8F4686" w14:textId="77777777" w:rsidTr="00764231">
        <w:trPr>
          <w:trHeight w:val="300"/>
        </w:trPr>
        <w:tc>
          <w:tcPr>
            <w:tcW w:w="697" w:type="pct"/>
            <w:tcBorders>
              <w:top w:val="nil"/>
              <w:left w:val="nil"/>
              <w:bottom w:val="nil"/>
              <w:right w:val="nil"/>
            </w:tcBorders>
            <w:shd w:val="clear" w:color="auto" w:fill="auto"/>
            <w:noWrap/>
            <w:vAlign w:val="bottom"/>
            <w:hideMark/>
          </w:tcPr>
          <w:p w14:paraId="7F4CAA16"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3B25FADD"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SYDN</w:t>
            </w:r>
          </w:p>
        </w:tc>
        <w:tc>
          <w:tcPr>
            <w:tcW w:w="2245" w:type="pct"/>
            <w:tcBorders>
              <w:top w:val="nil"/>
              <w:left w:val="nil"/>
              <w:bottom w:val="nil"/>
              <w:right w:val="nil"/>
            </w:tcBorders>
            <w:shd w:val="clear" w:color="auto" w:fill="auto"/>
            <w:noWrap/>
            <w:vAlign w:val="bottom"/>
            <w:hideMark/>
          </w:tcPr>
          <w:p w14:paraId="4D8AC436"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System Down</w:t>
            </w:r>
          </w:p>
        </w:tc>
        <w:tc>
          <w:tcPr>
            <w:tcW w:w="1338" w:type="pct"/>
            <w:tcBorders>
              <w:top w:val="nil"/>
              <w:left w:val="nil"/>
              <w:bottom w:val="nil"/>
              <w:right w:val="nil"/>
            </w:tcBorders>
            <w:shd w:val="clear" w:color="auto" w:fill="auto"/>
            <w:noWrap/>
            <w:vAlign w:val="bottom"/>
            <w:hideMark/>
          </w:tcPr>
          <w:p w14:paraId="5F962827"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0C84AC50" w14:textId="77777777" w:rsidTr="00764231">
        <w:trPr>
          <w:trHeight w:val="300"/>
        </w:trPr>
        <w:tc>
          <w:tcPr>
            <w:tcW w:w="697" w:type="pct"/>
            <w:tcBorders>
              <w:top w:val="nil"/>
              <w:left w:val="nil"/>
              <w:bottom w:val="nil"/>
              <w:right w:val="nil"/>
            </w:tcBorders>
            <w:shd w:val="clear" w:color="DCE6F1" w:fill="DCE6F1"/>
            <w:noWrap/>
            <w:vAlign w:val="bottom"/>
            <w:hideMark/>
          </w:tcPr>
          <w:p w14:paraId="79913ACC"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5389A62F"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SYUP</w:t>
            </w:r>
          </w:p>
        </w:tc>
        <w:tc>
          <w:tcPr>
            <w:tcW w:w="2245" w:type="pct"/>
            <w:tcBorders>
              <w:top w:val="nil"/>
              <w:left w:val="nil"/>
              <w:bottom w:val="nil"/>
              <w:right w:val="nil"/>
            </w:tcBorders>
            <w:shd w:val="clear" w:color="DCE6F1" w:fill="DCE6F1"/>
            <w:noWrap/>
            <w:vAlign w:val="bottom"/>
            <w:hideMark/>
          </w:tcPr>
          <w:p w14:paraId="77C5F6F3"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SYSTEM STARTUP</w:t>
            </w:r>
          </w:p>
        </w:tc>
        <w:tc>
          <w:tcPr>
            <w:tcW w:w="1338" w:type="pct"/>
            <w:tcBorders>
              <w:top w:val="nil"/>
              <w:left w:val="nil"/>
              <w:bottom w:val="nil"/>
              <w:right w:val="nil"/>
            </w:tcBorders>
            <w:shd w:val="clear" w:color="DCE6F1" w:fill="DCE6F1"/>
            <w:noWrap/>
            <w:vAlign w:val="bottom"/>
            <w:hideMark/>
          </w:tcPr>
          <w:p w14:paraId="009FC63C"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10C23C26" w14:textId="77777777" w:rsidTr="00764231">
        <w:trPr>
          <w:trHeight w:val="300"/>
        </w:trPr>
        <w:tc>
          <w:tcPr>
            <w:tcW w:w="697" w:type="pct"/>
            <w:tcBorders>
              <w:top w:val="nil"/>
              <w:left w:val="nil"/>
              <w:bottom w:val="nil"/>
              <w:right w:val="nil"/>
            </w:tcBorders>
            <w:shd w:val="clear" w:color="auto" w:fill="auto"/>
            <w:noWrap/>
            <w:vAlign w:val="bottom"/>
            <w:hideMark/>
          </w:tcPr>
          <w:p w14:paraId="58D33B99"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3AA24D50"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TAGE</w:t>
            </w:r>
          </w:p>
        </w:tc>
        <w:tc>
          <w:tcPr>
            <w:tcW w:w="2245" w:type="pct"/>
            <w:tcBorders>
              <w:top w:val="nil"/>
              <w:left w:val="nil"/>
              <w:bottom w:val="nil"/>
              <w:right w:val="nil"/>
            </w:tcBorders>
            <w:shd w:val="clear" w:color="auto" w:fill="auto"/>
            <w:noWrap/>
            <w:vAlign w:val="bottom"/>
            <w:hideMark/>
          </w:tcPr>
          <w:p w14:paraId="70FBD133"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TASK AGING</w:t>
            </w:r>
          </w:p>
        </w:tc>
        <w:tc>
          <w:tcPr>
            <w:tcW w:w="1338" w:type="pct"/>
            <w:tcBorders>
              <w:top w:val="nil"/>
              <w:left w:val="nil"/>
              <w:bottom w:val="nil"/>
              <w:right w:val="nil"/>
            </w:tcBorders>
            <w:shd w:val="clear" w:color="auto" w:fill="auto"/>
            <w:noWrap/>
            <w:vAlign w:val="bottom"/>
            <w:hideMark/>
          </w:tcPr>
          <w:p w14:paraId="079596AE"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46CD2BD3" w14:textId="77777777" w:rsidTr="00764231">
        <w:trPr>
          <w:trHeight w:val="300"/>
        </w:trPr>
        <w:tc>
          <w:tcPr>
            <w:tcW w:w="697" w:type="pct"/>
            <w:tcBorders>
              <w:top w:val="nil"/>
              <w:left w:val="nil"/>
              <w:bottom w:val="nil"/>
              <w:right w:val="nil"/>
            </w:tcBorders>
            <w:shd w:val="clear" w:color="DCE6F1" w:fill="DCE6F1"/>
            <w:noWrap/>
            <w:vAlign w:val="bottom"/>
            <w:hideMark/>
          </w:tcPr>
          <w:p w14:paraId="068A345B"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7F074386"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TRCL</w:t>
            </w:r>
          </w:p>
        </w:tc>
        <w:tc>
          <w:tcPr>
            <w:tcW w:w="2245" w:type="pct"/>
            <w:tcBorders>
              <w:top w:val="nil"/>
              <w:left w:val="nil"/>
              <w:bottom w:val="nil"/>
              <w:right w:val="nil"/>
            </w:tcBorders>
            <w:shd w:val="clear" w:color="DCE6F1" w:fill="DCE6F1"/>
            <w:noWrap/>
            <w:vAlign w:val="bottom"/>
            <w:hideMark/>
          </w:tcPr>
          <w:p w14:paraId="72F14A51"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Trailer Closed</w:t>
            </w:r>
          </w:p>
        </w:tc>
        <w:tc>
          <w:tcPr>
            <w:tcW w:w="1338" w:type="pct"/>
            <w:tcBorders>
              <w:top w:val="nil"/>
              <w:left w:val="nil"/>
              <w:bottom w:val="nil"/>
              <w:right w:val="nil"/>
            </w:tcBorders>
            <w:shd w:val="clear" w:color="DCE6F1" w:fill="DCE6F1"/>
            <w:noWrap/>
            <w:vAlign w:val="bottom"/>
            <w:hideMark/>
          </w:tcPr>
          <w:p w14:paraId="2DBD009C"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639410C3" w14:textId="77777777" w:rsidTr="00764231">
        <w:trPr>
          <w:trHeight w:val="300"/>
        </w:trPr>
        <w:tc>
          <w:tcPr>
            <w:tcW w:w="697" w:type="pct"/>
            <w:tcBorders>
              <w:top w:val="nil"/>
              <w:left w:val="nil"/>
              <w:bottom w:val="nil"/>
              <w:right w:val="nil"/>
            </w:tcBorders>
            <w:shd w:val="clear" w:color="auto" w:fill="auto"/>
            <w:noWrap/>
            <w:vAlign w:val="bottom"/>
            <w:hideMark/>
          </w:tcPr>
          <w:p w14:paraId="48171E9C"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39FE2229"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TRID</w:t>
            </w:r>
          </w:p>
        </w:tc>
        <w:tc>
          <w:tcPr>
            <w:tcW w:w="2245" w:type="pct"/>
            <w:tcBorders>
              <w:top w:val="nil"/>
              <w:left w:val="nil"/>
              <w:bottom w:val="nil"/>
              <w:right w:val="nil"/>
            </w:tcBorders>
            <w:shd w:val="clear" w:color="auto" w:fill="auto"/>
            <w:noWrap/>
            <w:vAlign w:val="bottom"/>
            <w:hideMark/>
          </w:tcPr>
          <w:p w14:paraId="4726E453"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TRAILER ID ASSOCIATION WITH A DOOR LOCAT</w:t>
            </w:r>
          </w:p>
        </w:tc>
        <w:tc>
          <w:tcPr>
            <w:tcW w:w="1338" w:type="pct"/>
            <w:tcBorders>
              <w:top w:val="nil"/>
              <w:left w:val="nil"/>
              <w:bottom w:val="nil"/>
              <w:right w:val="nil"/>
            </w:tcBorders>
            <w:shd w:val="clear" w:color="auto" w:fill="auto"/>
            <w:noWrap/>
            <w:vAlign w:val="bottom"/>
            <w:hideMark/>
          </w:tcPr>
          <w:p w14:paraId="3A121A9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FEC9FB4" w14:textId="77777777" w:rsidTr="00764231">
        <w:trPr>
          <w:trHeight w:val="300"/>
        </w:trPr>
        <w:tc>
          <w:tcPr>
            <w:tcW w:w="697" w:type="pct"/>
            <w:tcBorders>
              <w:top w:val="nil"/>
              <w:left w:val="nil"/>
              <w:bottom w:val="nil"/>
              <w:right w:val="nil"/>
            </w:tcBorders>
            <w:shd w:val="clear" w:color="DCE6F1" w:fill="DCE6F1"/>
            <w:noWrap/>
            <w:vAlign w:val="bottom"/>
            <w:hideMark/>
          </w:tcPr>
          <w:p w14:paraId="42540239"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2BE62870"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UBDT</w:t>
            </w:r>
          </w:p>
        </w:tc>
        <w:tc>
          <w:tcPr>
            <w:tcW w:w="2245" w:type="pct"/>
            <w:tcBorders>
              <w:top w:val="nil"/>
              <w:left w:val="nil"/>
              <w:bottom w:val="nil"/>
              <w:right w:val="nil"/>
            </w:tcBorders>
            <w:shd w:val="clear" w:color="DCE6F1" w:fill="DCE6F1"/>
            <w:noWrap/>
            <w:vAlign w:val="bottom"/>
            <w:hideMark/>
          </w:tcPr>
          <w:p w14:paraId="14D27E5E"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Use-By Date and Time</w:t>
            </w:r>
          </w:p>
        </w:tc>
        <w:tc>
          <w:tcPr>
            <w:tcW w:w="1338" w:type="pct"/>
            <w:tcBorders>
              <w:top w:val="nil"/>
              <w:left w:val="nil"/>
              <w:bottom w:val="nil"/>
              <w:right w:val="nil"/>
            </w:tcBorders>
            <w:shd w:val="clear" w:color="DCE6F1" w:fill="DCE6F1"/>
            <w:noWrap/>
            <w:vAlign w:val="bottom"/>
            <w:hideMark/>
          </w:tcPr>
          <w:p w14:paraId="6A468F19"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3A9E9B12" w14:textId="77777777" w:rsidTr="00764231">
        <w:trPr>
          <w:trHeight w:val="300"/>
        </w:trPr>
        <w:tc>
          <w:tcPr>
            <w:tcW w:w="697" w:type="pct"/>
            <w:tcBorders>
              <w:top w:val="nil"/>
              <w:left w:val="nil"/>
              <w:bottom w:val="nil"/>
              <w:right w:val="nil"/>
            </w:tcBorders>
            <w:shd w:val="clear" w:color="auto" w:fill="auto"/>
            <w:noWrap/>
            <w:vAlign w:val="bottom"/>
            <w:hideMark/>
          </w:tcPr>
          <w:p w14:paraId="23B78C44"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538CD84E"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UNPK</w:t>
            </w:r>
          </w:p>
        </w:tc>
        <w:tc>
          <w:tcPr>
            <w:tcW w:w="2245" w:type="pct"/>
            <w:tcBorders>
              <w:top w:val="nil"/>
              <w:left w:val="nil"/>
              <w:bottom w:val="nil"/>
              <w:right w:val="nil"/>
            </w:tcBorders>
            <w:shd w:val="clear" w:color="auto" w:fill="auto"/>
            <w:noWrap/>
            <w:vAlign w:val="bottom"/>
            <w:hideMark/>
          </w:tcPr>
          <w:p w14:paraId="561C97C9"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Container Unpacked</w:t>
            </w:r>
          </w:p>
        </w:tc>
        <w:tc>
          <w:tcPr>
            <w:tcW w:w="1338" w:type="pct"/>
            <w:tcBorders>
              <w:top w:val="nil"/>
              <w:left w:val="nil"/>
              <w:bottom w:val="nil"/>
              <w:right w:val="nil"/>
            </w:tcBorders>
            <w:shd w:val="clear" w:color="auto" w:fill="auto"/>
            <w:noWrap/>
            <w:vAlign w:val="bottom"/>
            <w:hideMark/>
          </w:tcPr>
          <w:p w14:paraId="21F7CDCB"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0CB53112" w14:textId="77777777" w:rsidTr="00764231">
        <w:trPr>
          <w:trHeight w:val="300"/>
        </w:trPr>
        <w:tc>
          <w:tcPr>
            <w:tcW w:w="697" w:type="pct"/>
            <w:tcBorders>
              <w:top w:val="nil"/>
              <w:left w:val="nil"/>
              <w:bottom w:val="nil"/>
              <w:right w:val="nil"/>
            </w:tcBorders>
            <w:shd w:val="clear" w:color="DCE6F1" w:fill="DCE6F1"/>
            <w:noWrap/>
            <w:vAlign w:val="bottom"/>
            <w:hideMark/>
          </w:tcPr>
          <w:p w14:paraId="71AFCF76"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00B6DE7A"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VADR</w:t>
            </w:r>
          </w:p>
        </w:tc>
        <w:tc>
          <w:tcPr>
            <w:tcW w:w="2245" w:type="pct"/>
            <w:tcBorders>
              <w:top w:val="nil"/>
              <w:left w:val="nil"/>
              <w:bottom w:val="nil"/>
              <w:right w:val="nil"/>
            </w:tcBorders>
            <w:shd w:val="clear" w:color="DCE6F1" w:fill="DCE6F1"/>
            <w:noWrap/>
            <w:vAlign w:val="bottom"/>
            <w:hideMark/>
          </w:tcPr>
          <w:p w14:paraId="42905C20"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Void Address Label</w:t>
            </w:r>
          </w:p>
        </w:tc>
        <w:tc>
          <w:tcPr>
            <w:tcW w:w="1338" w:type="pct"/>
            <w:tcBorders>
              <w:top w:val="nil"/>
              <w:left w:val="nil"/>
              <w:bottom w:val="nil"/>
              <w:right w:val="nil"/>
            </w:tcBorders>
            <w:shd w:val="clear" w:color="DCE6F1" w:fill="DCE6F1"/>
            <w:noWrap/>
            <w:vAlign w:val="bottom"/>
            <w:hideMark/>
          </w:tcPr>
          <w:p w14:paraId="372B219C"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08B936A1" w14:textId="77777777" w:rsidTr="00764231">
        <w:trPr>
          <w:trHeight w:val="300"/>
        </w:trPr>
        <w:tc>
          <w:tcPr>
            <w:tcW w:w="697" w:type="pct"/>
            <w:tcBorders>
              <w:top w:val="nil"/>
              <w:left w:val="nil"/>
              <w:bottom w:val="nil"/>
              <w:right w:val="nil"/>
            </w:tcBorders>
            <w:shd w:val="clear" w:color="auto" w:fill="auto"/>
            <w:noWrap/>
            <w:vAlign w:val="bottom"/>
            <w:hideMark/>
          </w:tcPr>
          <w:p w14:paraId="1E283963"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082E4723"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VBOL</w:t>
            </w:r>
          </w:p>
        </w:tc>
        <w:tc>
          <w:tcPr>
            <w:tcW w:w="2245" w:type="pct"/>
            <w:tcBorders>
              <w:top w:val="nil"/>
              <w:left w:val="nil"/>
              <w:bottom w:val="nil"/>
              <w:right w:val="nil"/>
            </w:tcBorders>
            <w:shd w:val="clear" w:color="auto" w:fill="auto"/>
            <w:noWrap/>
            <w:vAlign w:val="bottom"/>
            <w:hideMark/>
          </w:tcPr>
          <w:p w14:paraId="2973FBEA"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VOID BILL OF LADING</w:t>
            </w:r>
          </w:p>
        </w:tc>
        <w:tc>
          <w:tcPr>
            <w:tcW w:w="1338" w:type="pct"/>
            <w:tcBorders>
              <w:top w:val="nil"/>
              <w:left w:val="nil"/>
              <w:bottom w:val="nil"/>
              <w:right w:val="nil"/>
            </w:tcBorders>
            <w:shd w:val="clear" w:color="auto" w:fill="auto"/>
            <w:noWrap/>
            <w:vAlign w:val="bottom"/>
            <w:hideMark/>
          </w:tcPr>
          <w:p w14:paraId="61941367"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054C2BD3" w14:textId="77777777" w:rsidTr="00764231">
        <w:trPr>
          <w:trHeight w:val="300"/>
        </w:trPr>
        <w:tc>
          <w:tcPr>
            <w:tcW w:w="697" w:type="pct"/>
            <w:tcBorders>
              <w:top w:val="nil"/>
              <w:left w:val="nil"/>
              <w:bottom w:val="nil"/>
              <w:right w:val="nil"/>
            </w:tcBorders>
            <w:shd w:val="clear" w:color="DCE6F1" w:fill="DCE6F1"/>
            <w:noWrap/>
            <w:vAlign w:val="bottom"/>
            <w:hideMark/>
          </w:tcPr>
          <w:p w14:paraId="44717AA8"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507B5366"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VCPK</w:t>
            </w:r>
          </w:p>
        </w:tc>
        <w:tc>
          <w:tcPr>
            <w:tcW w:w="2245" w:type="pct"/>
            <w:tcBorders>
              <w:top w:val="nil"/>
              <w:left w:val="nil"/>
              <w:bottom w:val="nil"/>
              <w:right w:val="nil"/>
            </w:tcBorders>
            <w:shd w:val="clear" w:color="DCE6F1" w:fill="DCE6F1"/>
            <w:noWrap/>
            <w:vAlign w:val="bottom"/>
            <w:hideMark/>
          </w:tcPr>
          <w:p w14:paraId="4E96C4F2"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Void Container Pack List</w:t>
            </w:r>
          </w:p>
        </w:tc>
        <w:tc>
          <w:tcPr>
            <w:tcW w:w="1338" w:type="pct"/>
            <w:tcBorders>
              <w:top w:val="nil"/>
              <w:left w:val="nil"/>
              <w:bottom w:val="nil"/>
              <w:right w:val="nil"/>
            </w:tcBorders>
            <w:shd w:val="clear" w:color="DCE6F1" w:fill="DCE6F1"/>
            <w:noWrap/>
            <w:vAlign w:val="bottom"/>
            <w:hideMark/>
          </w:tcPr>
          <w:p w14:paraId="090E5128"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745A09DA" w14:textId="77777777" w:rsidTr="00764231">
        <w:trPr>
          <w:trHeight w:val="300"/>
        </w:trPr>
        <w:tc>
          <w:tcPr>
            <w:tcW w:w="697" w:type="pct"/>
            <w:tcBorders>
              <w:top w:val="nil"/>
              <w:left w:val="nil"/>
              <w:bottom w:val="nil"/>
              <w:right w:val="nil"/>
            </w:tcBorders>
            <w:shd w:val="clear" w:color="auto" w:fill="auto"/>
            <w:noWrap/>
            <w:vAlign w:val="bottom"/>
            <w:hideMark/>
          </w:tcPr>
          <w:p w14:paraId="5639EB48"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auto" w:fill="auto"/>
            <w:noWrap/>
            <w:vAlign w:val="bottom"/>
            <w:hideMark/>
          </w:tcPr>
          <w:p w14:paraId="07041AC0"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VMAN</w:t>
            </w:r>
          </w:p>
        </w:tc>
        <w:tc>
          <w:tcPr>
            <w:tcW w:w="2245" w:type="pct"/>
            <w:tcBorders>
              <w:top w:val="nil"/>
              <w:left w:val="nil"/>
              <w:bottom w:val="nil"/>
              <w:right w:val="nil"/>
            </w:tcBorders>
            <w:shd w:val="clear" w:color="auto" w:fill="auto"/>
            <w:noWrap/>
            <w:vAlign w:val="bottom"/>
            <w:hideMark/>
          </w:tcPr>
          <w:p w14:paraId="12A3496F"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VOID MANIFEST</w:t>
            </w:r>
          </w:p>
        </w:tc>
        <w:tc>
          <w:tcPr>
            <w:tcW w:w="1338" w:type="pct"/>
            <w:tcBorders>
              <w:top w:val="nil"/>
              <w:left w:val="nil"/>
              <w:bottom w:val="nil"/>
              <w:right w:val="nil"/>
            </w:tcBorders>
            <w:shd w:val="clear" w:color="auto" w:fill="auto"/>
            <w:noWrap/>
            <w:vAlign w:val="bottom"/>
            <w:hideMark/>
          </w:tcPr>
          <w:p w14:paraId="1D44D2DC"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DC1809D" w14:textId="77777777" w:rsidTr="00764231">
        <w:trPr>
          <w:trHeight w:val="300"/>
        </w:trPr>
        <w:tc>
          <w:tcPr>
            <w:tcW w:w="697" w:type="pct"/>
            <w:tcBorders>
              <w:top w:val="nil"/>
              <w:left w:val="nil"/>
              <w:bottom w:val="nil"/>
              <w:right w:val="nil"/>
            </w:tcBorders>
            <w:shd w:val="clear" w:color="DCE6F1" w:fill="DCE6F1"/>
            <w:noWrap/>
            <w:vAlign w:val="bottom"/>
            <w:hideMark/>
          </w:tcPr>
          <w:p w14:paraId="3D38D86C"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nil"/>
              <w:right w:val="nil"/>
            </w:tcBorders>
            <w:shd w:val="clear" w:color="DCE6F1" w:fill="DCE6F1"/>
            <w:noWrap/>
            <w:vAlign w:val="bottom"/>
            <w:hideMark/>
          </w:tcPr>
          <w:p w14:paraId="48D3742F"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VPAK</w:t>
            </w:r>
          </w:p>
        </w:tc>
        <w:tc>
          <w:tcPr>
            <w:tcW w:w="2245" w:type="pct"/>
            <w:tcBorders>
              <w:top w:val="nil"/>
              <w:left w:val="nil"/>
              <w:bottom w:val="nil"/>
              <w:right w:val="nil"/>
            </w:tcBorders>
            <w:shd w:val="clear" w:color="DCE6F1" w:fill="DCE6F1"/>
            <w:noWrap/>
            <w:vAlign w:val="bottom"/>
            <w:hideMark/>
          </w:tcPr>
          <w:p w14:paraId="3F0DC699"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VOID PACKING LIST</w:t>
            </w:r>
          </w:p>
        </w:tc>
        <w:tc>
          <w:tcPr>
            <w:tcW w:w="1338" w:type="pct"/>
            <w:tcBorders>
              <w:top w:val="nil"/>
              <w:left w:val="nil"/>
              <w:bottom w:val="nil"/>
              <w:right w:val="nil"/>
            </w:tcBorders>
            <w:shd w:val="clear" w:color="DCE6F1" w:fill="DCE6F1"/>
            <w:noWrap/>
            <w:vAlign w:val="bottom"/>
            <w:hideMark/>
          </w:tcPr>
          <w:p w14:paraId="0E88B62C"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r w:rsidR="00764231" w:rsidRPr="00764231" w14:paraId="2BC0247F" w14:textId="77777777" w:rsidTr="00764231">
        <w:trPr>
          <w:trHeight w:val="300"/>
        </w:trPr>
        <w:tc>
          <w:tcPr>
            <w:tcW w:w="697" w:type="pct"/>
            <w:tcBorders>
              <w:top w:val="nil"/>
              <w:left w:val="nil"/>
              <w:bottom w:val="single" w:sz="4" w:space="0" w:color="4F81BD"/>
              <w:right w:val="nil"/>
            </w:tcBorders>
            <w:shd w:val="clear" w:color="auto" w:fill="auto"/>
            <w:noWrap/>
            <w:vAlign w:val="bottom"/>
            <w:hideMark/>
          </w:tcPr>
          <w:p w14:paraId="736FDD93"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VDC</w:t>
            </w:r>
          </w:p>
        </w:tc>
        <w:tc>
          <w:tcPr>
            <w:tcW w:w="720" w:type="pct"/>
            <w:tcBorders>
              <w:top w:val="nil"/>
              <w:left w:val="nil"/>
              <w:bottom w:val="single" w:sz="4" w:space="0" w:color="4F81BD"/>
              <w:right w:val="nil"/>
            </w:tcBorders>
            <w:shd w:val="clear" w:color="auto" w:fill="auto"/>
            <w:noWrap/>
            <w:vAlign w:val="bottom"/>
            <w:hideMark/>
          </w:tcPr>
          <w:p w14:paraId="259448BD" w14:textId="77777777" w:rsidR="00764231" w:rsidRPr="00764231" w:rsidRDefault="00764231" w:rsidP="00764231">
            <w:pPr>
              <w:spacing w:after="0" w:line="240" w:lineRule="auto"/>
              <w:rPr>
                <w:rFonts w:ascii="Calibri" w:eastAsia="Times New Roman" w:hAnsi="Calibri" w:cs="Times New Roman"/>
                <w:color w:val="000080"/>
                <w:sz w:val="22"/>
                <w:szCs w:val="22"/>
                <w:lang w:eastAsia="en-CA"/>
              </w:rPr>
            </w:pPr>
            <w:r w:rsidRPr="00764231">
              <w:rPr>
                <w:rFonts w:ascii="Calibri" w:eastAsia="Times New Roman" w:hAnsi="Calibri" w:cs="Times New Roman"/>
                <w:color w:val="000080"/>
                <w:sz w:val="22"/>
                <w:szCs w:val="22"/>
                <w:lang w:eastAsia="en-CA"/>
              </w:rPr>
              <w:t>VTSH</w:t>
            </w:r>
          </w:p>
        </w:tc>
        <w:tc>
          <w:tcPr>
            <w:tcW w:w="2245" w:type="pct"/>
            <w:tcBorders>
              <w:top w:val="nil"/>
              <w:left w:val="nil"/>
              <w:bottom w:val="single" w:sz="4" w:space="0" w:color="4F81BD"/>
              <w:right w:val="nil"/>
            </w:tcBorders>
            <w:shd w:val="clear" w:color="auto" w:fill="auto"/>
            <w:noWrap/>
            <w:vAlign w:val="bottom"/>
            <w:hideMark/>
          </w:tcPr>
          <w:p w14:paraId="468DD70E"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Void TMS Shipment</w:t>
            </w:r>
          </w:p>
        </w:tc>
        <w:tc>
          <w:tcPr>
            <w:tcW w:w="1338" w:type="pct"/>
            <w:tcBorders>
              <w:top w:val="nil"/>
              <w:left w:val="nil"/>
              <w:bottom w:val="single" w:sz="4" w:space="0" w:color="4F81BD"/>
              <w:right w:val="nil"/>
            </w:tcBorders>
            <w:shd w:val="clear" w:color="auto" w:fill="auto"/>
            <w:noWrap/>
            <w:vAlign w:val="bottom"/>
            <w:hideMark/>
          </w:tcPr>
          <w:p w14:paraId="4A800156" w14:textId="77777777" w:rsidR="00764231" w:rsidRPr="00764231" w:rsidRDefault="00764231" w:rsidP="00764231">
            <w:pPr>
              <w:spacing w:after="0" w:line="240" w:lineRule="auto"/>
              <w:rPr>
                <w:rFonts w:ascii="Calibri" w:eastAsia="Times New Roman" w:hAnsi="Calibri" w:cs="Times New Roman"/>
                <w:color w:val="000000"/>
                <w:sz w:val="22"/>
                <w:szCs w:val="22"/>
                <w:lang w:eastAsia="en-CA"/>
              </w:rPr>
            </w:pPr>
            <w:r w:rsidRPr="00764231">
              <w:rPr>
                <w:rFonts w:ascii="Calibri" w:eastAsia="Times New Roman" w:hAnsi="Calibri" w:cs="Times New Roman"/>
                <w:color w:val="000000"/>
                <w:sz w:val="22"/>
                <w:szCs w:val="22"/>
                <w:lang w:eastAsia="en-CA"/>
              </w:rPr>
              <w:t>730</w:t>
            </w:r>
          </w:p>
        </w:tc>
      </w:tr>
    </w:tbl>
    <w:p w14:paraId="39984789" w14:textId="77777777" w:rsidR="00764231" w:rsidRPr="00841FB3" w:rsidRDefault="00764231" w:rsidP="00841FB3"/>
    <w:p w14:paraId="7F023D38" w14:textId="77777777" w:rsidR="00ED74EE" w:rsidRDefault="00ED74EE" w:rsidP="00ED74EE">
      <w:pPr>
        <w:pStyle w:val="Heading1"/>
      </w:pPr>
      <w:bookmarkStart w:id="103" w:name="_Void_Paperwork_Criteria"/>
      <w:bookmarkEnd w:id="103"/>
      <w:r>
        <w:t>Void Paperwork Criteria</w:t>
      </w:r>
    </w:p>
    <w:p w14:paraId="4943539D" w14:textId="4C8586A5" w:rsidR="003603B4" w:rsidRPr="00841FB3" w:rsidRDefault="00764231" w:rsidP="003603B4">
      <w:r>
        <w:t xml:space="preserve">See </w:t>
      </w:r>
      <w:r>
        <w:fldChar w:fldCharType="begin"/>
      </w:r>
      <w:r>
        <w:instrText xml:space="preserve"> REF _Ref514160251 \h </w:instrText>
      </w:r>
      <w:r>
        <w:fldChar w:fldCharType="separate"/>
      </w:r>
      <w:r>
        <w:t>Transaction History Purge</w:t>
      </w:r>
      <w:r>
        <w:fldChar w:fldCharType="end"/>
      </w:r>
      <w:r>
        <w:t xml:space="preserve"> section for the configuration details.</w:t>
      </w:r>
    </w:p>
    <w:p w14:paraId="13F37845" w14:textId="77777777" w:rsidR="00ED74EE" w:rsidRDefault="00ED74EE" w:rsidP="00ED74EE">
      <w:pPr>
        <w:pStyle w:val="Heading1"/>
      </w:pPr>
      <w:bookmarkStart w:id="104" w:name="_Queue_Timers"/>
      <w:bookmarkEnd w:id="104"/>
      <w:r>
        <w:lastRenderedPageBreak/>
        <w:t>Queue Timers</w:t>
      </w:r>
    </w:p>
    <w:p w14:paraId="7F15D4CC" w14:textId="7BD3E2C3" w:rsidR="00572754" w:rsidRPr="00764231" w:rsidRDefault="00764231">
      <w:r>
        <w:t>Queue timers and their schedule can be seen in the corresponding view. They are as per default system configuration.</w:t>
      </w:r>
    </w:p>
    <w:p w14:paraId="0391889B" w14:textId="77777777" w:rsidR="00572754" w:rsidRDefault="00572754">
      <w:pPr>
        <w:rPr>
          <w:sz w:val="22"/>
          <w:szCs w:val="22"/>
        </w:rPr>
      </w:pPr>
    </w:p>
    <w:p w14:paraId="0076EFB3" w14:textId="77777777" w:rsidR="00572754" w:rsidRDefault="00572754">
      <w:pPr>
        <w:rPr>
          <w:sz w:val="22"/>
          <w:szCs w:val="22"/>
        </w:rPr>
        <w:sectPr w:rsidR="00572754" w:rsidSect="00EF3EA4">
          <w:pgSz w:w="12240" w:h="15840"/>
          <w:pgMar w:top="720" w:right="720" w:bottom="720" w:left="720" w:header="720" w:footer="720" w:gutter="0"/>
          <w:cols w:space="708"/>
          <w:docGrid w:linePitch="360"/>
        </w:sectPr>
      </w:pPr>
    </w:p>
    <w:p w14:paraId="67A885FE" w14:textId="578D68F9" w:rsidR="00ED74EE" w:rsidRDefault="00A5379B" w:rsidP="00D65DD4">
      <w:pPr>
        <w:pStyle w:val="Heading1"/>
      </w:pPr>
      <w:bookmarkStart w:id="105" w:name="_Appendix_1_–"/>
      <w:bookmarkEnd w:id="105"/>
      <w:r>
        <w:lastRenderedPageBreak/>
        <w:t>Appendix 1 – Storage Rule Implemented Plan</w:t>
      </w:r>
    </w:p>
    <w:p w14:paraId="64416A76" w14:textId="3DD75943" w:rsidR="00E42586" w:rsidRDefault="00E42586">
      <w:pPr>
        <w:rPr>
          <w:sz w:val="22"/>
          <w:szCs w:val="22"/>
        </w:rPr>
      </w:pPr>
    </w:p>
    <w:p w14:paraId="0988295F" w14:textId="77777777" w:rsidR="001A6B4C" w:rsidRDefault="001A6B4C">
      <w:pPr>
        <w:rPr>
          <w:sz w:val="22"/>
          <w:szCs w:val="22"/>
        </w:rPr>
      </w:pPr>
    </w:p>
    <w:sectPr w:rsidR="001A6B4C" w:rsidSect="00572754">
      <w:pgSz w:w="15840" w:h="12240" w:orient="landscape"/>
      <w:pgMar w:top="720" w:right="720" w:bottom="720" w:left="720" w:header="720" w:footer="720"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F507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F507E5" w16cid:durableId="206D53D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C332E3" w14:textId="77777777" w:rsidR="00A96C77" w:rsidRDefault="00A96C77" w:rsidP="00AF59CB">
      <w:pPr>
        <w:spacing w:after="0" w:line="240" w:lineRule="auto"/>
      </w:pPr>
      <w:r>
        <w:separator/>
      </w:r>
    </w:p>
  </w:endnote>
  <w:endnote w:type="continuationSeparator" w:id="0">
    <w:p w14:paraId="21A767E2" w14:textId="77777777" w:rsidR="00A96C77" w:rsidRDefault="00A96C77" w:rsidP="00AF59CB">
      <w:pPr>
        <w:spacing w:after="0" w:line="240" w:lineRule="auto"/>
      </w:pPr>
      <w:r>
        <w:continuationSeparator/>
      </w:r>
    </w:p>
  </w:endnote>
  <w:endnote w:type="continuationNotice" w:id="1">
    <w:p w14:paraId="45ABF649" w14:textId="77777777" w:rsidR="00A96C77" w:rsidRDefault="00A96C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173183"/>
      <w:docPartObj>
        <w:docPartGallery w:val="Page Numbers (Bottom of Page)"/>
        <w:docPartUnique/>
      </w:docPartObj>
    </w:sdtPr>
    <w:sdtEndPr>
      <w:rPr>
        <w:color w:val="808080" w:themeColor="background1" w:themeShade="80"/>
        <w:spacing w:val="60"/>
      </w:rPr>
    </w:sdtEndPr>
    <w:sdtContent>
      <w:p w14:paraId="666BB234" w14:textId="4088649C" w:rsidR="00A96C77" w:rsidRDefault="00A96C77">
        <w:pPr>
          <w:pStyle w:val="Footer"/>
          <w:pBdr>
            <w:top w:val="single" w:sz="4" w:space="1" w:color="D9D9D9" w:themeColor="background1" w:themeShade="D9"/>
          </w:pBdr>
          <w:jc w:val="right"/>
        </w:pPr>
        <w:r>
          <w:fldChar w:fldCharType="begin"/>
        </w:r>
        <w:r>
          <w:instrText xml:space="preserve"> PAGE   \* MERGEFORMAT </w:instrText>
        </w:r>
        <w:r>
          <w:fldChar w:fldCharType="separate"/>
        </w:r>
        <w:r w:rsidR="00D54076">
          <w:rPr>
            <w:noProof/>
          </w:rPr>
          <w:t>32</w:t>
        </w:r>
        <w:r>
          <w:rPr>
            <w:noProof/>
          </w:rPr>
          <w:fldChar w:fldCharType="end"/>
        </w:r>
        <w:r>
          <w:t xml:space="preserve"> | </w:t>
        </w:r>
        <w:r>
          <w:rPr>
            <w:color w:val="808080" w:themeColor="background1" w:themeShade="80"/>
            <w:spacing w:val="60"/>
          </w:rPr>
          <w:t>Page</w:t>
        </w:r>
      </w:p>
    </w:sdtContent>
  </w:sdt>
  <w:p w14:paraId="495E4482" w14:textId="77777777" w:rsidR="00A96C77" w:rsidRDefault="00A96C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091877" w14:textId="77777777" w:rsidR="00A96C77" w:rsidRDefault="00A96C77" w:rsidP="00AF59CB">
      <w:pPr>
        <w:spacing w:after="0" w:line="240" w:lineRule="auto"/>
      </w:pPr>
      <w:r>
        <w:separator/>
      </w:r>
    </w:p>
  </w:footnote>
  <w:footnote w:type="continuationSeparator" w:id="0">
    <w:p w14:paraId="41E590E4" w14:textId="77777777" w:rsidR="00A96C77" w:rsidRDefault="00A96C77" w:rsidP="00AF59CB">
      <w:pPr>
        <w:spacing w:after="0" w:line="240" w:lineRule="auto"/>
      </w:pPr>
      <w:r>
        <w:continuationSeparator/>
      </w:r>
    </w:p>
  </w:footnote>
  <w:footnote w:type="continuationNotice" w:id="1">
    <w:p w14:paraId="20973C51" w14:textId="77777777" w:rsidR="00A96C77" w:rsidRDefault="00A96C77">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987"/>
    <w:multiLevelType w:val="hybridMultilevel"/>
    <w:tmpl w:val="F1B432C8"/>
    <w:lvl w:ilvl="0" w:tplc="10090019">
      <w:start w:val="1"/>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nsid w:val="01A2533A"/>
    <w:multiLevelType w:val="hybridMultilevel"/>
    <w:tmpl w:val="437A2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E439D6"/>
    <w:multiLevelType w:val="hybridMultilevel"/>
    <w:tmpl w:val="59B02B42"/>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301BC5"/>
    <w:multiLevelType w:val="hybridMultilevel"/>
    <w:tmpl w:val="F9F84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480F7D"/>
    <w:multiLevelType w:val="hybridMultilevel"/>
    <w:tmpl w:val="C6761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402D0E"/>
    <w:multiLevelType w:val="hybridMultilevel"/>
    <w:tmpl w:val="4608ED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2946B2E6">
      <w:start w:val="18"/>
      <w:numFmt w:val="bullet"/>
      <w:lvlText w:val="-"/>
      <w:lvlJc w:val="left"/>
      <w:pPr>
        <w:ind w:left="3240" w:hanging="360"/>
      </w:pPr>
      <w:rPr>
        <w:rFonts w:ascii="Calibri" w:eastAsia="Times New Roman" w:hAnsi="Calibri" w:cs="Times New Roman"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52F1BF2"/>
    <w:multiLevelType w:val="hybridMultilevel"/>
    <w:tmpl w:val="94D2D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5CA46E8"/>
    <w:multiLevelType w:val="multilevel"/>
    <w:tmpl w:val="E2300E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7406057"/>
    <w:multiLevelType w:val="multilevel"/>
    <w:tmpl w:val="DD7EB8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1F2AEF"/>
    <w:multiLevelType w:val="hybridMultilevel"/>
    <w:tmpl w:val="8356E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5D7337"/>
    <w:multiLevelType w:val="multilevel"/>
    <w:tmpl w:val="DD7EB8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97222F"/>
    <w:multiLevelType w:val="hybridMultilevel"/>
    <w:tmpl w:val="172EAC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09CE631A"/>
    <w:multiLevelType w:val="hybridMultilevel"/>
    <w:tmpl w:val="33EE7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6836F5"/>
    <w:multiLevelType w:val="hybridMultilevel"/>
    <w:tmpl w:val="2F369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0BD8122C"/>
    <w:multiLevelType w:val="hybridMultilevel"/>
    <w:tmpl w:val="92FEABBC"/>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0CA723EB"/>
    <w:multiLevelType w:val="hybridMultilevel"/>
    <w:tmpl w:val="57606F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0CC47EAE"/>
    <w:multiLevelType w:val="hybridMultilevel"/>
    <w:tmpl w:val="44D4026C"/>
    <w:lvl w:ilvl="0" w:tplc="275A0F3C">
      <w:start w:val="1"/>
      <w:numFmt w:val="bullet"/>
      <w:lvlText w:val="•"/>
      <w:lvlJc w:val="left"/>
      <w:pPr>
        <w:tabs>
          <w:tab w:val="num" w:pos="720"/>
        </w:tabs>
        <w:ind w:left="720" w:hanging="360"/>
      </w:pPr>
      <w:rPr>
        <w:rFonts w:ascii="Arial" w:hAnsi="Arial" w:hint="default"/>
      </w:rPr>
    </w:lvl>
    <w:lvl w:ilvl="1" w:tplc="E0C6B5AC">
      <w:start w:val="3417"/>
      <w:numFmt w:val="bullet"/>
      <w:lvlText w:val="•"/>
      <w:lvlJc w:val="left"/>
      <w:pPr>
        <w:tabs>
          <w:tab w:val="num" w:pos="1440"/>
        </w:tabs>
        <w:ind w:left="1440" w:hanging="360"/>
      </w:pPr>
      <w:rPr>
        <w:rFonts w:ascii="Arial" w:hAnsi="Arial" w:hint="default"/>
      </w:rPr>
    </w:lvl>
    <w:lvl w:ilvl="2" w:tplc="0C44FA46" w:tentative="1">
      <w:start w:val="1"/>
      <w:numFmt w:val="bullet"/>
      <w:lvlText w:val="•"/>
      <w:lvlJc w:val="left"/>
      <w:pPr>
        <w:tabs>
          <w:tab w:val="num" w:pos="2160"/>
        </w:tabs>
        <w:ind w:left="2160" w:hanging="360"/>
      </w:pPr>
      <w:rPr>
        <w:rFonts w:ascii="Arial" w:hAnsi="Arial" w:hint="default"/>
      </w:rPr>
    </w:lvl>
    <w:lvl w:ilvl="3" w:tplc="01848B88" w:tentative="1">
      <w:start w:val="1"/>
      <w:numFmt w:val="bullet"/>
      <w:lvlText w:val="•"/>
      <w:lvlJc w:val="left"/>
      <w:pPr>
        <w:tabs>
          <w:tab w:val="num" w:pos="2880"/>
        </w:tabs>
        <w:ind w:left="2880" w:hanging="360"/>
      </w:pPr>
      <w:rPr>
        <w:rFonts w:ascii="Arial" w:hAnsi="Arial" w:hint="default"/>
      </w:rPr>
    </w:lvl>
    <w:lvl w:ilvl="4" w:tplc="87CE80D8" w:tentative="1">
      <w:start w:val="1"/>
      <w:numFmt w:val="bullet"/>
      <w:lvlText w:val="•"/>
      <w:lvlJc w:val="left"/>
      <w:pPr>
        <w:tabs>
          <w:tab w:val="num" w:pos="3600"/>
        </w:tabs>
        <w:ind w:left="3600" w:hanging="360"/>
      </w:pPr>
      <w:rPr>
        <w:rFonts w:ascii="Arial" w:hAnsi="Arial" w:hint="default"/>
      </w:rPr>
    </w:lvl>
    <w:lvl w:ilvl="5" w:tplc="4BB25B72" w:tentative="1">
      <w:start w:val="1"/>
      <w:numFmt w:val="bullet"/>
      <w:lvlText w:val="•"/>
      <w:lvlJc w:val="left"/>
      <w:pPr>
        <w:tabs>
          <w:tab w:val="num" w:pos="4320"/>
        </w:tabs>
        <w:ind w:left="4320" w:hanging="360"/>
      </w:pPr>
      <w:rPr>
        <w:rFonts w:ascii="Arial" w:hAnsi="Arial" w:hint="default"/>
      </w:rPr>
    </w:lvl>
    <w:lvl w:ilvl="6" w:tplc="7C72B3A8" w:tentative="1">
      <w:start w:val="1"/>
      <w:numFmt w:val="bullet"/>
      <w:lvlText w:val="•"/>
      <w:lvlJc w:val="left"/>
      <w:pPr>
        <w:tabs>
          <w:tab w:val="num" w:pos="5040"/>
        </w:tabs>
        <w:ind w:left="5040" w:hanging="360"/>
      </w:pPr>
      <w:rPr>
        <w:rFonts w:ascii="Arial" w:hAnsi="Arial" w:hint="default"/>
      </w:rPr>
    </w:lvl>
    <w:lvl w:ilvl="7" w:tplc="BA18D7BE" w:tentative="1">
      <w:start w:val="1"/>
      <w:numFmt w:val="bullet"/>
      <w:lvlText w:val="•"/>
      <w:lvlJc w:val="left"/>
      <w:pPr>
        <w:tabs>
          <w:tab w:val="num" w:pos="5760"/>
        </w:tabs>
        <w:ind w:left="5760" w:hanging="360"/>
      </w:pPr>
      <w:rPr>
        <w:rFonts w:ascii="Arial" w:hAnsi="Arial" w:hint="default"/>
      </w:rPr>
    </w:lvl>
    <w:lvl w:ilvl="8" w:tplc="46D495C0" w:tentative="1">
      <w:start w:val="1"/>
      <w:numFmt w:val="bullet"/>
      <w:lvlText w:val="•"/>
      <w:lvlJc w:val="left"/>
      <w:pPr>
        <w:tabs>
          <w:tab w:val="num" w:pos="6480"/>
        </w:tabs>
        <w:ind w:left="6480" w:hanging="360"/>
      </w:pPr>
      <w:rPr>
        <w:rFonts w:ascii="Arial" w:hAnsi="Arial" w:hint="default"/>
      </w:rPr>
    </w:lvl>
  </w:abstractNum>
  <w:abstractNum w:abstractNumId="17">
    <w:nsid w:val="0D581923"/>
    <w:multiLevelType w:val="multilevel"/>
    <w:tmpl w:val="9836B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DA17A99"/>
    <w:multiLevelType w:val="hybridMultilevel"/>
    <w:tmpl w:val="802C7826"/>
    <w:lvl w:ilvl="0" w:tplc="51548F9A">
      <w:start w:val="6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0135566"/>
    <w:multiLevelType w:val="hybridMultilevel"/>
    <w:tmpl w:val="C9068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2A31CC2"/>
    <w:multiLevelType w:val="hybridMultilevel"/>
    <w:tmpl w:val="104C7C4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nsid w:val="13891C67"/>
    <w:multiLevelType w:val="hybridMultilevel"/>
    <w:tmpl w:val="A39C0C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139C0B90"/>
    <w:multiLevelType w:val="multilevel"/>
    <w:tmpl w:val="9836B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44E20EF"/>
    <w:multiLevelType w:val="hybridMultilevel"/>
    <w:tmpl w:val="3892CB76"/>
    <w:lvl w:ilvl="0" w:tplc="2A94DF40">
      <w:start w:val="1"/>
      <w:numFmt w:val="bullet"/>
      <w:lvlText w:val="•"/>
      <w:lvlJc w:val="left"/>
      <w:pPr>
        <w:tabs>
          <w:tab w:val="num" w:pos="720"/>
        </w:tabs>
        <w:ind w:left="720" w:hanging="360"/>
      </w:pPr>
      <w:rPr>
        <w:rFonts w:ascii="Arial" w:hAnsi="Arial" w:hint="default"/>
      </w:rPr>
    </w:lvl>
    <w:lvl w:ilvl="1" w:tplc="33E67C9A">
      <w:start w:val="1093"/>
      <w:numFmt w:val="bullet"/>
      <w:lvlText w:val="•"/>
      <w:lvlJc w:val="left"/>
      <w:pPr>
        <w:tabs>
          <w:tab w:val="num" w:pos="1440"/>
        </w:tabs>
        <w:ind w:left="1440" w:hanging="360"/>
      </w:pPr>
      <w:rPr>
        <w:rFonts w:ascii="Arial" w:hAnsi="Arial" w:hint="default"/>
      </w:rPr>
    </w:lvl>
    <w:lvl w:ilvl="2" w:tplc="A1D015B6" w:tentative="1">
      <w:start w:val="1"/>
      <w:numFmt w:val="bullet"/>
      <w:lvlText w:val="•"/>
      <w:lvlJc w:val="left"/>
      <w:pPr>
        <w:tabs>
          <w:tab w:val="num" w:pos="2160"/>
        </w:tabs>
        <w:ind w:left="2160" w:hanging="360"/>
      </w:pPr>
      <w:rPr>
        <w:rFonts w:ascii="Arial" w:hAnsi="Arial" w:hint="default"/>
      </w:rPr>
    </w:lvl>
    <w:lvl w:ilvl="3" w:tplc="5A5ABB10" w:tentative="1">
      <w:start w:val="1"/>
      <w:numFmt w:val="bullet"/>
      <w:lvlText w:val="•"/>
      <w:lvlJc w:val="left"/>
      <w:pPr>
        <w:tabs>
          <w:tab w:val="num" w:pos="2880"/>
        </w:tabs>
        <w:ind w:left="2880" w:hanging="360"/>
      </w:pPr>
      <w:rPr>
        <w:rFonts w:ascii="Arial" w:hAnsi="Arial" w:hint="default"/>
      </w:rPr>
    </w:lvl>
    <w:lvl w:ilvl="4" w:tplc="08421D26" w:tentative="1">
      <w:start w:val="1"/>
      <w:numFmt w:val="bullet"/>
      <w:lvlText w:val="•"/>
      <w:lvlJc w:val="left"/>
      <w:pPr>
        <w:tabs>
          <w:tab w:val="num" w:pos="3600"/>
        </w:tabs>
        <w:ind w:left="3600" w:hanging="360"/>
      </w:pPr>
      <w:rPr>
        <w:rFonts w:ascii="Arial" w:hAnsi="Arial" w:hint="default"/>
      </w:rPr>
    </w:lvl>
    <w:lvl w:ilvl="5" w:tplc="AB349158" w:tentative="1">
      <w:start w:val="1"/>
      <w:numFmt w:val="bullet"/>
      <w:lvlText w:val="•"/>
      <w:lvlJc w:val="left"/>
      <w:pPr>
        <w:tabs>
          <w:tab w:val="num" w:pos="4320"/>
        </w:tabs>
        <w:ind w:left="4320" w:hanging="360"/>
      </w:pPr>
      <w:rPr>
        <w:rFonts w:ascii="Arial" w:hAnsi="Arial" w:hint="default"/>
      </w:rPr>
    </w:lvl>
    <w:lvl w:ilvl="6" w:tplc="64742AD8" w:tentative="1">
      <w:start w:val="1"/>
      <w:numFmt w:val="bullet"/>
      <w:lvlText w:val="•"/>
      <w:lvlJc w:val="left"/>
      <w:pPr>
        <w:tabs>
          <w:tab w:val="num" w:pos="5040"/>
        </w:tabs>
        <w:ind w:left="5040" w:hanging="360"/>
      </w:pPr>
      <w:rPr>
        <w:rFonts w:ascii="Arial" w:hAnsi="Arial" w:hint="default"/>
      </w:rPr>
    </w:lvl>
    <w:lvl w:ilvl="7" w:tplc="0764D95C" w:tentative="1">
      <w:start w:val="1"/>
      <w:numFmt w:val="bullet"/>
      <w:lvlText w:val="•"/>
      <w:lvlJc w:val="left"/>
      <w:pPr>
        <w:tabs>
          <w:tab w:val="num" w:pos="5760"/>
        </w:tabs>
        <w:ind w:left="5760" w:hanging="360"/>
      </w:pPr>
      <w:rPr>
        <w:rFonts w:ascii="Arial" w:hAnsi="Arial" w:hint="default"/>
      </w:rPr>
    </w:lvl>
    <w:lvl w:ilvl="8" w:tplc="2A0C5812" w:tentative="1">
      <w:start w:val="1"/>
      <w:numFmt w:val="bullet"/>
      <w:lvlText w:val="•"/>
      <w:lvlJc w:val="left"/>
      <w:pPr>
        <w:tabs>
          <w:tab w:val="num" w:pos="6480"/>
        </w:tabs>
        <w:ind w:left="6480" w:hanging="360"/>
      </w:pPr>
      <w:rPr>
        <w:rFonts w:ascii="Arial" w:hAnsi="Arial" w:hint="default"/>
      </w:rPr>
    </w:lvl>
  </w:abstractNum>
  <w:abstractNum w:abstractNumId="24">
    <w:nsid w:val="15E705B6"/>
    <w:multiLevelType w:val="multilevel"/>
    <w:tmpl w:val="DD7EB8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69B5D14"/>
    <w:multiLevelType w:val="hybridMultilevel"/>
    <w:tmpl w:val="38FA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1829049E"/>
    <w:multiLevelType w:val="hybridMultilevel"/>
    <w:tmpl w:val="9A8214B6"/>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7">
    <w:nsid w:val="18C44CC3"/>
    <w:multiLevelType w:val="hybridMultilevel"/>
    <w:tmpl w:val="32B48AD6"/>
    <w:lvl w:ilvl="0" w:tplc="AFEC6BE0">
      <w:start w:val="1"/>
      <w:numFmt w:val="decimal"/>
      <w:lvlText w:val="%1."/>
      <w:lvlJc w:val="left"/>
      <w:pPr>
        <w:tabs>
          <w:tab w:val="num" w:pos="720"/>
        </w:tabs>
        <w:ind w:left="720" w:hanging="360"/>
      </w:pPr>
    </w:lvl>
    <w:lvl w:ilvl="1" w:tplc="E0862C28">
      <w:start w:val="1"/>
      <w:numFmt w:val="decimal"/>
      <w:lvlText w:val="%2."/>
      <w:lvlJc w:val="left"/>
      <w:pPr>
        <w:tabs>
          <w:tab w:val="num" w:pos="1440"/>
        </w:tabs>
        <w:ind w:left="1440" w:hanging="360"/>
      </w:pPr>
    </w:lvl>
    <w:lvl w:ilvl="2" w:tplc="3E9E94EC" w:tentative="1">
      <w:start w:val="1"/>
      <w:numFmt w:val="decimal"/>
      <w:lvlText w:val="%3."/>
      <w:lvlJc w:val="left"/>
      <w:pPr>
        <w:tabs>
          <w:tab w:val="num" w:pos="2160"/>
        </w:tabs>
        <w:ind w:left="2160" w:hanging="360"/>
      </w:pPr>
    </w:lvl>
    <w:lvl w:ilvl="3" w:tplc="BFBC1760" w:tentative="1">
      <w:start w:val="1"/>
      <w:numFmt w:val="decimal"/>
      <w:lvlText w:val="%4."/>
      <w:lvlJc w:val="left"/>
      <w:pPr>
        <w:tabs>
          <w:tab w:val="num" w:pos="2880"/>
        </w:tabs>
        <w:ind w:left="2880" w:hanging="360"/>
      </w:pPr>
    </w:lvl>
    <w:lvl w:ilvl="4" w:tplc="2E0C09FC" w:tentative="1">
      <w:start w:val="1"/>
      <w:numFmt w:val="decimal"/>
      <w:lvlText w:val="%5."/>
      <w:lvlJc w:val="left"/>
      <w:pPr>
        <w:tabs>
          <w:tab w:val="num" w:pos="3600"/>
        </w:tabs>
        <w:ind w:left="3600" w:hanging="360"/>
      </w:pPr>
    </w:lvl>
    <w:lvl w:ilvl="5" w:tplc="4E6E4AEE" w:tentative="1">
      <w:start w:val="1"/>
      <w:numFmt w:val="decimal"/>
      <w:lvlText w:val="%6."/>
      <w:lvlJc w:val="left"/>
      <w:pPr>
        <w:tabs>
          <w:tab w:val="num" w:pos="4320"/>
        </w:tabs>
        <w:ind w:left="4320" w:hanging="360"/>
      </w:pPr>
    </w:lvl>
    <w:lvl w:ilvl="6" w:tplc="16CC16B0" w:tentative="1">
      <w:start w:val="1"/>
      <w:numFmt w:val="decimal"/>
      <w:lvlText w:val="%7."/>
      <w:lvlJc w:val="left"/>
      <w:pPr>
        <w:tabs>
          <w:tab w:val="num" w:pos="5040"/>
        </w:tabs>
        <w:ind w:left="5040" w:hanging="360"/>
      </w:pPr>
    </w:lvl>
    <w:lvl w:ilvl="7" w:tplc="B07E70F8" w:tentative="1">
      <w:start w:val="1"/>
      <w:numFmt w:val="decimal"/>
      <w:lvlText w:val="%8."/>
      <w:lvlJc w:val="left"/>
      <w:pPr>
        <w:tabs>
          <w:tab w:val="num" w:pos="5760"/>
        </w:tabs>
        <w:ind w:left="5760" w:hanging="360"/>
      </w:pPr>
    </w:lvl>
    <w:lvl w:ilvl="8" w:tplc="6A3C0C14" w:tentative="1">
      <w:start w:val="1"/>
      <w:numFmt w:val="decimal"/>
      <w:lvlText w:val="%9."/>
      <w:lvlJc w:val="left"/>
      <w:pPr>
        <w:tabs>
          <w:tab w:val="num" w:pos="6480"/>
        </w:tabs>
        <w:ind w:left="6480" w:hanging="360"/>
      </w:pPr>
    </w:lvl>
  </w:abstractNum>
  <w:abstractNum w:abstractNumId="28">
    <w:nsid w:val="195E59E7"/>
    <w:multiLevelType w:val="hybridMultilevel"/>
    <w:tmpl w:val="71C04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AAF5DCD"/>
    <w:multiLevelType w:val="hybridMultilevel"/>
    <w:tmpl w:val="113EBAF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AB53BB2"/>
    <w:multiLevelType w:val="hybridMultilevel"/>
    <w:tmpl w:val="C568DA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B9611E6"/>
    <w:multiLevelType w:val="hybridMultilevel"/>
    <w:tmpl w:val="5C5EE5D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1C0B08C5"/>
    <w:multiLevelType w:val="hybridMultilevel"/>
    <w:tmpl w:val="1166F8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1C604A9B"/>
    <w:multiLevelType w:val="hybridMultilevel"/>
    <w:tmpl w:val="B8BC758A"/>
    <w:lvl w:ilvl="0" w:tplc="CB16CA2E">
      <w:start w:val="1"/>
      <w:numFmt w:val="bullet"/>
      <w:lvlText w:val="•"/>
      <w:lvlJc w:val="left"/>
      <w:pPr>
        <w:tabs>
          <w:tab w:val="num" w:pos="720"/>
        </w:tabs>
        <w:ind w:left="720" w:hanging="360"/>
      </w:pPr>
      <w:rPr>
        <w:rFonts w:ascii="Arial" w:hAnsi="Arial" w:hint="default"/>
      </w:rPr>
    </w:lvl>
    <w:lvl w:ilvl="1" w:tplc="F7C8745C" w:tentative="1">
      <w:start w:val="1"/>
      <w:numFmt w:val="bullet"/>
      <w:lvlText w:val="•"/>
      <w:lvlJc w:val="left"/>
      <w:pPr>
        <w:tabs>
          <w:tab w:val="num" w:pos="1440"/>
        </w:tabs>
        <w:ind w:left="1440" w:hanging="360"/>
      </w:pPr>
      <w:rPr>
        <w:rFonts w:ascii="Arial" w:hAnsi="Arial" w:hint="default"/>
      </w:rPr>
    </w:lvl>
    <w:lvl w:ilvl="2" w:tplc="6CAEC554" w:tentative="1">
      <w:start w:val="1"/>
      <w:numFmt w:val="bullet"/>
      <w:lvlText w:val="•"/>
      <w:lvlJc w:val="left"/>
      <w:pPr>
        <w:tabs>
          <w:tab w:val="num" w:pos="2160"/>
        </w:tabs>
        <w:ind w:left="2160" w:hanging="360"/>
      </w:pPr>
      <w:rPr>
        <w:rFonts w:ascii="Arial" w:hAnsi="Arial" w:hint="default"/>
      </w:rPr>
    </w:lvl>
    <w:lvl w:ilvl="3" w:tplc="B9DE2B08" w:tentative="1">
      <w:start w:val="1"/>
      <w:numFmt w:val="bullet"/>
      <w:lvlText w:val="•"/>
      <w:lvlJc w:val="left"/>
      <w:pPr>
        <w:tabs>
          <w:tab w:val="num" w:pos="2880"/>
        </w:tabs>
        <w:ind w:left="2880" w:hanging="360"/>
      </w:pPr>
      <w:rPr>
        <w:rFonts w:ascii="Arial" w:hAnsi="Arial" w:hint="default"/>
      </w:rPr>
    </w:lvl>
    <w:lvl w:ilvl="4" w:tplc="1E04DEB8" w:tentative="1">
      <w:start w:val="1"/>
      <w:numFmt w:val="bullet"/>
      <w:lvlText w:val="•"/>
      <w:lvlJc w:val="left"/>
      <w:pPr>
        <w:tabs>
          <w:tab w:val="num" w:pos="3600"/>
        </w:tabs>
        <w:ind w:left="3600" w:hanging="360"/>
      </w:pPr>
      <w:rPr>
        <w:rFonts w:ascii="Arial" w:hAnsi="Arial" w:hint="default"/>
      </w:rPr>
    </w:lvl>
    <w:lvl w:ilvl="5" w:tplc="D348175E" w:tentative="1">
      <w:start w:val="1"/>
      <w:numFmt w:val="bullet"/>
      <w:lvlText w:val="•"/>
      <w:lvlJc w:val="left"/>
      <w:pPr>
        <w:tabs>
          <w:tab w:val="num" w:pos="4320"/>
        </w:tabs>
        <w:ind w:left="4320" w:hanging="360"/>
      </w:pPr>
      <w:rPr>
        <w:rFonts w:ascii="Arial" w:hAnsi="Arial" w:hint="default"/>
      </w:rPr>
    </w:lvl>
    <w:lvl w:ilvl="6" w:tplc="D7D48834" w:tentative="1">
      <w:start w:val="1"/>
      <w:numFmt w:val="bullet"/>
      <w:lvlText w:val="•"/>
      <w:lvlJc w:val="left"/>
      <w:pPr>
        <w:tabs>
          <w:tab w:val="num" w:pos="5040"/>
        </w:tabs>
        <w:ind w:left="5040" w:hanging="360"/>
      </w:pPr>
      <w:rPr>
        <w:rFonts w:ascii="Arial" w:hAnsi="Arial" w:hint="default"/>
      </w:rPr>
    </w:lvl>
    <w:lvl w:ilvl="7" w:tplc="D6E22CD6" w:tentative="1">
      <w:start w:val="1"/>
      <w:numFmt w:val="bullet"/>
      <w:lvlText w:val="•"/>
      <w:lvlJc w:val="left"/>
      <w:pPr>
        <w:tabs>
          <w:tab w:val="num" w:pos="5760"/>
        </w:tabs>
        <w:ind w:left="5760" w:hanging="360"/>
      </w:pPr>
      <w:rPr>
        <w:rFonts w:ascii="Arial" w:hAnsi="Arial" w:hint="default"/>
      </w:rPr>
    </w:lvl>
    <w:lvl w:ilvl="8" w:tplc="8E8C3CC4" w:tentative="1">
      <w:start w:val="1"/>
      <w:numFmt w:val="bullet"/>
      <w:lvlText w:val="•"/>
      <w:lvlJc w:val="left"/>
      <w:pPr>
        <w:tabs>
          <w:tab w:val="num" w:pos="6480"/>
        </w:tabs>
        <w:ind w:left="6480" w:hanging="360"/>
      </w:pPr>
      <w:rPr>
        <w:rFonts w:ascii="Arial" w:hAnsi="Arial" w:hint="default"/>
      </w:rPr>
    </w:lvl>
  </w:abstractNum>
  <w:abstractNum w:abstractNumId="34">
    <w:nsid w:val="1CD848C8"/>
    <w:multiLevelType w:val="hybridMultilevel"/>
    <w:tmpl w:val="520C2EB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1E351EB9"/>
    <w:multiLevelType w:val="hybridMultilevel"/>
    <w:tmpl w:val="CB983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F6655EC"/>
    <w:multiLevelType w:val="hybridMultilevel"/>
    <w:tmpl w:val="F15A9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20064B1C"/>
    <w:multiLevelType w:val="hybridMultilevel"/>
    <w:tmpl w:val="802CA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0884BFC"/>
    <w:multiLevelType w:val="hybridMultilevel"/>
    <w:tmpl w:val="6F06BCE8"/>
    <w:lvl w:ilvl="0" w:tplc="923A3788">
      <w:start w:val="1"/>
      <w:numFmt w:val="bullet"/>
      <w:lvlText w:val="•"/>
      <w:lvlJc w:val="left"/>
      <w:pPr>
        <w:tabs>
          <w:tab w:val="num" w:pos="720"/>
        </w:tabs>
        <w:ind w:left="720" w:hanging="360"/>
      </w:pPr>
      <w:rPr>
        <w:rFonts w:ascii="Arial" w:hAnsi="Arial" w:hint="default"/>
      </w:rPr>
    </w:lvl>
    <w:lvl w:ilvl="1" w:tplc="EDFC850A" w:tentative="1">
      <w:start w:val="1"/>
      <w:numFmt w:val="bullet"/>
      <w:lvlText w:val="•"/>
      <w:lvlJc w:val="left"/>
      <w:pPr>
        <w:tabs>
          <w:tab w:val="num" w:pos="1440"/>
        </w:tabs>
        <w:ind w:left="1440" w:hanging="360"/>
      </w:pPr>
      <w:rPr>
        <w:rFonts w:ascii="Arial" w:hAnsi="Arial" w:hint="default"/>
      </w:rPr>
    </w:lvl>
    <w:lvl w:ilvl="2" w:tplc="65828570" w:tentative="1">
      <w:start w:val="1"/>
      <w:numFmt w:val="bullet"/>
      <w:lvlText w:val="•"/>
      <w:lvlJc w:val="left"/>
      <w:pPr>
        <w:tabs>
          <w:tab w:val="num" w:pos="2160"/>
        </w:tabs>
        <w:ind w:left="2160" w:hanging="360"/>
      </w:pPr>
      <w:rPr>
        <w:rFonts w:ascii="Arial" w:hAnsi="Arial" w:hint="default"/>
      </w:rPr>
    </w:lvl>
    <w:lvl w:ilvl="3" w:tplc="B18244A6" w:tentative="1">
      <w:start w:val="1"/>
      <w:numFmt w:val="bullet"/>
      <w:lvlText w:val="•"/>
      <w:lvlJc w:val="left"/>
      <w:pPr>
        <w:tabs>
          <w:tab w:val="num" w:pos="2880"/>
        </w:tabs>
        <w:ind w:left="2880" w:hanging="360"/>
      </w:pPr>
      <w:rPr>
        <w:rFonts w:ascii="Arial" w:hAnsi="Arial" w:hint="default"/>
      </w:rPr>
    </w:lvl>
    <w:lvl w:ilvl="4" w:tplc="F32CA5D6" w:tentative="1">
      <w:start w:val="1"/>
      <w:numFmt w:val="bullet"/>
      <w:lvlText w:val="•"/>
      <w:lvlJc w:val="left"/>
      <w:pPr>
        <w:tabs>
          <w:tab w:val="num" w:pos="3600"/>
        </w:tabs>
        <w:ind w:left="3600" w:hanging="360"/>
      </w:pPr>
      <w:rPr>
        <w:rFonts w:ascii="Arial" w:hAnsi="Arial" w:hint="default"/>
      </w:rPr>
    </w:lvl>
    <w:lvl w:ilvl="5" w:tplc="8E3ACFC0" w:tentative="1">
      <w:start w:val="1"/>
      <w:numFmt w:val="bullet"/>
      <w:lvlText w:val="•"/>
      <w:lvlJc w:val="left"/>
      <w:pPr>
        <w:tabs>
          <w:tab w:val="num" w:pos="4320"/>
        </w:tabs>
        <w:ind w:left="4320" w:hanging="360"/>
      </w:pPr>
      <w:rPr>
        <w:rFonts w:ascii="Arial" w:hAnsi="Arial" w:hint="default"/>
      </w:rPr>
    </w:lvl>
    <w:lvl w:ilvl="6" w:tplc="703E56B4" w:tentative="1">
      <w:start w:val="1"/>
      <w:numFmt w:val="bullet"/>
      <w:lvlText w:val="•"/>
      <w:lvlJc w:val="left"/>
      <w:pPr>
        <w:tabs>
          <w:tab w:val="num" w:pos="5040"/>
        </w:tabs>
        <w:ind w:left="5040" w:hanging="360"/>
      </w:pPr>
      <w:rPr>
        <w:rFonts w:ascii="Arial" w:hAnsi="Arial" w:hint="default"/>
      </w:rPr>
    </w:lvl>
    <w:lvl w:ilvl="7" w:tplc="8E20F7D0" w:tentative="1">
      <w:start w:val="1"/>
      <w:numFmt w:val="bullet"/>
      <w:lvlText w:val="•"/>
      <w:lvlJc w:val="left"/>
      <w:pPr>
        <w:tabs>
          <w:tab w:val="num" w:pos="5760"/>
        </w:tabs>
        <w:ind w:left="5760" w:hanging="360"/>
      </w:pPr>
      <w:rPr>
        <w:rFonts w:ascii="Arial" w:hAnsi="Arial" w:hint="default"/>
      </w:rPr>
    </w:lvl>
    <w:lvl w:ilvl="8" w:tplc="66FE7E84" w:tentative="1">
      <w:start w:val="1"/>
      <w:numFmt w:val="bullet"/>
      <w:lvlText w:val="•"/>
      <w:lvlJc w:val="left"/>
      <w:pPr>
        <w:tabs>
          <w:tab w:val="num" w:pos="6480"/>
        </w:tabs>
        <w:ind w:left="6480" w:hanging="360"/>
      </w:pPr>
      <w:rPr>
        <w:rFonts w:ascii="Arial" w:hAnsi="Arial" w:hint="default"/>
      </w:rPr>
    </w:lvl>
  </w:abstractNum>
  <w:abstractNum w:abstractNumId="39">
    <w:nsid w:val="22DF0A55"/>
    <w:multiLevelType w:val="hybridMultilevel"/>
    <w:tmpl w:val="0C9C1D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2360494C"/>
    <w:multiLevelType w:val="hybridMultilevel"/>
    <w:tmpl w:val="3360387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4CD7F04"/>
    <w:multiLevelType w:val="hybridMultilevel"/>
    <w:tmpl w:val="09B00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6456DDE"/>
    <w:multiLevelType w:val="hybridMultilevel"/>
    <w:tmpl w:val="6F405DB0"/>
    <w:lvl w:ilvl="0" w:tplc="B928CD14">
      <w:start w:val="1"/>
      <w:numFmt w:val="decimal"/>
      <w:lvlText w:val="%1."/>
      <w:lvlJc w:val="left"/>
      <w:pPr>
        <w:tabs>
          <w:tab w:val="num" w:pos="720"/>
        </w:tabs>
        <w:ind w:left="720" w:hanging="360"/>
      </w:pPr>
    </w:lvl>
    <w:lvl w:ilvl="1" w:tplc="0630CAB0">
      <w:start w:val="1"/>
      <w:numFmt w:val="decimal"/>
      <w:lvlText w:val="%2."/>
      <w:lvlJc w:val="left"/>
      <w:pPr>
        <w:tabs>
          <w:tab w:val="num" w:pos="1440"/>
        </w:tabs>
        <w:ind w:left="1440" w:hanging="360"/>
      </w:pPr>
    </w:lvl>
    <w:lvl w:ilvl="2" w:tplc="61D0016A" w:tentative="1">
      <w:start w:val="1"/>
      <w:numFmt w:val="decimal"/>
      <w:lvlText w:val="%3."/>
      <w:lvlJc w:val="left"/>
      <w:pPr>
        <w:tabs>
          <w:tab w:val="num" w:pos="2160"/>
        </w:tabs>
        <w:ind w:left="2160" w:hanging="360"/>
      </w:pPr>
    </w:lvl>
    <w:lvl w:ilvl="3" w:tplc="B7408FBA" w:tentative="1">
      <w:start w:val="1"/>
      <w:numFmt w:val="decimal"/>
      <w:lvlText w:val="%4."/>
      <w:lvlJc w:val="left"/>
      <w:pPr>
        <w:tabs>
          <w:tab w:val="num" w:pos="2880"/>
        </w:tabs>
        <w:ind w:left="2880" w:hanging="360"/>
      </w:pPr>
    </w:lvl>
    <w:lvl w:ilvl="4" w:tplc="3DF43414" w:tentative="1">
      <w:start w:val="1"/>
      <w:numFmt w:val="decimal"/>
      <w:lvlText w:val="%5."/>
      <w:lvlJc w:val="left"/>
      <w:pPr>
        <w:tabs>
          <w:tab w:val="num" w:pos="3600"/>
        </w:tabs>
        <w:ind w:left="3600" w:hanging="360"/>
      </w:pPr>
    </w:lvl>
    <w:lvl w:ilvl="5" w:tplc="5F5E1C82" w:tentative="1">
      <w:start w:val="1"/>
      <w:numFmt w:val="decimal"/>
      <w:lvlText w:val="%6."/>
      <w:lvlJc w:val="left"/>
      <w:pPr>
        <w:tabs>
          <w:tab w:val="num" w:pos="4320"/>
        </w:tabs>
        <w:ind w:left="4320" w:hanging="360"/>
      </w:pPr>
    </w:lvl>
    <w:lvl w:ilvl="6" w:tplc="1D24624A" w:tentative="1">
      <w:start w:val="1"/>
      <w:numFmt w:val="decimal"/>
      <w:lvlText w:val="%7."/>
      <w:lvlJc w:val="left"/>
      <w:pPr>
        <w:tabs>
          <w:tab w:val="num" w:pos="5040"/>
        </w:tabs>
        <w:ind w:left="5040" w:hanging="360"/>
      </w:pPr>
    </w:lvl>
    <w:lvl w:ilvl="7" w:tplc="2CDC8092" w:tentative="1">
      <w:start w:val="1"/>
      <w:numFmt w:val="decimal"/>
      <w:lvlText w:val="%8."/>
      <w:lvlJc w:val="left"/>
      <w:pPr>
        <w:tabs>
          <w:tab w:val="num" w:pos="5760"/>
        </w:tabs>
        <w:ind w:left="5760" w:hanging="360"/>
      </w:pPr>
    </w:lvl>
    <w:lvl w:ilvl="8" w:tplc="CFD0F576" w:tentative="1">
      <w:start w:val="1"/>
      <w:numFmt w:val="decimal"/>
      <w:lvlText w:val="%9."/>
      <w:lvlJc w:val="left"/>
      <w:pPr>
        <w:tabs>
          <w:tab w:val="num" w:pos="6480"/>
        </w:tabs>
        <w:ind w:left="6480" w:hanging="360"/>
      </w:pPr>
    </w:lvl>
  </w:abstractNum>
  <w:abstractNum w:abstractNumId="43">
    <w:nsid w:val="27B90DBA"/>
    <w:multiLevelType w:val="hybridMultilevel"/>
    <w:tmpl w:val="AC608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80216B3"/>
    <w:multiLevelType w:val="hybridMultilevel"/>
    <w:tmpl w:val="7A382B2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45">
    <w:nsid w:val="28F450EF"/>
    <w:multiLevelType w:val="hybridMultilevel"/>
    <w:tmpl w:val="4C142124"/>
    <w:lvl w:ilvl="0" w:tplc="CBF293EE">
      <w:start w:val="1"/>
      <w:numFmt w:val="decimal"/>
      <w:lvlText w:val="%1."/>
      <w:lvlJc w:val="left"/>
      <w:pPr>
        <w:tabs>
          <w:tab w:val="num" w:pos="720"/>
        </w:tabs>
        <w:ind w:left="720" w:hanging="360"/>
      </w:pPr>
    </w:lvl>
    <w:lvl w:ilvl="1" w:tplc="9DB0E388" w:tentative="1">
      <w:start w:val="1"/>
      <w:numFmt w:val="decimal"/>
      <w:lvlText w:val="%2."/>
      <w:lvlJc w:val="left"/>
      <w:pPr>
        <w:tabs>
          <w:tab w:val="num" w:pos="1440"/>
        </w:tabs>
        <w:ind w:left="1440" w:hanging="360"/>
      </w:pPr>
    </w:lvl>
    <w:lvl w:ilvl="2" w:tplc="7DB86680" w:tentative="1">
      <w:start w:val="1"/>
      <w:numFmt w:val="decimal"/>
      <w:lvlText w:val="%3."/>
      <w:lvlJc w:val="left"/>
      <w:pPr>
        <w:tabs>
          <w:tab w:val="num" w:pos="2160"/>
        </w:tabs>
        <w:ind w:left="2160" w:hanging="360"/>
      </w:pPr>
    </w:lvl>
    <w:lvl w:ilvl="3" w:tplc="DD0A6DD0" w:tentative="1">
      <w:start w:val="1"/>
      <w:numFmt w:val="decimal"/>
      <w:lvlText w:val="%4."/>
      <w:lvlJc w:val="left"/>
      <w:pPr>
        <w:tabs>
          <w:tab w:val="num" w:pos="2880"/>
        </w:tabs>
        <w:ind w:left="2880" w:hanging="360"/>
      </w:pPr>
    </w:lvl>
    <w:lvl w:ilvl="4" w:tplc="366AF554" w:tentative="1">
      <w:start w:val="1"/>
      <w:numFmt w:val="decimal"/>
      <w:lvlText w:val="%5."/>
      <w:lvlJc w:val="left"/>
      <w:pPr>
        <w:tabs>
          <w:tab w:val="num" w:pos="3600"/>
        </w:tabs>
        <w:ind w:left="3600" w:hanging="360"/>
      </w:pPr>
    </w:lvl>
    <w:lvl w:ilvl="5" w:tplc="1D628D9E" w:tentative="1">
      <w:start w:val="1"/>
      <w:numFmt w:val="decimal"/>
      <w:lvlText w:val="%6."/>
      <w:lvlJc w:val="left"/>
      <w:pPr>
        <w:tabs>
          <w:tab w:val="num" w:pos="4320"/>
        </w:tabs>
        <w:ind w:left="4320" w:hanging="360"/>
      </w:pPr>
    </w:lvl>
    <w:lvl w:ilvl="6" w:tplc="8FFE7302" w:tentative="1">
      <w:start w:val="1"/>
      <w:numFmt w:val="decimal"/>
      <w:lvlText w:val="%7."/>
      <w:lvlJc w:val="left"/>
      <w:pPr>
        <w:tabs>
          <w:tab w:val="num" w:pos="5040"/>
        </w:tabs>
        <w:ind w:left="5040" w:hanging="360"/>
      </w:pPr>
    </w:lvl>
    <w:lvl w:ilvl="7" w:tplc="9A9272EE" w:tentative="1">
      <w:start w:val="1"/>
      <w:numFmt w:val="decimal"/>
      <w:lvlText w:val="%8."/>
      <w:lvlJc w:val="left"/>
      <w:pPr>
        <w:tabs>
          <w:tab w:val="num" w:pos="5760"/>
        </w:tabs>
        <w:ind w:left="5760" w:hanging="360"/>
      </w:pPr>
    </w:lvl>
    <w:lvl w:ilvl="8" w:tplc="932A4A54" w:tentative="1">
      <w:start w:val="1"/>
      <w:numFmt w:val="decimal"/>
      <w:lvlText w:val="%9."/>
      <w:lvlJc w:val="left"/>
      <w:pPr>
        <w:tabs>
          <w:tab w:val="num" w:pos="6480"/>
        </w:tabs>
        <w:ind w:left="6480" w:hanging="360"/>
      </w:pPr>
    </w:lvl>
  </w:abstractNum>
  <w:abstractNum w:abstractNumId="46">
    <w:nsid w:val="29D20E85"/>
    <w:multiLevelType w:val="hybridMultilevel"/>
    <w:tmpl w:val="73ECC1A0"/>
    <w:lvl w:ilvl="0" w:tplc="97FACBE0">
      <w:start w:val="1"/>
      <w:numFmt w:val="bullet"/>
      <w:lvlText w:val="•"/>
      <w:lvlJc w:val="left"/>
      <w:pPr>
        <w:tabs>
          <w:tab w:val="num" w:pos="720"/>
        </w:tabs>
        <w:ind w:left="720" w:hanging="360"/>
      </w:pPr>
      <w:rPr>
        <w:rFonts w:ascii="Arial" w:hAnsi="Arial" w:hint="default"/>
      </w:rPr>
    </w:lvl>
    <w:lvl w:ilvl="1" w:tplc="0D92F5D8">
      <w:start w:val="2278"/>
      <w:numFmt w:val="bullet"/>
      <w:lvlText w:val="•"/>
      <w:lvlJc w:val="left"/>
      <w:pPr>
        <w:tabs>
          <w:tab w:val="num" w:pos="1440"/>
        </w:tabs>
        <w:ind w:left="1440" w:hanging="360"/>
      </w:pPr>
      <w:rPr>
        <w:rFonts w:ascii="Arial" w:hAnsi="Arial" w:hint="default"/>
      </w:rPr>
    </w:lvl>
    <w:lvl w:ilvl="2" w:tplc="1098F8CE" w:tentative="1">
      <w:start w:val="1"/>
      <w:numFmt w:val="bullet"/>
      <w:lvlText w:val="•"/>
      <w:lvlJc w:val="left"/>
      <w:pPr>
        <w:tabs>
          <w:tab w:val="num" w:pos="2160"/>
        </w:tabs>
        <w:ind w:left="2160" w:hanging="360"/>
      </w:pPr>
      <w:rPr>
        <w:rFonts w:ascii="Arial" w:hAnsi="Arial" w:hint="default"/>
      </w:rPr>
    </w:lvl>
    <w:lvl w:ilvl="3" w:tplc="BDAAC968" w:tentative="1">
      <w:start w:val="1"/>
      <w:numFmt w:val="bullet"/>
      <w:lvlText w:val="•"/>
      <w:lvlJc w:val="left"/>
      <w:pPr>
        <w:tabs>
          <w:tab w:val="num" w:pos="2880"/>
        </w:tabs>
        <w:ind w:left="2880" w:hanging="360"/>
      </w:pPr>
      <w:rPr>
        <w:rFonts w:ascii="Arial" w:hAnsi="Arial" w:hint="default"/>
      </w:rPr>
    </w:lvl>
    <w:lvl w:ilvl="4" w:tplc="4EF449E0" w:tentative="1">
      <w:start w:val="1"/>
      <w:numFmt w:val="bullet"/>
      <w:lvlText w:val="•"/>
      <w:lvlJc w:val="left"/>
      <w:pPr>
        <w:tabs>
          <w:tab w:val="num" w:pos="3600"/>
        </w:tabs>
        <w:ind w:left="3600" w:hanging="360"/>
      </w:pPr>
      <w:rPr>
        <w:rFonts w:ascii="Arial" w:hAnsi="Arial" w:hint="default"/>
      </w:rPr>
    </w:lvl>
    <w:lvl w:ilvl="5" w:tplc="664284BE" w:tentative="1">
      <w:start w:val="1"/>
      <w:numFmt w:val="bullet"/>
      <w:lvlText w:val="•"/>
      <w:lvlJc w:val="left"/>
      <w:pPr>
        <w:tabs>
          <w:tab w:val="num" w:pos="4320"/>
        </w:tabs>
        <w:ind w:left="4320" w:hanging="360"/>
      </w:pPr>
      <w:rPr>
        <w:rFonts w:ascii="Arial" w:hAnsi="Arial" w:hint="default"/>
      </w:rPr>
    </w:lvl>
    <w:lvl w:ilvl="6" w:tplc="D2966ECA" w:tentative="1">
      <w:start w:val="1"/>
      <w:numFmt w:val="bullet"/>
      <w:lvlText w:val="•"/>
      <w:lvlJc w:val="left"/>
      <w:pPr>
        <w:tabs>
          <w:tab w:val="num" w:pos="5040"/>
        </w:tabs>
        <w:ind w:left="5040" w:hanging="360"/>
      </w:pPr>
      <w:rPr>
        <w:rFonts w:ascii="Arial" w:hAnsi="Arial" w:hint="default"/>
      </w:rPr>
    </w:lvl>
    <w:lvl w:ilvl="7" w:tplc="CDB8B996" w:tentative="1">
      <w:start w:val="1"/>
      <w:numFmt w:val="bullet"/>
      <w:lvlText w:val="•"/>
      <w:lvlJc w:val="left"/>
      <w:pPr>
        <w:tabs>
          <w:tab w:val="num" w:pos="5760"/>
        </w:tabs>
        <w:ind w:left="5760" w:hanging="360"/>
      </w:pPr>
      <w:rPr>
        <w:rFonts w:ascii="Arial" w:hAnsi="Arial" w:hint="default"/>
      </w:rPr>
    </w:lvl>
    <w:lvl w:ilvl="8" w:tplc="415275A8" w:tentative="1">
      <w:start w:val="1"/>
      <w:numFmt w:val="bullet"/>
      <w:lvlText w:val="•"/>
      <w:lvlJc w:val="left"/>
      <w:pPr>
        <w:tabs>
          <w:tab w:val="num" w:pos="6480"/>
        </w:tabs>
        <w:ind w:left="6480" w:hanging="360"/>
      </w:pPr>
      <w:rPr>
        <w:rFonts w:ascii="Arial" w:hAnsi="Arial" w:hint="default"/>
      </w:rPr>
    </w:lvl>
  </w:abstractNum>
  <w:abstractNum w:abstractNumId="47">
    <w:nsid w:val="2A35727A"/>
    <w:multiLevelType w:val="hybridMultilevel"/>
    <w:tmpl w:val="F5CE7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B5468B6"/>
    <w:multiLevelType w:val="hybridMultilevel"/>
    <w:tmpl w:val="B6D2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CAB6697"/>
    <w:multiLevelType w:val="hybridMultilevel"/>
    <w:tmpl w:val="16447126"/>
    <w:lvl w:ilvl="0" w:tplc="4E4E6E9E">
      <w:start w:val="1"/>
      <w:numFmt w:val="bullet"/>
      <w:lvlText w:val="•"/>
      <w:lvlJc w:val="left"/>
      <w:pPr>
        <w:tabs>
          <w:tab w:val="num" w:pos="720"/>
        </w:tabs>
        <w:ind w:left="720" w:hanging="360"/>
      </w:pPr>
      <w:rPr>
        <w:rFonts w:ascii="Arial" w:hAnsi="Arial" w:hint="default"/>
      </w:rPr>
    </w:lvl>
    <w:lvl w:ilvl="1" w:tplc="333A8CF8" w:tentative="1">
      <w:start w:val="1"/>
      <w:numFmt w:val="bullet"/>
      <w:lvlText w:val="•"/>
      <w:lvlJc w:val="left"/>
      <w:pPr>
        <w:tabs>
          <w:tab w:val="num" w:pos="1440"/>
        </w:tabs>
        <w:ind w:left="1440" w:hanging="360"/>
      </w:pPr>
      <w:rPr>
        <w:rFonts w:ascii="Arial" w:hAnsi="Arial" w:hint="default"/>
      </w:rPr>
    </w:lvl>
    <w:lvl w:ilvl="2" w:tplc="7E76EDFC" w:tentative="1">
      <w:start w:val="1"/>
      <w:numFmt w:val="bullet"/>
      <w:lvlText w:val="•"/>
      <w:lvlJc w:val="left"/>
      <w:pPr>
        <w:tabs>
          <w:tab w:val="num" w:pos="2160"/>
        </w:tabs>
        <w:ind w:left="2160" w:hanging="360"/>
      </w:pPr>
      <w:rPr>
        <w:rFonts w:ascii="Arial" w:hAnsi="Arial" w:hint="default"/>
      </w:rPr>
    </w:lvl>
    <w:lvl w:ilvl="3" w:tplc="5C86EF66" w:tentative="1">
      <w:start w:val="1"/>
      <w:numFmt w:val="bullet"/>
      <w:lvlText w:val="•"/>
      <w:lvlJc w:val="left"/>
      <w:pPr>
        <w:tabs>
          <w:tab w:val="num" w:pos="2880"/>
        </w:tabs>
        <w:ind w:left="2880" w:hanging="360"/>
      </w:pPr>
      <w:rPr>
        <w:rFonts w:ascii="Arial" w:hAnsi="Arial" w:hint="default"/>
      </w:rPr>
    </w:lvl>
    <w:lvl w:ilvl="4" w:tplc="DE5E4C0E" w:tentative="1">
      <w:start w:val="1"/>
      <w:numFmt w:val="bullet"/>
      <w:lvlText w:val="•"/>
      <w:lvlJc w:val="left"/>
      <w:pPr>
        <w:tabs>
          <w:tab w:val="num" w:pos="3600"/>
        </w:tabs>
        <w:ind w:left="3600" w:hanging="360"/>
      </w:pPr>
      <w:rPr>
        <w:rFonts w:ascii="Arial" w:hAnsi="Arial" w:hint="default"/>
      </w:rPr>
    </w:lvl>
    <w:lvl w:ilvl="5" w:tplc="270C5002" w:tentative="1">
      <w:start w:val="1"/>
      <w:numFmt w:val="bullet"/>
      <w:lvlText w:val="•"/>
      <w:lvlJc w:val="left"/>
      <w:pPr>
        <w:tabs>
          <w:tab w:val="num" w:pos="4320"/>
        </w:tabs>
        <w:ind w:left="4320" w:hanging="360"/>
      </w:pPr>
      <w:rPr>
        <w:rFonts w:ascii="Arial" w:hAnsi="Arial" w:hint="default"/>
      </w:rPr>
    </w:lvl>
    <w:lvl w:ilvl="6" w:tplc="F37215EE" w:tentative="1">
      <w:start w:val="1"/>
      <w:numFmt w:val="bullet"/>
      <w:lvlText w:val="•"/>
      <w:lvlJc w:val="left"/>
      <w:pPr>
        <w:tabs>
          <w:tab w:val="num" w:pos="5040"/>
        </w:tabs>
        <w:ind w:left="5040" w:hanging="360"/>
      </w:pPr>
      <w:rPr>
        <w:rFonts w:ascii="Arial" w:hAnsi="Arial" w:hint="default"/>
      </w:rPr>
    </w:lvl>
    <w:lvl w:ilvl="7" w:tplc="D0002676" w:tentative="1">
      <w:start w:val="1"/>
      <w:numFmt w:val="bullet"/>
      <w:lvlText w:val="•"/>
      <w:lvlJc w:val="left"/>
      <w:pPr>
        <w:tabs>
          <w:tab w:val="num" w:pos="5760"/>
        </w:tabs>
        <w:ind w:left="5760" w:hanging="360"/>
      </w:pPr>
      <w:rPr>
        <w:rFonts w:ascii="Arial" w:hAnsi="Arial" w:hint="default"/>
      </w:rPr>
    </w:lvl>
    <w:lvl w:ilvl="8" w:tplc="FC028ED4" w:tentative="1">
      <w:start w:val="1"/>
      <w:numFmt w:val="bullet"/>
      <w:lvlText w:val="•"/>
      <w:lvlJc w:val="left"/>
      <w:pPr>
        <w:tabs>
          <w:tab w:val="num" w:pos="6480"/>
        </w:tabs>
        <w:ind w:left="6480" w:hanging="360"/>
      </w:pPr>
      <w:rPr>
        <w:rFonts w:ascii="Arial" w:hAnsi="Arial" w:hint="default"/>
      </w:rPr>
    </w:lvl>
  </w:abstractNum>
  <w:abstractNum w:abstractNumId="50">
    <w:nsid w:val="2D211137"/>
    <w:multiLevelType w:val="hybridMultilevel"/>
    <w:tmpl w:val="3DEE2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D567611"/>
    <w:multiLevelType w:val="hybridMultilevel"/>
    <w:tmpl w:val="5730288E"/>
    <w:lvl w:ilvl="0" w:tplc="381CD628">
      <w:start w:val="1"/>
      <w:numFmt w:val="decimal"/>
      <w:lvlText w:val="%1."/>
      <w:lvlJc w:val="left"/>
      <w:pPr>
        <w:tabs>
          <w:tab w:val="num" w:pos="720"/>
        </w:tabs>
        <w:ind w:left="720" w:hanging="360"/>
      </w:pPr>
    </w:lvl>
    <w:lvl w:ilvl="1" w:tplc="72E2A1DE">
      <w:start w:val="1"/>
      <w:numFmt w:val="decimal"/>
      <w:lvlText w:val="%2."/>
      <w:lvlJc w:val="left"/>
      <w:pPr>
        <w:tabs>
          <w:tab w:val="num" w:pos="1440"/>
        </w:tabs>
        <w:ind w:left="1440" w:hanging="360"/>
      </w:pPr>
    </w:lvl>
    <w:lvl w:ilvl="2" w:tplc="3102A884" w:tentative="1">
      <w:start w:val="1"/>
      <w:numFmt w:val="decimal"/>
      <w:lvlText w:val="%3."/>
      <w:lvlJc w:val="left"/>
      <w:pPr>
        <w:tabs>
          <w:tab w:val="num" w:pos="2160"/>
        </w:tabs>
        <w:ind w:left="2160" w:hanging="360"/>
      </w:pPr>
    </w:lvl>
    <w:lvl w:ilvl="3" w:tplc="7338CD7A" w:tentative="1">
      <w:start w:val="1"/>
      <w:numFmt w:val="decimal"/>
      <w:lvlText w:val="%4."/>
      <w:lvlJc w:val="left"/>
      <w:pPr>
        <w:tabs>
          <w:tab w:val="num" w:pos="2880"/>
        </w:tabs>
        <w:ind w:left="2880" w:hanging="360"/>
      </w:pPr>
    </w:lvl>
    <w:lvl w:ilvl="4" w:tplc="5566A7EC" w:tentative="1">
      <w:start w:val="1"/>
      <w:numFmt w:val="decimal"/>
      <w:lvlText w:val="%5."/>
      <w:lvlJc w:val="left"/>
      <w:pPr>
        <w:tabs>
          <w:tab w:val="num" w:pos="3600"/>
        </w:tabs>
        <w:ind w:left="3600" w:hanging="360"/>
      </w:pPr>
    </w:lvl>
    <w:lvl w:ilvl="5" w:tplc="95321C64" w:tentative="1">
      <w:start w:val="1"/>
      <w:numFmt w:val="decimal"/>
      <w:lvlText w:val="%6."/>
      <w:lvlJc w:val="left"/>
      <w:pPr>
        <w:tabs>
          <w:tab w:val="num" w:pos="4320"/>
        </w:tabs>
        <w:ind w:left="4320" w:hanging="360"/>
      </w:pPr>
    </w:lvl>
    <w:lvl w:ilvl="6" w:tplc="96DCEFAE" w:tentative="1">
      <w:start w:val="1"/>
      <w:numFmt w:val="decimal"/>
      <w:lvlText w:val="%7."/>
      <w:lvlJc w:val="left"/>
      <w:pPr>
        <w:tabs>
          <w:tab w:val="num" w:pos="5040"/>
        </w:tabs>
        <w:ind w:left="5040" w:hanging="360"/>
      </w:pPr>
    </w:lvl>
    <w:lvl w:ilvl="7" w:tplc="AA5C11EC" w:tentative="1">
      <w:start w:val="1"/>
      <w:numFmt w:val="decimal"/>
      <w:lvlText w:val="%8."/>
      <w:lvlJc w:val="left"/>
      <w:pPr>
        <w:tabs>
          <w:tab w:val="num" w:pos="5760"/>
        </w:tabs>
        <w:ind w:left="5760" w:hanging="360"/>
      </w:pPr>
    </w:lvl>
    <w:lvl w:ilvl="8" w:tplc="CAFCDB80" w:tentative="1">
      <w:start w:val="1"/>
      <w:numFmt w:val="decimal"/>
      <w:lvlText w:val="%9."/>
      <w:lvlJc w:val="left"/>
      <w:pPr>
        <w:tabs>
          <w:tab w:val="num" w:pos="6480"/>
        </w:tabs>
        <w:ind w:left="6480" w:hanging="360"/>
      </w:pPr>
    </w:lvl>
  </w:abstractNum>
  <w:abstractNum w:abstractNumId="52">
    <w:nsid w:val="2E617E1C"/>
    <w:multiLevelType w:val="hybridMultilevel"/>
    <w:tmpl w:val="ABB0EDA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048007A"/>
    <w:multiLevelType w:val="hybridMultilevel"/>
    <w:tmpl w:val="1040E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1345BAE"/>
    <w:multiLevelType w:val="hybridMultilevel"/>
    <w:tmpl w:val="C00E7080"/>
    <w:lvl w:ilvl="0" w:tplc="10090019">
      <w:start w:val="1"/>
      <w:numFmt w:val="lowerLetter"/>
      <w:lvlText w:val="%1."/>
      <w:lvlJc w:val="left"/>
      <w:pPr>
        <w:ind w:left="1080" w:hanging="360"/>
      </w:pPr>
      <w:rPr>
        <w:rFonts w:hint="default"/>
      </w:rPr>
    </w:lvl>
    <w:lvl w:ilvl="1" w:tplc="1009001B">
      <w:start w:val="1"/>
      <w:numFmt w:val="lowerRoman"/>
      <w:lvlText w:val="%2."/>
      <w:lvlJc w:val="righ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5">
    <w:nsid w:val="323A15D9"/>
    <w:multiLevelType w:val="hybridMultilevel"/>
    <w:tmpl w:val="9696A0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3167FB0"/>
    <w:multiLevelType w:val="hybridMultilevel"/>
    <w:tmpl w:val="2A869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5077AAC"/>
    <w:multiLevelType w:val="hybridMultilevel"/>
    <w:tmpl w:val="DEBE99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nsid w:val="368C4F2C"/>
    <w:multiLevelType w:val="hybridMultilevel"/>
    <w:tmpl w:val="3A483B7A"/>
    <w:lvl w:ilvl="0" w:tplc="05F277E2">
      <w:start w:val="1"/>
      <w:numFmt w:val="decimal"/>
      <w:lvlText w:val="%1."/>
      <w:lvlJc w:val="left"/>
      <w:pPr>
        <w:tabs>
          <w:tab w:val="num" w:pos="720"/>
        </w:tabs>
        <w:ind w:left="720" w:hanging="360"/>
      </w:pPr>
    </w:lvl>
    <w:lvl w:ilvl="1" w:tplc="853A689C">
      <w:start w:val="1"/>
      <w:numFmt w:val="decimal"/>
      <w:lvlText w:val="%2."/>
      <w:lvlJc w:val="left"/>
      <w:pPr>
        <w:tabs>
          <w:tab w:val="num" w:pos="1440"/>
        </w:tabs>
        <w:ind w:left="1440" w:hanging="360"/>
      </w:pPr>
    </w:lvl>
    <w:lvl w:ilvl="2" w:tplc="B39293D8" w:tentative="1">
      <w:start w:val="1"/>
      <w:numFmt w:val="decimal"/>
      <w:lvlText w:val="%3."/>
      <w:lvlJc w:val="left"/>
      <w:pPr>
        <w:tabs>
          <w:tab w:val="num" w:pos="2160"/>
        </w:tabs>
        <w:ind w:left="2160" w:hanging="360"/>
      </w:pPr>
    </w:lvl>
    <w:lvl w:ilvl="3" w:tplc="2C6ECE26" w:tentative="1">
      <w:start w:val="1"/>
      <w:numFmt w:val="decimal"/>
      <w:lvlText w:val="%4."/>
      <w:lvlJc w:val="left"/>
      <w:pPr>
        <w:tabs>
          <w:tab w:val="num" w:pos="2880"/>
        </w:tabs>
        <w:ind w:left="2880" w:hanging="360"/>
      </w:pPr>
    </w:lvl>
    <w:lvl w:ilvl="4" w:tplc="02480038" w:tentative="1">
      <w:start w:val="1"/>
      <w:numFmt w:val="decimal"/>
      <w:lvlText w:val="%5."/>
      <w:lvlJc w:val="left"/>
      <w:pPr>
        <w:tabs>
          <w:tab w:val="num" w:pos="3600"/>
        </w:tabs>
        <w:ind w:left="3600" w:hanging="360"/>
      </w:pPr>
    </w:lvl>
    <w:lvl w:ilvl="5" w:tplc="ADDA119E" w:tentative="1">
      <w:start w:val="1"/>
      <w:numFmt w:val="decimal"/>
      <w:lvlText w:val="%6."/>
      <w:lvlJc w:val="left"/>
      <w:pPr>
        <w:tabs>
          <w:tab w:val="num" w:pos="4320"/>
        </w:tabs>
        <w:ind w:left="4320" w:hanging="360"/>
      </w:pPr>
    </w:lvl>
    <w:lvl w:ilvl="6" w:tplc="1F8A7874" w:tentative="1">
      <w:start w:val="1"/>
      <w:numFmt w:val="decimal"/>
      <w:lvlText w:val="%7."/>
      <w:lvlJc w:val="left"/>
      <w:pPr>
        <w:tabs>
          <w:tab w:val="num" w:pos="5040"/>
        </w:tabs>
        <w:ind w:left="5040" w:hanging="360"/>
      </w:pPr>
    </w:lvl>
    <w:lvl w:ilvl="7" w:tplc="7C8EC8E2" w:tentative="1">
      <w:start w:val="1"/>
      <w:numFmt w:val="decimal"/>
      <w:lvlText w:val="%8."/>
      <w:lvlJc w:val="left"/>
      <w:pPr>
        <w:tabs>
          <w:tab w:val="num" w:pos="5760"/>
        </w:tabs>
        <w:ind w:left="5760" w:hanging="360"/>
      </w:pPr>
    </w:lvl>
    <w:lvl w:ilvl="8" w:tplc="15E2C046" w:tentative="1">
      <w:start w:val="1"/>
      <w:numFmt w:val="decimal"/>
      <w:lvlText w:val="%9."/>
      <w:lvlJc w:val="left"/>
      <w:pPr>
        <w:tabs>
          <w:tab w:val="num" w:pos="6480"/>
        </w:tabs>
        <w:ind w:left="6480" w:hanging="360"/>
      </w:pPr>
    </w:lvl>
  </w:abstractNum>
  <w:abstractNum w:abstractNumId="59">
    <w:nsid w:val="36C267AE"/>
    <w:multiLevelType w:val="multilevel"/>
    <w:tmpl w:val="858CBC78"/>
    <w:lvl w:ilvl="0">
      <w:start w:val="1"/>
      <w:numFmt w:val="decimal"/>
      <w:lvlText w:val="%1."/>
      <w:lvlJc w:val="left"/>
      <w:pPr>
        <w:tabs>
          <w:tab w:val="num" w:pos="720"/>
        </w:tabs>
        <w:ind w:left="720" w:hanging="360"/>
      </w:pPr>
      <w:rPr>
        <w:rFonts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decimal"/>
      <w:lvlText w:val="%9."/>
      <w:lvlJc w:val="left"/>
      <w:pPr>
        <w:ind w:left="6480" w:hanging="360"/>
      </w:pPr>
      <w:rPr>
        <w:rFonts w:hint="default"/>
      </w:rPr>
    </w:lvl>
  </w:abstractNum>
  <w:abstractNum w:abstractNumId="60">
    <w:nsid w:val="37AE4A0E"/>
    <w:multiLevelType w:val="multilevel"/>
    <w:tmpl w:val="DD7EB8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82F3448"/>
    <w:multiLevelType w:val="hybridMultilevel"/>
    <w:tmpl w:val="2E50F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87E7AA9"/>
    <w:multiLevelType w:val="hybridMultilevel"/>
    <w:tmpl w:val="FE0C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90957CB"/>
    <w:multiLevelType w:val="hybridMultilevel"/>
    <w:tmpl w:val="4F1AF8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nsid w:val="3A2F539A"/>
    <w:multiLevelType w:val="hybridMultilevel"/>
    <w:tmpl w:val="2586C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3A3F437F"/>
    <w:multiLevelType w:val="multilevel"/>
    <w:tmpl w:val="DD7EB8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E0634E5"/>
    <w:multiLevelType w:val="hybridMultilevel"/>
    <w:tmpl w:val="E0665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3FBE29B6"/>
    <w:multiLevelType w:val="hybridMultilevel"/>
    <w:tmpl w:val="D922AE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8">
    <w:nsid w:val="40140843"/>
    <w:multiLevelType w:val="hybridMultilevel"/>
    <w:tmpl w:val="F2F687B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08F0059"/>
    <w:multiLevelType w:val="hybridMultilevel"/>
    <w:tmpl w:val="27C87FD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0">
    <w:nsid w:val="423D6365"/>
    <w:multiLevelType w:val="hybridMultilevel"/>
    <w:tmpl w:val="DCA068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4175EDA"/>
    <w:multiLevelType w:val="hybridMultilevel"/>
    <w:tmpl w:val="4E707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6765F43"/>
    <w:multiLevelType w:val="multilevel"/>
    <w:tmpl w:val="DD7EB8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7DB5BB5"/>
    <w:multiLevelType w:val="hybridMultilevel"/>
    <w:tmpl w:val="051A00A6"/>
    <w:lvl w:ilvl="0" w:tplc="59A80402">
      <w:start w:val="1"/>
      <w:numFmt w:val="bullet"/>
      <w:lvlText w:val="•"/>
      <w:lvlJc w:val="left"/>
      <w:pPr>
        <w:tabs>
          <w:tab w:val="num" w:pos="720"/>
        </w:tabs>
        <w:ind w:left="720" w:hanging="360"/>
      </w:pPr>
      <w:rPr>
        <w:rFonts w:ascii="Arial" w:hAnsi="Arial" w:hint="default"/>
      </w:rPr>
    </w:lvl>
    <w:lvl w:ilvl="1" w:tplc="2704302C" w:tentative="1">
      <w:start w:val="1"/>
      <w:numFmt w:val="bullet"/>
      <w:lvlText w:val="•"/>
      <w:lvlJc w:val="left"/>
      <w:pPr>
        <w:tabs>
          <w:tab w:val="num" w:pos="1440"/>
        </w:tabs>
        <w:ind w:left="1440" w:hanging="360"/>
      </w:pPr>
      <w:rPr>
        <w:rFonts w:ascii="Arial" w:hAnsi="Arial" w:hint="default"/>
      </w:rPr>
    </w:lvl>
    <w:lvl w:ilvl="2" w:tplc="61F4519A" w:tentative="1">
      <w:start w:val="1"/>
      <w:numFmt w:val="bullet"/>
      <w:lvlText w:val="•"/>
      <w:lvlJc w:val="left"/>
      <w:pPr>
        <w:tabs>
          <w:tab w:val="num" w:pos="2160"/>
        </w:tabs>
        <w:ind w:left="2160" w:hanging="360"/>
      </w:pPr>
      <w:rPr>
        <w:rFonts w:ascii="Arial" w:hAnsi="Arial" w:hint="default"/>
      </w:rPr>
    </w:lvl>
    <w:lvl w:ilvl="3" w:tplc="127A44C6" w:tentative="1">
      <w:start w:val="1"/>
      <w:numFmt w:val="bullet"/>
      <w:lvlText w:val="•"/>
      <w:lvlJc w:val="left"/>
      <w:pPr>
        <w:tabs>
          <w:tab w:val="num" w:pos="2880"/>
        </w:tabs>
        <w:ind w:left="2880" w:hanging="360"/>
      </w:pPr>
      <w:rPr>
        <w:rFonts w:ascii="Arial" w:hAnsi="Arial" w:hint="default"/>
      </w:rPr>
    </w:lvl>
    <w:lvl w:ilvl="4" w:tplc="E71CD79C" w:tentative="1">
      <w:start w:val="1"/>
      <w:numFmt w:val="bullet"/>
      <w:lvlText w:val="•"/>
      <w:lvlJc w:val="left"/>
      <w:pPr>
        <w:tabs>
          <w:tab w:val="num" w:pos="3600"/>
        </w:tabs>
        <w:ind w:left="3600" w:hanging="360"/>
      </w:pPr>
      <w:rPr>
        <w:rFonts w:ascii="Arial" w:hAnsi="Arial" w:hint="default"/>
      </w:rPr>
    </w:lvl>
    <w:lvl w:ilvl="5" w:tplc="08924DD8" w:tentative="1">
      <w:start w:val="1"/>
      <w:numFmt w:val="bullet"/>
      <w:lvlText w:val="•"/>
      <w:lvlJc w:val="left"/>
      <w:pPr>
        <w:tabs>
          <w:tab w:val="num" w:pos="4320"/>
        </w:tabs>
        <w:ind w:left="4320" w:hanging="360"/>
      </w:pPr>
      <w:rPr>
        <w:rFonts w:ascii="Arial" w:hAnsi="Arial" w:hint="default"/>
      </w:rPr>
    </w:lvl>
    <w:lvl w:ilvl="6" w:tplc="B6961C54" w:tentative="1">
      <w:start w:val="1"/>
      <w:numFmt w:val="bullet"/>
      <w:lvlText w:val="•"/>
      <w:lvlJc w:val="left"/>
      <w:pPr>
        <w:tabs>
          <w:tab w:val="num" w:pos="5040"/>
        </w:tabs>
        <w:ind w:left="5040" w:hanging="360"/>
      </w:pPr>
      <w:rPr>
        <w:rFonts w:ascii="Arial" w:hAnsi="Arial" w:hint="default"/>
      </w:rPr>
    </w:lvl>
    <w:lvl w:ilvl="7" w:tplc="46629D5A" w:tentative="1">
      <w:start w:val="1"/>
      <w:numFmt w:val="bullet"/>
      <w:lvlText w:val="•"/>
      <w:lvlJc w:val="left"/>
      <w:pPr>
        <w:tabs>
          <w:tab w:val="num" w:pos="5760"/>
        </w:tabs>
        <w:ind w:left="5760" w:hanging="360"/>
      </w:pPr>
      <w:rPr>
        <w:rFonts w:ascii="Arial" w:hAnsi="Arial" w:hint="default"/>
      </w:rPr>
    </w:lvl>
    <w:lvl w:ilvl="8" w:tplc="F724E1CC" w:tentative="1">
      <w:start w:val="1"/>
      <w:numFmt w:val="bullet"/>
      <w:lvlText w:val="•"/>
      <w:lvlJc w:val="left"/>
      <w:pPr>
        <w:tabs>
          <w:tab w:val="num" w:pos="6480"/>
        </w:tabs>
        <w:ind w:left="6480" w:hanging="360"/>
      </w:pPr>
      <w:rPr>
        <w:rFonts w:ascii="Arial" w:hAnsi="Arial" w:hint="default"/>
      </w:rPr>
    </w:lvl>
  </w:abstractNum>
  <w:abstractNum w:abstractNumId="74">
    <w:nsid w:val="48A5281C"/>
    <w:multiLevelType w:val="hybridMultilevel"/>
    <w:tmpl w:val="D37CF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90E5C6B"/>
    <w:multiLevelType w:val="hybridMultilevel"/>
    <w:tmpl w:val="6BD68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4B483BCB"/>
    <w:multiLevelType w:val="hybridMultilevel"/>
    <w:tmpl w:val="665A0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935A647C">
      <w:start w:val="1"/>
      <w:numFmt w:val="bullet"/>
      <w:lvlText w:val="-"/>
      <w:lvlJc w:val="left"/>
      <w:pPr>
        <w:ind w:left="3600" w:hanging="360"/>
      </w:pPr>
      <w:rPr>
        <w:rFonts w:ascii="Calibri" w:eastAsiaTheme="minorEastAsia" w:hAnsi="Calibri" w:cstheme="minorBid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C6336A0"/>
    <w:multiLevelType w:val="multilevel"/>
    <w:tmpl w:val="DD7EB8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C983A30"/>
    <w:multiLevelType w:val="hybridMultilevel"/>
    <w:tmpl w:val="EE864D40"/>
    <w:lvl w:ilvl="0" w:tplc="FB5453E8">
      <w:start w:val="1"/>
      <w:numFmt w:val="bullet"/>
      <w:lvlText w:val="•"/>
      <w:lvlJc w:val="left"/>
      <w:pPr>
        <w:tabs>
          <w:tab w:val="num" w:pos="720"/>
        </w:tabs>
        <w:ind w:left="720" w:hanging="360"/>
      </w:pPr>
      <w:rPr>
        <w:rFonts w:ascii="Arial" w:hAnsi="Arial" w:hint="default"/>
      </w:rPr>
    </w:lvl>
    <w:lvl w:ilvl="1" w:tplc="537056D6" w:tentative="1">
      <w:start w:val="1"/>
      <w:numFmt w:val="bullet"/>
      <w:lvlText w:val="•"/>
      <w:lvlJc w:val="left"/>
      <w:pPr>
        <w:tabs>
          <w:tab w:val="num" w:pos="1440"/>
        </w:tabs>
        <w:ind w:left="1440" w:hanging="360"/>
      </w:pPr>
      <w:rPr>
        <w:rFonts w:ascii="Arial" w:hAnsi="Arial" w:hint="default"/>
      </w:rPr>
    </w:lvl>
    <w:lvl w:ilvl="2" w:tplc="B09CD1BC" w:tentative="1">
      <w:start w:val="1"/>
      <w:numFmt w:val="bullet"/>
      <w:lvlText w:val="•"/>
      <w:lvlJc w:val="left"/>
      <w:pPr>
        <w:tabs>
          <w:tab w:val="num" w:pos="2160"/>
        </w:tabs>
        <w:ind w:left="2160" w:hanging="360"/>
      </w:pPr>
      <w:rPr>
        <w:rFonts w:ascii="Arial" w:hAnsi="Arial" w:hint="default"/>
      </w:rPr>
    </w:lvl>
    <w:lvl w:ilvl="3" w:tplc="A21C7822" w:tentative="1">
      <w:start w:val="1"/>
      <w:numFmt w:val="bullet"/>
      <w:lvlText w:val="•"/>
      <w:lvlJc w:val="left"/>
      <w:pPr>
        <w:tabs>
          <w:tab w:val="num" w:pos="2880"/>
        </w:tabs>
        <w:ind w:left="2880" w:hanging="360"/>
      </w:pPr>
      <w:rPr>
        <w:rFonts w:ascii="Arial" w:hAnsi="Arial" w:hint="default"/>
      </w:rPr>
    </w:lvl>
    <w:lvl w:ilvl="4" w:tplc="495251C2" w:tentative="1">
      <w:start w:val="1"/>
      <w:numFmt w:val="bullet"/>
      <w:lvlText w:val="•"/>
      <w:lvlJc w:val="left"/>
      <w:pPr>
        <w:tabs>
          <w:tab w:val="num" w:pos="3600"/>
        </w:tabs>
        <w:ind w:left="3600" w:hanging="360"/>
      </w:pPr>
      <w:rPr>
        <w:rFonts w:ascii="Arial" w:hAnsi="Arial" w:hint="default"/>
      </w:rPr>
    </w:lvl>
    <w:lvl w:ilvl="5" w:tplc="0ECAD786" w:tentative="1">
      <w:start w:val="1"/>
      <w:numFmt w:val="bullet"/>
      <w:lvlText w:val="•"/>
      <w:lvlJc w:val="left"/>
      <w:pPr>
        <w:tabs>
          <w:tab w:val="num" w:pos="4320"/>
        </w:tabs>
        <w:ind w:left="4320" w:hanging="360"/>
      </w:pPr>
      <w:rPr>
        <w:rFonts w:ascii="Arial" w:hAnsi="Arial" w:hint="default"/>
      </w:rPr>
    </w:lvl>
    <w:lvl w:ilvl="6" w:tplc="D0ECAC5A" w:tentative="1">
      <w:start w:val="1"/>
      <w:numFmt w:val="bullet"/>
      <w:lvlText w:val="•"/>
      <w:lvlJc w:val="left"/>
      <w:pPr>
        <w:tabs>
          <w:tab w:val="num" w:pos="5040"/>
        </w:tabs>
        <w:ind w:left="5040" w:hanging="360"/>
      </w:pPr>
      <w:rPr>
        <w:rFonts w:ascii="Arial" w:hAnsi="Arial" w:hint="default"/>
      </w:rPr>
    </w:lvl>
    <w:lvl w:ilvl="7" w:tplc="A148B66E" w:tentative="1">
      <w:start w:val="1"/>
      <w:numFmt w:val="bullet"/>
      <w:lvlText w:val="•"/>
      <w:lvlJc w:val="left"/>
      <w:pPr>
        <w:tabs>
          <w:tab w:val="num" w:pos="5760"/>
        </w:tabs>
        <w:ind w:left="5760" w:hanging="360"/>
      </w:pPr>
      <w:rPr>
        <w:rFonts w:ascii="Arial" w:hAnsi="Arial" w:hint="default"/>
      </w:rPr>
    </w:lvl>
    <w:lvl w:ilvl="8" w:tplc="1A32552C" w:tentative="1">
      <w:start w:val="1"/>
      <w:numFmt w:val="bullet"/>
      <w:lvlText w:val="•"/>
      <w:lvlJc w:val="left"/>
      <w:pPr>
        <w:tabs>
          <w:tab w:val="num" w:pos="6480"/>
        </w:tabs>
        <w:ind w:left="6480" w:hanging="360"/>
      </w:pPr>
      <w:rPr>
        <w:rFonts w:ascii="Arial" w:hAnsi="Arial" w:hint="default"/>
      </w:rPr>
    </w:lvl>
  </w:abstractNum>
  <w:abstractNum w:abstractNumId="79">
    <w:nsid w:val="4CAD4450"/>
    <w:multiLevelType w:val="multilevel"/>
    <w:tmpl w:val="F6B66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4DFC7CDA"/>
    <w:multiLevelType w:val="hybridMultilevel"/>
    <w:tmpl w:val="C36CAC8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nsid w:val="4E1D65CD"/>
    <w:multiLevelType w:val="multilevel"/>
    <w:tmpl w:val="584CE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4F06601F"/>
    <w:multiLevelType w:val="hybridMultilevel"/>
    <w:tmpl w:val="940069A2"/>
    <w:lvl w:ilvl="0" w:tplc="E7845B44">
      <w:start w:val="1"/>
      <w:numFmt w:val="bullet"/>
      <w:lvlText w:val="•"/>
      <w:lvlJc w:val="left"/>
      <w:pPr>
        <w:tabs>
          <w:tab w:val="num" w:pos="720"/>
        </w:tabs>
        <w:ind w:left="720" w:hanging="360"/>
      </w:pPr>
      <w:rPr>
        <w:rFonts w:ascii="Arial" w:hAnsi="Arial" w:hint="default"/>
      </w:rPr>
    </w:lvl>
    <w:lvl w:ilvl="1" w:tplc="CE80C418">
      <w:start w:val="1483"/>
      <w:numFmt w:val="bullet"/>
      <w:lvlText w:val="•"/>
      <w:lvlJc w:val="left"/>
      <w:pPr>
        <w:tabs>
          <w:tab w:val="num" w:pos="1440"/>
        </w:tabs>
        <w:ind w:left="1440" w:hanging="360"/>
      </w:pPr>
      <w:rPr>
        <w:rFonts w:ascii="Arial" w:hAnsi="Arial" w:hint="default"/>
      </w:rPr>
    </w:lvl>
    <w:lvl w:ilvl="2" w:tplc="662AEC4A" w:tentative="1">
      <w:start w:val="1"/>
      <w:numFmt w:val="bullet"/>
      <w:lvlText w:val="•"/>
      <w:lvlJc w:val="left"/>
      <w:pPr>
        <w:tabs>
          <w:tab w:val="num" w:pos="2160"/>
        </w:tabs>
        <w:ind w:left="2160" w:hanging="360"/>
      </w:pPr>
      <w:rPr>
        <w:rFonts w:ascii="Arial" w:hAnsi="Arial" w:hint="default"/>
      </w:rPr>
    </w:lvl>
    <w:lvl w:ilvl="3" w:tplc="7D464EFA" w:tentative="1">
      <w:start w:val="1"/>
      <w:numFmt w:val="bullet"/>
      <w:lvlText w:val="•"/>
      <w:lvlJc w:val="left"/>
      <w:pPr>
        <w:tabs>
          <w:tab w:val="num" w:pos="2880"/>
        </w:tabs>
        <w:ind w:left="2880" w:hanging="360"/>
      </w:pPr>
      <w:rPr>
        <w:rFonts w:ascii="Arial" w:hAnsi="Arial" w:hint="default"/>
      </w:rPr>
    </w:lvl>
    <w:lvl w:ilvl="4" w:tplc="2C32F7CE" w:tentative="1">
      <w:start w:val="1"/>
      <w:numFmt w:val="bullet"/>
      <w:lvlText w:val="•"/>
      <w:lvlJc w:val="left"/>
      <w:pPr>
        <w:tabs>
          <w:tab w:val="num" w:pos="3600"/>
        </w:tabs>
        <w:ind w:left="3600" w:hanging="360"/>
      </w:pPr>
      <w:rPr>
        <w:rFonts w:ascii="Arial" w:hAnsi="Arial" w:hint="default"/>
      </w:rPr>
    </w:lvl>
    <w:lvl w:ilvl="5" w:tplc="2BA237A6" w:tentative="1">
      <w:start w:val="1"/>
      <w:numFmt w:val="bullet"/>
      <w:lvlText w:val="•"/>
      <w:lvlJc w:val="left"/>
      <w:pPr>
        <w:tabs>
          <w:tab w:val="num" w:pos="4320"/>
        </w:tabs>
        <w:ind w:left="4320" w:hanging="360"/>
      </w:pPr>
      <w:rPr>
        <w:rFonts w:ascii="Arial" w:hAnsi="Arial" w:hint="default"/>
      </w:rPr>
    </w:lvl>
    <w:lvl w:ilvl="6" w:tplc="2CDA1DE4" w:tentative="1">
      <w:start w:val="1"/>
      <w:numFmt w:val="bullet"/>
      <w:lvlText w:val="•"/>
      <w:lvlJc w:val="left"/>
      <w:pPr>
        <w:tabs>
          <w:tab w:val="num" w:pos="5040"/>
        </w:tabs>
        <w:ind w:left="5040" w:hanging="360"/>
      </w:pPr>
      <w:rPr>
        <w:rFonts w:ascii="Arial" w:hAnsi="Arial" w:hint="default"/>
      </w:rPr>
    </w:lvl>
    <w:lvl w:ilvl="7" w:tplc="2C2624A6" w:tentative="1">
      <w:start w:val="1"/>
      <w:numFmt w:val="bullet"/>
      <w:lvlText w:val="•"/>
      <w:lvlJc w:val="left"/>
      <w:pPr>
        <w:tabs>
          <w:tab w:val="num" w:pos="5760"/>
        </w:tabs>
        <w:ind w:left="5760" w:hanging="360"/>
      </w:pPr>
      <w:rPr>
        <w:rFonts w:ascii="Arial" w:hAnsi="Arial" w:hint="default"/>
      </w:rPr>
    </w:lvl>
    <w:lvl w:ilvl="8" w:tplc="506463D0" w:tentative="1">
      <w:start w:val="1"/>
      <w:numFmt w:val="bullet"/>
      <w:lvlText w:val="•"/>
      <w:lvlJc w:val="left"/>
      <w:pPr>
        <w:tabs>
          <w:tab w:val="num" w:pos="6480"/>
        </w:tabs>
        <w:ind w:left="6480" w:hanging="360"/>
      </w:pPr>
      <w:rPr>
        <w:rFonts w:ascii="Arial" w:hAnsi="Arial" w:hint="default"/>
      </w:rPr>
    </w:lvl>
  </w:abstractNum>
  <w:abstractNum w:abstractNumId="83">
    <w:nsid w:val="4FD0168E"/>
    <w:multiLevelType w:val="hybridMultilevel"/>
    <w:tmpl w:val="ECF4111E"/>
    <w:lvl w:ilvl="0" w:tplc="1194D448">
      <w:start w:val="1"/>
      <w:numFmt w:val="bullet"/>
      <w:lvlText w:val="•"/>
      <w:lvlJc w:val="left"/>
      <w:pPr>
        <w:tabs>
          <w:tab w:val="num" w:pos="720"/>
        </w:tabs>
        <w:ind w:left="720" w:hanging="360"/>
      </w:pPr>
      <w:rPr>
        <w:rFonts w:ascii="Arial" w:hAnsi="Arial" w:hint="default"/>
      </w:rPr>
    </w:lvl>
    <w:lvl w:ilvl="1" w:tplc="8D2C7D8E">
      <w:start w:val="1483"/>
      <w:numFmt w:val="bullet"/>
      <w:lvlText w:val="•"/>
      <w:lvlJc w:val="left"/>
      <w:pPr>
        <w:tabs>
          <w:tab w:val="num" w:pos="1440"/>
        </w:tabs>
        <w:ind w:left="1440" w:hanging="360"/>
      </w:pPr>
      <w:rPr>
        <w:rFonts w:ascii="Arial" w:hAnsi="Arial" w:hint="default"/>
      </w:rPr>
    </w:lvl>
    <w:lvl w:ilvl="2" w:tplc="1702237A" w:tentative="1">
      <w:start w:val="1"/>
      <w:numFmt w:val="bullet"/>
      <w:lvlText w:val="•"/>
      <w:lvlJc w:val="left"/>
      <w:pPr>
        <w:tabs>
          <w:tab w:val="num" w:pos="2160"/>
        </w:tabs>
        <w:ind w:left="2160" w:hanging="360"/>
      </w:pPr>
      <w:rPr>
        <w:rFonts w:ascii="Arial" w:hAnsi="Arial" w:hint="default"/>
      </w:rPr>
    </w:lvl>
    <w:lvl w:ilvl="3" w:tplc="49C0D00A" w:tentative="1">
      <w:start w:val="1"/>
      <w:numFmt w:val="bullet"/>
      <w:lvlText w:val="•"/>
      <w:lvlJc w:val="left"/>
      <w:pPr>
        <w:tabs>
          <w:tab w:val="num" w:pos="2880"/>
        </w:tabs>
        <w:ind w:left="2880" w:hanging="360"/>
      </w:pPr>
      <w:rPr>
        <w:rFonts w:ascii="Arial" w:hAnsi="Arial" w:hint="default"/>
      </w:rPr>
    </w:lvl>
    <w:lvl w:ilvl="4" w:tplc="95A43788" w:tentative="1">
      <w:start w:val="1"/>
      <w:numFmt w:val="bullet"/>
      <w:lvlText w:val="•"/>
      <w:lvlJc w:val="left"/>
      <w:pPr>
        <w:tabs>
          <w:tab w:val="num" w:pos="3600"/>
        </w:tabs>
        <w:ind w:left="3600" w:hanging="360"/>
      </w:pPr>
      <w:rPr>
        <w:rFonts w:ascii="Arial" w:hAnsi="Arial" w:hint="default"/>
      </w:rPr>
    </w:lvl>
    <w:lvl w:ilvl="5" w:tplc="B17EABD2" w:tentative="1">
      <w:start w:val="1"/>
      <w:numFmt w:val="bullet"/>
      <w:lvlText w:val="•"/>
      <w:lvlJc w:val="left"/>
      <w:pPr>
        <w:tabs>
          <w:tab w:val="num" w:pos="4320"/>
        </w:tabs>
        <w:ind w:left="4320" w:hanging="360"/>
      </w:pPr>
      <w:rPr>
        <w:rFonts w:ascii="Arial" w:hAnsi="Arial" w:hint="default"/>
      </w:rPr>
    </w:lvl>
    <w:lvl w:ilvl="6" w:tplc="3E1E6FD2" w:tentative="1">
      <w:start w:val="1"/>
      <w:numFmt w:val="bullet"/>
      <w:lvlText w:val="•"/>
      <w:lvlJc w:val="left"/>
      <w:pPr>
        <w:tabs>
          <w:tab w:val="num" w:pos="5040"/>
        </w:tabs>
        <w:ind w:left="5040" w:hanging="360"/>
      </w:pPr>
      <w:rPr>
        <w:rFonts w:ascii="Arial" w:hAnsi="Arial" w:hint="default"/>
      </w:rPr>
    </w:lvl>
    <w:lvl w:ilvl="7" w:tplc="2AAEA684" w:tentative="1">
      <w:start w:val="1"/>
      <w:numFmt w:val="bullet"/>
      <w:lvlText w:val="•"/>
      <w:lvlJc w:val="left"/>
      <w:pPr>
        <w:tabs>
          <w:tab w:val="num" w:pos="5760"/>
        </w:tabs>
        <w:ind w:left="5760" w:hanging="360"/>
      </w:pPr>
      <w:rPr>
        <w:rFonts w:ascii="Arial" w:hAnsi="Arial" w:hint="default"/>
      </w:rPr>
    </w:lvl>
    <w:lvl w:ilvl="8" w:tplc="B4D022EA" w:tentative="1">
      <w:start w:val="1"/>
      <w:numFmt w:val="bullet"/>
      <w:lvlText w:val="•"/>
      <w:lvlJc w:val="left"/>
      <w:pPr>
        <w:tabs>
          <w:tab w:val="num" w:pos="6480"/>
        </w:tabs>
        <w:ind w:left="6480" w:hanging="360"/>
      </w:pPr>
      <w:rPr>
        <w:rFonts w:ascii="Arial" w:hAnsi="Arial" w:hint="default"/>
      </w:rPr>
    </w:lvl>
  </w:abstractNum>
  <w:abstractNum w:abstractNumId="84">
    <w:nsid w:val="502D14E5"/>
    <w:multiLevelType w:val="hybridMultilevel"/>
    <w:tmpl w:val="AB741E50"/>
    <w:lvl w:ilvl="0" w:tplc="24261D3E">
      <w:start w:val="1"/>
      <w:numFmt w:val="bullet"/>
      <w:lvlText w:val="•"/>
      <w:lvlJc w:val="left"/>
      <w:pPr>
        <w:tabs>
          <w:tab w:val="num" w:pos="720"/>
        </w:tabs>
        <w:ind w:left="720" w:hanging="360"/>
      </w:pPr>
      <w:rPr>
        <w:rFonts w:ascii="Arial" w:hAnsi="Arial" w:hint="default"/>
      </w:rPr>
    </w:lvl>
    <w:lvl w:ilvl="1" w:tplc="25827200" w:tentative="1">
      <w:start w:val="1"/>
      <w:numFmt w:val="bullet"/>
      <w:lvlText w:val="•"/>
      <w:lvlJc w:val="left"/>
      <w:pPr>
        <w:tabs>
          <w:tab w:val="num" w:pos="1440"/>
        </w:tabs>
        <w:ind w:left="1440" w:hanging="360"/>
      </w:pPr>
      <w:rPr>
        <w:rFonts w:ascii="Arial" w:hAnsi="Arial" w:hint="default"/>
      </w:rPr>
    </w:lvl>
    <w:lvl w:ilvl="2" w:tplc="D91EEA44" w:tentative="1">
      <w:start w:val="1"/>
      <w:numFmt w:val="bullet"/>
      <w:lvlText w:val="•"/>
      <w:lvlJc w:val="left"/>
      <w:pPr>
        <w:tabs>
          <w:tab w:val="num" w:pos="2160"/>
        </w:tabs>
        <w:ind w:left="2160" w:hanging="360"/>
      </w:pPr>
      <w:rPr>
        <w:rFonts w:ascii="Arial" w:hAnsi="Arial" w:hint="default"/>
      </w:rPr>
    </w:lvl>
    <w:lvl w:ilvl="3" w:tplc="F94A107C" w:tentative="1">
      <w:start w:val="1"/>
      <w:numFmt w:val="bullet"/>
      <w:lvlText w:val="•"/>
      <w:lvlJc w:val="left"/>
      <w:pPr>
        <w:tabs>
          <w:tab w:val="num" w:pos="2880"/>
        </w:tabs>
        <w:ind w:left="2880" w:hanging="360"/>
      </w:pPr>
      <w:rPr>
        <w:rFonts w:ascii="Arial" w:hAnsi="Arial" w:hint="default"/>
      </w:rPr>
    </w:lvl>
    <w:lvl w:ilvl="4" w:tplc="D7BCEC92" w:tentative="1">
      <w:start w:val="1"/>
      <w:numFmt w:val="bullet"/>
      <w:lvlText w:val="•"/>
      <w:lvlJc w:val="left"/>
      <w:pPr>
        <w:tabs>
          <w:tab w:val="num" w:pos="3600"/>
        </w:tabs>
        <w:ind w:left="3600" w:hanging="360"/>
      </w:pPr>
      <w:rPr>
        <w:rFonts w:ascii="Arial" w:hAnsi="Arial" w:hint="default"/>
      </w:rPr>
    </w:lvl>
    <w:lvl w:ilvl="5" w:tplc="479CBE36" w:tentative="1">
      <w:start w:val="1"/>
      <w:numFmt w:val="bullet"/>
      <w:lvlText w:val="•"/>
      <w:lvlJc w:val="left"/>
      <w:pPr>
        <w:tabs>
          <w:tab w:val="num" w:pos="4320"/>
        </w:tabs>
        <w:ind w:left="4320" w:hanging="360"/>
      </w:pPr>
      <w:rPr>
        <w:rFonts w:ascii="Arial" w:hAnsi="Arial" w:hint="default"/>
      </w:rPr>
    </w:lvl>
    <w:lvl w:ilvl="6" w:tplc="BEC41FE2" w:tentative="1">
      <w:start w:val="1"/>
      <w:numFmt w:val="bullet"/>
      <w:lvlText w:val="•"/>
      <w:lvlJc w:val="left"/>
      <w:pPr>
        <w:tabs>
          <w:tab w:val="num" w:pos="5040"/>
        </w:tabs>
        <w:ind w:left="5040" w:hanging="360"/>
      </w:pPr>
      <w:rPr>
        <w:rFonts w:ascii="Arial" w:hAnsi="Arial" w:hint="default"/>
      </w:rPr>
    </w:lvl>
    <w:lvl w:ilvl="7" w:tplc="64101122" w:tentative="1">
      <w:start w:val="1"/>
      <w:numFmt w:val="bullet"/>
      <w:lvlText w:val="•"/>
      <w:lvlJc w:val="left"/>
      <w:pPr>
        <w:tabs>
          <w:tab w:val="num" w:pos="5760"/>
        </w:tabs>
        <w:ind w:left="5760" w:hanging="360"/>
      </w:pPr>
      <w:rPr>
        <w:rFonts w:ascii="Arial" w:hAnsi="Arial" w:hint="default"/>
      </w:rPr>
    </w:lvl>
    <w:lvl w:ilvl="8" w:tplc="B5285FB4" w:tentative="1">
      <w:start w:val="1"/>
      <w:numFmt w:val="bullet"/>
      <w:lvlText w:val="•"/>
      <w:lvlJc w:val="left"/>
      <w:pPr>
        <w:tabs>
          <w:tab w:val="num" w:pos="6480"/>
        </w:tabs>
        <w:ind w:left="6480" w:hanging="360"/>
      </w:pPr>
      <w:rPr>
        <w:rFonts w:ascii="Arial" w:hAnsi="Arial" w:hint="default"/>
      </w:rPr>
    </w:lvl>
  </w:abstractNum>
  <w:abstractNum w:abstractNumId="85">
    <w:nsid w:val="50396971"/>
    <w:multiLevelType w:val="multilevel"/>
    <w:tmpl w:val="AC0A69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decimal"/>
      <w:lvlText w:val="%9."/>
      <w:lvlJc w:val="left"/>
      <w:pPr>
        <w:ind w:left="6480" w:hanging="360"/>
      </w:pPr>
      <w:rPr>
        <w:rFonts w:hint="default"/>
      </w:rPr>
    </w:lvl>
  </w:abstractNum>
  <w:abstractNum w:abstractNumId="86">
    <w:nsid w:val="516840AB"/>
    <w:multiLevelType w:val="multilevel"/>
    <w:tmpl w:val="DD7EB8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2D44ED3"/>
    <w:multiLevelType w:val="hybridMultilevel"/>
    <w:tmpl w:val="2A36B1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530B0BBD"/>
    <w:multiLevelType w:val="hybridMultilevel"/>
    <w:tmpl w:val="FB42CA24"/>
    <w:lvl w:ilvl="0" w:tplc="60D088F2">
      <w:start w:val="1"/>
      <w:numFmt w:val="bullet"/>
      <w:lvlText w:val="•"/>
      <w:lvlJc w:val="left"/>
      <w:pPr>
        <w:tabs>
          <w:tab w:val="num" w:pos="720"/>
        </w:tabs>
        <w:ind w:left="720" w:hanging="360"/>
      </w:pPr>
      <w:rPr>
        <w:rFonts w:ascii="Arial" w:hAnsi="Arial" w:hint="default"/>
      </w:rPr>
    </w:lvl>
    <w:lvl w:ilvl="1" w:tplc="266077C2" w:tentative="1">
      <w:start w:val="1"/>
      <w:numFmt w:val="bullet"/>
      <w:lvlText w:val="•"/>
      <w:lvlJc w:val="left"/>
      <w:pPr>
        <w:tabs>
          <w:tab w:val="num" w:pos="1440"/>
        </w:tabs>
        <w:ind w:left="1440" w:hanging="360"/>
      </w:pPr>
      <w:rPr>
        <w:rFonts w:ascii="Arial" w:hAnsi="Arial" w:hint="default"/>
      </w:rPr>
    </w:lvl>
    <w:lvl w:ilvl="2" w:tplc="D24E928A" w:tentative="1">
      <w:start w:val="1"/>
      <w:numFmt w:val="bullet"/>
      <w:lvlText w:val="•"/>
      <w:lvlJc w:val="left"/>
      <w:pPr>
        <w:tabs>
          <w:tab w:val="num" w:pos="2160"/>
        </w:tabs>
        <w:ind w:left="2160" w:hanging="360"/>
      </w:pPr>
      <w:rPr>
        <w:rFonts w:ascii="Arial" w:hAnsi="Arial" w:hint="default"/>
      </w:rPr>
    </w:lvl>
    <w:lvl w:ilvl="3" w:tplc="653AF720" w:tentative="1">
      <w:start w:val="1"/>
      <w:numFmt w:val="bullet"/>
      <w:lvlText w:val="•"/>
      <w:lvlJc w:val="left"/>
      <w:pPr>
        <w:tabs>
          <w:tab w:val="num" w:pos="2880"/>
        </w:tabs>
        <w:ind w:left="2880" w:hanging="360"/>
      </w:pPr>
      <w:rPr>
        <w:rFonts w:ascii="Arial" w:hAnsi="Arial" w:hint="default"/>
      </w:rPr>
    </w:lvl>
    <w:lvl w:ilvl="4" w:tplc="36DE3E94" w:tentative="1">
      <w:start w:val="1"/>
      <w:numFmt w:val="bullet"/>
      <w:lvlText w:val="•"/>
      <w:lvlJc w:val="left"/>
      <w:pPr>
        <w:tabs>
          <w:tab w:val="num" w:pos="3600"/>
        </w:tabs>
        <w:ind w:left="3600" w:hanging="360"/>
      </w:pPr>
      <w:rPr>
        <w:rFonts w:ascii="Arial" w:hAnsi="Arial" w:hint="default"/>
      </w:rPr>
    </w:lvl>
    <w:lvl w:ilvl="5" w:tplc="3A86855E" w:tentative="1">
      <w:start w:val="1"/>
      <w:numFmt w:val="bullet"/>
      <w:lvlText w:val="•"/>
      <w:lvlJc w:val="left"/>
      <w:pPr>
        <w:tabs>
          <w:tab w:val="num" w:pos="4320"/>
        </w:tabs>
        <w:ind w:left="4320" w:hanging="360"/>
      </w:pPr>
      <w:rPr>
        <w:rFonts w:ascii="Arial" w:hAnsi="Arial" w:hint="default"/>
      </w:rPr>
    </w:lvl>
    <w:lvl w:ilvl="6" w:tplc="F5660CDE" w:tentative="1">
      <w:start w:val="1"/>
      <w:numFmt w:val="bullet"/>
      <w:lvlText w:val="•"/>
      <w:lvlJc w:val="left"/>
      <w:pPr>
        <w:tabs>
          <w:tab w:val="num" w:pos="5040"/>
        </w:tabs>
        <w:ind w:left="5040" w:hanging="360"/>
      </w:pPr>
      <w:rPr>
        <w:rFonts w:ascii="Arial" w:hAnsi="Arial" w:hint="default"/>
      </w:rPr>
    </w:lvl>
    <w:lvl w:ilvl="7" w:tplc="F6C218FE" w:tentative="1">
      <w:start w:val="1"/>
      <w:numFmt w:val="bullet"/>
      <w:lvlText w:val="•"/>
      <w:lvlJc w:val="left"/>
      <w:pPr>
        <w:tabs>
          <w:tab w:val="num" w:pos="5760"/>
        </w:tabs>
        <w:ind w:left="5760" w:hanging="360"/>
      </w:pPr>
      <w:rPr>
        <w:rFonts w:ascii="Arial" w:hAnsi="Arial" w:hint="default"/>
      </w:rPr>
    </w:lvl>
    <w:lvl w:ilvl="8" w:tplc="2F2E75DA" w:tentative="1">
      <w:start w:val="1"/>
      <w:numFmt w:val="bullet"/>
      <w:lvlText w:val="•"/>
      <w:lvlJc w:val="left"/>
      <w:pPr>
        <w:tabs>
          <w:tab w:val="num" w:pos="6480"/>
        </w:tabs>
        <w:ind w:left="6480" w:hanging="360"/>
      </w:pPr>
      <w:rPr>
        <w:rFonts w:ascii="Arial" w:hAnsi="Arial" w:hint="default"/>
      </w:rPr>
    </w:lvl>
  </w:abstractNum>
  <w:abstractNum w:abstractNumId="89">
    <w:nsid w:val="5393075A"/>
    <w:multiLevelType w:val="hybridMultilevel"/>
    <w:tmpl w:val="81D2B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55281D54"/>
    <w:multiLevelType w:val="hybridMultilevel"/>
    <w:tmpl w:val="CFF44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552B1398"/>
    <w:multiLevelType w:val="hybridMultilevel"/>
    <w:tmpl w:val="ABA0AC1E"/>
    <w:lvl w:ilvl="0" w:tplc="ABE89716">
      <w:start w:val="1"/>
      <w:numFmt w:val="bullet"/>
      <w:lvlText w:val="•"/>
      <w:lvlJc w:val="left"/>
      <w:pPr>
        <w:tabs>
          <w:tab w:val="num" w:pos="720"/>
        </w:tabs>
        <w:ind w:left="720" w:hanging="360"/>
      </w:pPr>
      <w:rPr>
        <w:rFonts w:ascii="Arial" w:hAnsi="Arial" w:hint="default"/>
      </w:rPr>
    </w:lvl>
    <w:lvl w:ilvl="1" w:tplc="CA8ABA28">
      <w:start w:val="125"/>
      <w:numFmt w:val="bullet"/>
      <w:lvlText w:val="•"/>
      <w:lvlJc w:val="left"/>
      <w:pPr>
        <w:tabs>
          <w:tab w:val="num" w:pos="1440"/>
        </w:tabs>
        <w:ind w:left="1440" w:hanging="360"/>
      </w:pPr>
      <w:rPr>
        <w:rFonts w:ascii="Arial" w:hAnsi="Arial" w:hint="default"/>
      </w:rPr>
    </w:lvl>
    <w:lvl w:ilvl="2" w:tplc="29586D7E" w:tentative="1">
      <w:start w:val="1"/>
      <w:numFmt w:val="bullet"/>
      <w:lvlText w:val="•"/>
      <w:lvlJc w:val="left"/>
      <w:pPr>
        <w:tabs>
          <w:tab w:val="num" w:pos="2160"/>
        </w:tabs>
        <w:ind w:left="2160" w:hanging="360"/>
      </w:pPr>
      <w:rPr>
        <w:rFonts w:ascii="Arial" w:hAnsi="Arial" w:hint="default"/>
      </w:rPr>
    </w:lvl>
    <w:lvl w:ilvl="3" w:tplc="1B54CA3C" w:tentative="1">
      <w:start w:val="1"/>
      <w:numFmt w:val="bullet"/>
      <w:lvlText w:val="•"/>
      <w:lvlJc w:val="left"/>
      <w:pPr>
        <w:tabs>
          <w:tab w:val="num" w:pos="2880"/>
        </w:tabs>
        <w:ind w:left="2880" w:hanging="360"/>
      </w:pPr>
      <w:rPr>
        <w:rFonts w:ascii="Arial" w:hAnsi="Arial" w:hint="default"/>
      </w:rPr>
    </w:lvl>
    <w:lvl w:ilvl="4" w:tplc="0174F966" w:tentative="1">
      <w:start w:val="1"/>
      <w:numFmt w:val="bullet"/>
      <w:lvlText w:val="•"/>
      <w:lvlJc w:val="left"/>
      <w:pPr>
        <w:tabs>
          <w:tab w:val="num" w:pos="3600"/>
        </w:tabs>
        <w:ind w:left="3600" w:hanging="360"/>
      </w:pPr>
      <w:rPr>
        <w:rFonts w:ascii="Arial" w:hAnsi="Arial" w:hint="default"/>
      </w:rPr>
    </w:lvl>
    <w:lvl w:ilvl="5" w:tplc="79C623F0" w:tentative="1">
      <w:start w:val="1"/>
      <w:numFmt w:val="bullet"/>
      <w:lvlText w:val="•"/>
      <w:lvlJc w:val="left"/>
      <w:pPr>
        <w:tabs>
          <w:tab w:val="num" w:pos="4320"/>
        </w:tabs>
        <w:ind w:left="4320" w:hanging="360"/>
      </w:pPr>
      <w:rPr>
        <w:rFonts w:ascii="Arial" w:hAnsi="Arial" w:hint="default"/>
      </w:rPr>
    </w:lvl>
    <w:lvl w:ilvl="6" w:tplc="2F7E3C00" w:tentative="1">
      <w:start w:val="1"/>
      <w:numFmt w:val="bullet"/>
      <w:lvlText w:val="•"/>
      <w:lvlJc w:val="left"/>
      <w:pPr>
        <w:tabs>
          <w:tab w:val="num" w:pos="5040"/>
        </w:tabs>
        <w:ind w:left="5040" w:hanging="360"/>
      </w:pPr>
      <w:rPr>
        <w:rFonts w:ascii="Arial" w:hAnsi="Arial" w:hint="default"/>
      </w:rPr>
    </w:lvl>
    <w:lvl w:ilvl="7" w:tplc="227405AE" w:tentative="1">
      <w:start w:val="1"/>
      <w:numFmt w:val="bullet"/>
      <w:lvlText w:val="•"/>
      <w:lvlJc w:val="left"/>
      <w:pPr>
        <w:tabs>
          <w:tab w:val="num" w:pos="5760"/>
        </w:tabs>
        <w:ind w:left="5760" w:hanging="360"/>
      </w:pPr>
      <w:rPr>
        <w:rFonts w:ascii="Arial" w:hAnsi="Arial" w:hint="default"/>
      </w:rPr>
    </w:lvl>
    <w:lvl w:ilvl="8" w:tplc="29F61DA2" w:tentative="1">
      <w:start w:val="1"/>
      <w:numFmt w:val="bullet"/>
      <w:lvlText w:val="•"/>
      <w:lvlJc w:val="left"/>
      <w:pPr>
        <w:tabs>
          <w:tab w:val="num" w:pos="6480"/>
        </w:tabs>
        <w:ind w:left="6480" w:hanging="360"/>
      </w:pPr>
      <w:rPr>
        <w:rFonts w:ascii="Arial" w:hAnsi="Arial" w:hint="default"/>
      </w:rPr>
    </w:lvl>
  </w:abstractNum>
  <w:abstractNum w:abstractNumId="92">
    <w:nsid w:val="552C3740"/>
    <w:multiLevelType w:val="hybridMultilevel"/>
    <w:tmpl w:val="8D1624EA"/>
    <w:lvl w:ilvl="0" w:tplc="6C6AAA4C">
      <w:start w:val="1"/>
      <w:numFmt w:val="decimal"/>
      <w:lvlText w:val="%1."/>
      <w:lvlJc w:val="left"/>
      <w:pPr>
        <w:tabs>
          <w:tab w:val="num" w:pos="720"/>
        </w:tabs>
        <w:ind w:left="720" w:hanging="360"/>
      </w:pPr>
    </w:lvl>
    <w:lvl w:ilvl="1" w:tplc="93C2F37E">
      <w:start w:val="1"/>
      <w:numFmt w:val="decimal"/>
      <w:lvlText w:val="%2."/>
      <w:lvlJc w:val="left"/>
      <w:pPr>
        <w:tabs>
          <w:tab w:val="num" w:pos="1440"/>
        </w:tabs>
        <w:ind w:left="1440" w:hanging="360"/>
      </w:pPr>
    </w:lvl>
    <w:lvl w:ilvl="2" w:tplc="DEF4EBA6" w:tentative="1">
      <w:start w:val="1"/>
      <w:numFmt w:val="decimal"/>
      <w:lvlText w:val="%3."/>
      <w:lvlJc w:val="left"/>
      <w:pPr>
        <w:tabs>
          <w:tab w:val="num" w:pos="2160"/>
        </w:tabs>
        <w:ind w:left="2160" w:hanging="360"/>
      </w:pPr>
    </w:lvl>
    <w:lvl w:ilvl="3" w:tplc="E20EE402" w:tentative="1">
      <w:start w:val="1"/>
      <w:numFmt w:val="decimal"/>
      <w:lvlText w:val="%4."/>
      <w:lvlJc w:val="left"/>
      <w:pPr>
        <w:tabs>
          <w:tab w:val="num" w:pos="2880"/>
        </w:tabs>
        <w:ind w:left="2880" w:hanging="360"/>
      </w:pPr>
    </w:lvl>
    <w:lvl w:ilvl="4" w:tplc="C4C8C3FA" w:tentative="1">
      <w:start w:val="1"/>
      <w:numFmt w:val="decimal"/>
      <w:lvlText w:val="%5."/>
      <w:lvlJc w:val="left"/>
      <w:pPr>
        <w:tabs>
          <w:tab w:val="num" w:pos="3600"/>
        </w:tabs>
        <w:ind w:left="3600" w:hanging="360"/>
      </w:pPr>
    </w:lvl>
    <w:lvl w:ilvl="5" w:tplc="BED6C10C" w:tentative="1">
      <w:start w:val="1"/>
      <w:numFmt w:val="decimal"/>
      <w:lvlText w:val="%6."/>
      <w:lvlJc w:val="left"/>
      <w:pPr>
        <w:tabs>
          <w:tab w:val="num" w:pos="4320"/>
        </w:tabs>
        <w:ind w:left="4320" w:hanging="360"/>
      </w:pPr>
    </w:lvl>
    <w:lvl w:ilvl="6" w:tplc="8C0E6FB2" w:tentative="1">
      <w:start w:val="1"/>
      <w:numFmt w:val="decimal"/>
      <w:lvlText w:val="%7."/>
      <w:lvlJc w:val="left"/>
      <w:pPr>
        <w:tabs>
          <w:tab w:val="num" w:pos="5040"/>
        </w:tabs>
        <w:ind w:left="5040" w:hanging="360"/>
      </w:pPr>
    </w:lvl>
    <w:lvl w:ilvl="7" w:tplc="64B29AD0" w:tentative="1">
      <w:start w:val="1"/>
      <w:numFmt w:val="decimal"/>
      <w:lvlText w:val="%8."/>
      <w:lvlJc w:val="left"/>
      <w:pPr>
        <w:tabs>
          <w:tab w:val="num" w:pos="5760"/>
        </w:tabs>
        <w:ind w:left="5760" w:hanging="360"/>
      </w:pPr>
    </w:lvl>
    <w:lvl w:ilvl="8" w:tplc="9B44E822" w:tentative="1">
      <w:start w:val="1"/>
      <w:numFmt w:val="decimal"/>
      <w:lvlText w:val="%9."/>
      <w:lvlJc w:val="left"/>
      <w:pPr>
        <w:tabs>
          <w:tab w:val="num" w:pos="6480"/>
        </w:tabs>
        <w:ind w:left="6480" w:hanging="360"/>
      </w:pPr>
    </w:lvl>
  </w:abstractNum>
  <w:abstractNum w:abstractNumId="93">
    <w:nsid w:val="55EA4121"/>
    <w:multiLevelType w:val="hybridMultilevel"/>
    <w:tmpl w:val="C12A0918"/>
    <w:lvl w:ilvl="0" w:tplc="3B4409C6">
      <w:start w:val="1"/>
      <w:numFmt w:val="bullet"/>
      <w:lvlText w:val="•"/>
      <w:lvlJc w:val="left"/>
      <w:pPr>
        <w:tabs>
          <w:tab w:val="num" w:pos="720"/>
        </w:tabs>
        <w:ind w:left="720" w:hanging="360"/>
      </w:pPr>
      <w:rPr>
        <w:rFonts w:ascii="Arial" w:hAnsi="Arial" w:hint="default"/>
      </w:rPr>
    </w:lvl>
    <w:lvl w:ilvl="1" w:tplc="7528F1D0" w:tentative="1">
      <w:start w:val="1"/>
      <w:numFmt w:val="bullet"/>
      <w:lvlText w:val="•"/>
      <w:lvlJc w:val="left"/>
      <w:pPr>
        <w:tabs>
          <w:tab w:val="num" w:pos="1440"/>
        </w:tabs>
        <w:ind w:left="1440" w:hanging="360"/>
      </w:pPr>
      <w:rPr>
        <w:rFonts w:ascii="Arial" w:hAnsi="Arial" w:hint="default"/>
      </w:rPr>
    </w:lvl>
    <w:lvl w:ilvl="2" w:tplc="4940B0F2" w:tentative="1">
      <w:start w:val="1"/>
      <w:numFmt w:val="bullet"/>
      <w:lvlText w:val="•"/>
      <w:lvlJc w:val="left"/>
      <w:pPr>
        <w:tabs>
          <w:tab w:val="num" w:pos="2160"/>
        </w:tabs>
        <w:ind w:left="2160" w:hanging="360"/>
      </w:pPr>
      <w:rPr>
        <w:rFonts w:ascii="Arial" w:hAnsi="Arial" w:hint="default"/>
      </w:rPr>
    </w:lvl>
    <w:lvl w:ilvl="3" w:tplc="C5AAC342" w:tentative="1">
      <w:start w:val="1"/>
      <w:numFmt w:val="bullet"/>
      <w:lvlText w:val="•"/>
      <w:lvlJc w:val="left"/>
      <w:pPr>
        <w:tabs>
          <w:tab w:val="num" w:pos="2880"/>
        </w:tabs>
        <w:ind w:left="2880" w:hanging="360"/>
      </w:pPr>
      <w:rPr>
        <w:rFonts w:ascii="Arial" w:hAnsi="Arial" w:hint="default"/>
      </w:rPr>
    </w:lvl>
    <w:lvl w:ilvl="4" w:tplc="498E653C" w:tentative="1">
      <w:start w:val="1"/>
      <w:numFmt w:val="bullet"/>
      <w:lvlText w:val="•"/>
      <w:lvlJc w:val="left"/>
      <w:pPr>
        <w:tabs>
          <w:tab w:val="num" w:pos="3600"/>
        </w:tabs>
        <w:ind w:left="3600" w:hanging="360"/>
      </w:pPr>
      <w:rPr>
        <w:rFonts w:ascii="Arial" w:hAnsi="Arial" w:hint="default"/>
      </w:rPr>
    </w:lvl>
    <w:lvl w:ilvl="5" w:tplc="4E4E659C" w:tentative="1">
      <w:start w:val="1"/>
      <w:numFmt w:val="bullet"/>
      <w:lvlText w:val="•"/>
      <w:lvlJc w:val="left"/>
      <w:pPr>
        <w:tabs>
          <w:tab w:val="num" w:pos="4320"/>
        </w:tabs>
        <w:ind w:left="4320" w:hanging="360"/>
      </w:pPr>
      <w:rPr>
        <w:rFonts w:ascii="Arial" w:hAnsi="Arial" w:hint="default"/>
      </w:rPr>
    </w:lvl>
    <w:lvl w:ilvl="6" w:tplc="A282F114" w:tentative="1">
      <w:start w:val="1"/>
      <w:numFmt w:val="bullet"/>
      <w:lvlText w:val="•"/>
      <w:lvlJc w:val="left"/>
      <w:pPr>
        <w:tabs>
          <w:tab w:val="num" w:pos="5040"/>
        </w:tabs>
        <w:ind w:left="5040" w:hanging="360"/>
      </w:pPr>
      <w:rPr>
        <w:rFonts w:ascii="Arial" w:hAnsi="Arial" w:hint="default"/>
      </w:rPr>
    </w:lvl>
    <w:lvl w:ilvl="7" w:tplc="0E428010" w:tentative="1">
      <w:start w:val="1"/>
      <w:numFmt w:val="bullet"/>
      <w:lvlText w:val="•"/>
      <w:lvlJc w:val="left"/>
      <w:pPr>
        <w:tabs>
          <w:tab w:val="num" w:pos="5760"/>
        </w:tabs>
        <w:ind w:left="5760" w:hanging="360"/>
      </w:pPr>
      <w:rPr>
        <w:rFonts w:ascii="Arial" w:hAnsi="Arial" w:hint="default"/>
      </w:rPr>
    </w:lvl>
    <w:lvl w:ilvl="8" w:tplc="4B86C748" w:tentative="1">
      <w:start w:val="1"/>
      <w:numFmt w:val="bullet"/>
      <w:lvlText w:val="•"/>
      <w:lvlJc w:val="left"/>
      <w:pPr>
        <w:tabs>
          <w:tab w:val="num" w:pos="6480"/>
        </w:tabs>
        <w:ind w:left="6480" w:hanging="360"/>
      </w:pPr>
      <w:rPr>
        <w:rFonts w:ascii="Arial" w:hAnsi="Arial" w:hint="default"/>
      </w:rPr>
    </w:lvl>
  </w:abstractNum>
  <w:abstractNum w:abstractNumId="94">
    <w:nsid w:val="58760142"/>
    <w:multiLevelType w:val="hybridMultilevel"/>
    <w:tmpl w:val="89D66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5A663D06"/>
    <w:multiLevelType w:val="hybridMultilevel"/>
    <w:tmpl w:val="72B29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5C557C24"/>
    <w:multiLevelType w:val="hybridMultilevel"/>
    <w:tmpl w:val="AEB63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5D7A5716"/>
    <w:multiLevelType w:val="multilevel"/>
    <w:tmpl w:val="DD7EB8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D96153E"/>
    <w:multiLevelType w:val="hybridMultilevel"/>
    <w:tmpl w:val="57AE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5F3E0B13"/>
    <w:multiLevelType w:val="hybridMultilevel"/>
    <w:tmpl w:val="015EB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5FC261DA"/>
    <w:multiLevelType w:val="multilevel"/>
    <w:tmpl w:val="DD7EB8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2BA5406"/>
    <w:multiLevelType w:val="hybridMultilevel"/>
    <w:tmpl w:val="5DCE02FE"/>
    <w:lvl w:ilvl="0" w:tplc="1C16E538">
      <w:start w:val="1"/>
      <w:numFmt w:val="bullet"/>
      <w:lvlText w:val="•"/>
      <w:lvlJc w:val="left"/>
      <w:pPr>
        <w:tabs>
          <w:tab w:val="num" w:pos="720"/>
        </w:tabs>
        <w:ind w:left="720" w:hanging="360"/>
      </w:pPr>
      <w:rPr>
        <w:rFonts w:ascii="Arial" w:hAnsi="Arial" w:hint="default"/>
      </w:rPr>
    </w:lvl>
    <w:lvl w:ilvl="1" w:tplc="3FDADAA2" w:tentative="1">
      <w:start w:val="1"/>
      <w:numFmt w:val="bullet"/>
      <w:lvlText w:val="•"/>
      <w:lvlJc w:val="left"/>
      <w:pPr>
        <w:tabs>
          <w:tab w:val="num" w:pos="1440"/>
        </w:tabs>
        <w:ind w:left="1440" w:hanging="360"/>
      </w:pPr>
      <w:rPr>
        <w:rFonts w:ascii="Arial" w:hAnsi="Arial" w:hint="default"/>
      </w:rPr>
    </w:lvl>
    <w:lvl w:ilvl="2" w:tplc="02D023C8" w:tentative="1">
      <w:start w:val="1"/>
      <w:numFmt w:val="bullet"/>
      <w:lvlText w:val="•"/>
      <w:lvlJc w:val="left"/>
      <w:pPr>
        <w:tabs>
          <w:tab w:val="num" w:pos="2160"/>
        </w:tabs>
        <w:ind w:left="2160" w:hanging="360"/>
      </w:pPr>
      <w:rPr>
        <w:rFonts w:ascii="Arial" w:hAnsi="Arial" w:hint="default"/>
      </w:rPr>
    </w:lvl>
    <w:lvl w:ilvl="3" w:tplc="F6CA4676" w:tentative="1">
      <w:start w:val="1"/>
      <w:numFmt w:val="bullet"/>
      <w:lvlText w:val="•"/>
      <w:lvlJc w:val="left"/>
      <w:pPr>
        <w:tabs>
          <w:tab w:val="num" w:pos="2880"/>
        </w:tabs>
        <w:ind w:left="2880" w:hanging="360"/>
      </w:pPr>
      <w:rPr>
        <w:rFonts w:ascii="Arial" w:hAnsi="Arial" w:hint="default"/>
      </w:rPr>
    </w:lvl>
    <w:lvl w:ilvl="4" w:tplc="85B62392" w:tentative="1">
      <w:start w:val="1"/>
      <w:numFmt w:val="bullet"/>
      <w:lvlText w:val="•"/>
      <w:lvlJc w:val="left"/>
      <w:pPr>
        <w:tabs>
          <w:tab w:val="num" w:pos="3600"/>
        </w:tabs>
        <w:ind w:left="3600" w:hanging="360"/>
      </w:pPr>
      <w:rPr>
        <w:rFonts w:ascii="Arial" w:hAnsi="Arial" w:hint="default"/>
      </w:rPr>
    </w:lvl>
    <w:lvl w:ilvl="5" w:tplc="FAB0B950" w:tentative="1">
      <w:start w:val="1"/>
      <w:numFmt w:val="bullet"/>
      <w:lvlText w:val="•"/>
      <w:lvlJc w:val="left"/>
      <w:pPr>
        <w:tabs>
          <w:tab w:val="num" w:pos="4320"/>
        </w:tabs>
        <w:ind w:left="4320" w:hanging="360"/>
      </w:pPr>
      <w:rPr>
        <w:rFonts w:ascii="Arial" w:hAnsi="Arial" w:hint="default"/>
      </w:rPr>
    </w:lvl>
    <w:lvl w:ilvl="6" w:tplc="C116222E" w:tentative="1">
      <w:start w:val="1"/>
      <w:numFmt w:val="bullet"/>
      <w:lvlText w:val="•"/>
      <w:lvlJc w:val="left"/>
      <w:pPr>
        <w:tabs>
          <w:tab w:val="num" w:pos="5040"/>
        </w:tabs>
        <w:ind w:left="5040" w:hanging="360"/>
      </w:pPr>
      <w:rPr>
        <w:rFonts w:ascii="Arial" w:hAnsi="Arial" w:hint="default"/>
      </w:rPr>
    </w:lvl>
    <w:lvl w:ilvl="7" w:tplc="B8BA2608" w:tentative="1">
      <w:start w:val="1"/>
      <w:numFmt w:val="bullet"/>
      <w:lvlText w:val="•"/>
      <w:lvlJc w:val="left"/>
      <w:pPr>
        <w:tabs>
          <w:tab w:val="num" w:pos="5760"/>
        </w:tabs>
        <w:ind w:left="5760" w:hanging="360"/>
      </w:pPr>
      <w:rPr>
        <w:rFonts w:ascii="Arial" w:hAnsi="Arial" w:hint="default"/>
      </w:rPr>
    </w:lvl>
    <w:lvl w:ilvl="8" w:tplc="5EB84FEE" w:tentative="1">
      <w:start w:val="1"/>
      <w:numFmt w:val="bullet"/>
      <w:lvlText w:val="•"/>
      <w:lvlJc w:val="left"/>
      <w:pPr>
        <w:tabs>
          <w:tab w:val="num" w:pos="6480"/>
        </w:tabs>
        <w:ind w:left="6480" w:hanging="360"/>
      </w:pPr>
      <w:rPr>
        <w:rFonts w:ascii="Arial" w:hAnsi="Arial" w:hint="default"/>
      </w:rPr>
    </w:lvl>
  </w:abstractNum>
  <w:abstractNum w:abstractNumId="102">
    <w:nsid w:val="62E53F15"/>
    <w:multiLevelType w:val="hybridMultilevel"/>
    <w:tmpl w:val="7BF859B8"/>
    <w:lvl w:ilvl="0" w:tplc="7AB00EF4">
      <w:start w:val="1"/>
      <w:numFmt w:val="bullet"/>
      <w:lvlText w:val="•"/>
      <w:lvlJc w:val="left"/>
      <w:pPr>
        <w:tabs>
          <w:tab w:val="num" w:pos="720"/>
        </w:tabs>
        <w:ind w:left="720" w:hanging="360"/>
      </w:pPr>
      <w:rPr>
        <w:rFonts w:ascii="Arial" w:hAnsi="Arial" w:hint="default"/>
      </w:rPr>
    </w:lvl>
    <w:lvl w:ilvl="1" w:tplc="F5708F98">
      <w:start w:val="2239"/>
      <w:numFmt w:val="bullet"/>
      <w:lvlText w:val="•"/>
      <w:lvlJc w:val="left"/>
      <w:pPr>
        <w:tabs>
          <w:tab w:val="num" w:pos="1440"/>
        </w:tabs>
        <w:ind w:left="1440" w:hanging="360"/>
      </w:pPr>
      <w:rPr>
        <w:rFonts w:ascii="Arial" w:hAnsi="Arial" w:hint="default"/>
      </w:rPr>
    </w:lvl>
    <w:lvl w:ilvl="2" w:tplc="47226746" w:tentative="1">
      <w:start w:val="1"/>
      <w:numFmt w:val="bullet"/>
      <w:lvlText w:val="•"/>
      <w:lvlJc w:val="left"/>
      <w:pPr>
        <w:tabs>
          <w:tab w:val="num" w:pos="2160"/>
        </w:tabs>
        <w:ind w:left="2160" w:hanging="360"/>
      </w:pPr>
      <w:rPr>
        <w:rFonts w:ascii="Arial" w:hAnsi="Arial" w:hint="default"/>
      </w:rPr>
    </w:lvl>
    <w:lvl w:ilvl="3" w:tplc="5FEAE714" w:tentative="1">
      <w:start w:val="1"/>
      <w:numFmt w:val="bullet"/>
      <w:lvlText w:val="•"/>
      <w:lvlJc w:val="left"/>
      <w:pPr>
        <w:tabs>
          <w:tab w:val="num" w:pos="2880"/>
        </w:tabs>
        <w:ind w:left="2880" w:hanging="360"/>
      </w:pPr>
      <w:rPr>
        <w:rFonts w:ascii="Arial" w:hAnsi="Arial" w:hint="default"/>
      </w:rPr>
    </w:lvl>
    <w:lvl w:ilvl="4" w:tplc="753C1B8C" w:tentative="1">
      <w:start w:val="1"/>
      <w:numFmt w:val="bullet"/>
      <w:lvlText w:val="•"/>
      <w:lvlJc w:val="left"/>
      <w:pPr>
        <w:tabs>
          <w:tab w:val="num" w:pos="3600"/>
        </w:tabs>
        <w:ind w:left="3600" w:hanging="360"/>
      </w:pPr>
      <w:rPr>
        <w:rFonts w:ascii="Arial" w:hAnsi="Arial" w:hint="default"/>
      </w:rPr>
    </w:lvl>
    <w:lvl w:ilvl="5" w:tplc="2B7239B2" w:tentative="1">
      <w:start w:val="1"/>
      <w:numFmt w:val="bullet"/>
      <w:lvlText w:val="•"/>
      <w:lvlJc w:val="left"/>
      <w:pPr>
        <w:tabs>
          <w:tab w:val="num" w:pos="4320"/>
        </w:tabs>
        <w:ind w:left="4320" w:hanging="360"/>
      </w:pPr>
      <w:rPr>
        <w:rFonts w:ascii="Arial" w:hAnsi="Arial" w:hint="default"/>
      </w:rPr>
    </w:lvl>
    <w:lvl w:ilvl="6" w:tplc="D66A35D0" w:tentative="1">
      <w:start w:val="1"/>
      <w:numFmt w:val="bullet"/>
      <w:lvlText w:val="•"/>
      <w:lvlJc w:val="left"/>
      <w:pPr>
        <w:tabs>
          <w:tab w:val="num" w:pos="5040"/>
        </w:tabs>
        <w:ind w:left="5040" w:hanging="360"/>
      </w:pPr>
      <w:rPr>
        <w:rFonts w:ascii="Arial" w:hAnsi="Arial" w:hint="default"/>
      </w:rPr>
    </w:lvl>
    <w:lvl w:ilvl="7" w:tplc="BCBA9EE0" w:tentative="1">
      <w:start w:val="1"/>
      <w:numFmt w:val="bullet"/>
      <w:lvlText w:val="•"/>
      <w:lvlJc w:val="left"/>
      <w:pPr>
        <w:tabs>
          <w:tab w:val="num" w:pos="5760"/>
        </w:tabs>
        <w:ind w:left="5760" w:hanging="360"/>
      </w:pPr>
      <w:rPr>
        <w:rFonts w:ascii="Arial" w:hAnsi="Arial" w:hint="default"/>
      </w:rPr>
    </w:lvl>
    <w:lvl w:ilvl="8" w:tplc="A594BB90" w:tentative="1">
      <w:start w:val="1"/>
      <w:numFmt w:val="bullet"/>
      <w:lvlText w:val="•"/>
      <w:lvlJc w:val="left"/>
      <w:pPr>
        <w:tabs>
          <w:tab w:val="num" w:pos="6480"/>
        </w:tabs>
        <w:ind w:left="6480" w:hanging="360"/>
      </w:pPr>
      <w:rPr>
        <w:rFonts w:ascii="Arial" w:hAnsi="Arial" w:hint="default"/>
      </w:rPr>
    </w:lvl>
  </w:abstractNum>
  <w:abstractNum w:abstractNumId="103">
    <w:nsid w:val="633F24E2"/>
    <w:multiLevelType w:val="hybridMultilevel"/>
    <w:tmpl w:val="4DA07A78"/>
    <w:lvl w:ilvl="0" w:tplc="70ECADB0">
      <w:start w:val="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4">
    <w:nsid w:val="64A6743B"/>
    <w:multiLevelType w:val="hybridMultilevel"/>
    <w:tmpl w:val="A2B6A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60931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6">
    <w:nsid w:val="67545988"/>
    <w:multiLevelType w:val="hybridMultilevel"/>
    <w:tmpl w:val="EF10CC70"/>
    <w:lvl w:ilvl="0" w:tplc="45DC91A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7">
    <w:nsid w:val="675D1E89"/>
    <w:multiLevelType w:val="multilevel"/>
    <w:tmpl w:val="858CBC78"/>
    <w:lvl w:ilvl="0">
      <w:start w:val="1"/>
      <w:numFmt w:val="decimal"/>
      <w:lvlText w:val="%1."/>
      <w:lvlJc w:val="left"/>
      <w:pPr>
        <w:tabs>
          <w:tab w:val="num" w:pos="720"/>
        </w:tabs>
        <w:ind w:left="720" w:hanging="360"/>
      </w:pPr>
      <w:rPr>
        <w:rFonts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decimal"/>
      <w:lvlText w:val="%9."/>
      <w:lvlJc w:val="left"/>
      <w:pPr>
        <w:ind w:left="6480" w:hanging="360"/>
      </w:pPr>
      <w:rPr>
        <w:rFonts w:hint="default"/>
      </w:rPr>
    </w:lvl>
  </w:abstractNum>
  <w:abstractNum w:abstractNumId="108">
    <w:nsid w:val="67CD7C17"/>
    <w:multiLevelType w:val="hybridMultilevel"/>
    <w:tmpl w:val="93EC4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68420529"/>
    <w:multiLevelType w:val="hybridMultilevel"/>
    <w:tmpl w:val="40C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68A42E96"/>
    <w:multiLevelType w:val="hybridMultilevel"/>
    <w:tmpl w:val="FA1A6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68BF2C55"/>
    <w:multiLevelType w:val="hybridMultilevel"/>
    <w:tmpl w:val="F0F8E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696C183A"/>
    <w:multiLevelType w:val="hybridMultilevel"/>
    <w:tmpl w:val="41DE7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69A76C74"/>
    <w:multiLevelType w:val="hybridMultilevel"/>
    <w:tmpl w:val="C2A4A8C2"/>
    <w:lvl w:ilvl="0" w:tplc="98A46682">
      <w:start w:val="1"/>
      <w:numFmt w:val="bullet"/>
      <w:lvlText w:val="•"/>
      <w:lvlJc w:val="left"/>
      <w:pPr>
        <w:tabs>
          <w:tab w:val="num" w:pos="720"/>
        </w:tabs>
        <w:ind w:left="720" w:hanging="360"/>
      </w:pPr>
      <w:rPr>
        <w:rFonts w:ascii="Arial" w:hAnsi="Arial" w:hint="default"/>
      </w:rPr>
    </w:lvl>
    <w:lvl w:ilvl="1" w:tplc="F05487DA" w:tentative="1">
      <w:start w:val="1"/>
      <w:numFmt w:val="bullet"/>
      <w:lvlText w:val="•"/>
      <w:lvlJc w:val="left"/>
      <w:pPr>
        <w:tabs>
          <w:tab w:val="num" w:pos="1440"/>
        </w:tabs>
        <w:ind w:left="1440" w:hanging="360"/>
      </w:pPr>
      <w:rPr>
        <w:rFonts w:ascii="Arial" w:hAnsi="Arial" w:hint="default"/>
      </w:rPr>
    </w:lvl>
    <w:lvl w:ilvl="2" w:tplc="1F2AED0A" w:tentative="1">
      <w:start w:val="1"/>
      <w:numFmt w:val="bullet"/>
      <w:lvlText w:val="•"/>
      <w:lvlJc w:val="left"/>
      <w:pPr>
        <w:tabs>
          <w:tab w:val="num" w:pos="2160"/>
        </w:tabs>
        <w:ind w:left="2160" w:hanging="360"/>
      </w:pPr>
      <w:rPr>
        <w:rFonts w:ascii="Arial" w:hAnsi="Arial" w:hint="default"/>
      </w:rPr>
    </w:lvl>
    <w:lvl w:ilvl="3" w:tplc="1ADA7B06" w:tentative="1">
      <w:start w:val="1"/>
      <w:numFmt w:val="bullet"/>
      <w:lvlText w:val="•"/>
      <w:lvlJc w:val="left"/>
      <w:pPr>
        <w:tabs>
          <w:tab w:val="num" w:pos="2880"/>
        </w:tabs>
        <w:ind w:left="2880" w:hanging="360"/>
      </w:pPr>
      <w:rPr>
        <w:rFonts w:ascii="Arial" w:hAnsi="Arial" w:hint="default"/>
      </w:rPr>
    </w:lvl>
    <w:lvl w:ilvl="4" w:tplc="329E620A" w:tentative="1">
      <w:start w:val="1"/>
      <w:numFmt w:val="bullet"/>
      <w:lvlText w:val="•"/>
      <w:lvlJc w:val="left"/>
      <w:pPr>
        <w:tabs>
          <w:tab w:val="num" w:pos="3600"/>
        </w:tabs>
        <w:ind w:left="3600" w:hanging="360"/>
      </w:pPr>
      <w:rPr>
        <w:rFonts w:ascii="Arial" w:hAnsi="Arial" w:hint="default"/>
      </w:rPr>
    </w:lvl>
    <w:lvl w:ilvl="5" w:tplc="A3D0E38A" w:tentative="1">
      <w:start w:val="1"/>
      <w:numFmt w:val="bullet"/>
      <w:lvlText w:val="•"/>
      <w:lvlJc w:val="left"/>
      <w:pPr>
        <w:tabs>
          <w:tab w:val="num" w:pos="4320"/>
        </w:tabs>
        <w:ind w:left="4320" w:hanging="360"/>
      </w:pPr>
      <w:rPr>
        <w:rFonts w:ascii="Arial" w:hAnsi="Arial" w:hint="default"/>
      </w:rPr>
    </w:lvl>
    <w:lvl w:ilvl="6" w:tplc="D92E7D00" w:tentative="1">
      <w:start w:val="1"/>
      <w:numFmt w:val="bullet"/>
      <w:lvlText w:val="•"/>
      <w:lvlJc w:val="left"/>
      <w:pPr>
        <w:tabs>
          <w:tab w:val="num" w:pos="5040"/>
        </w:tabs>
        <w:ind w:left="5040" w:hanging="360"/>
      </w:pPr>
      <w:rPr>
        <w:rFonts w:ascii="Arial" w:hAnsi="Arial" w:hint="default"/>
      </w:rPr>
    </w:lvl>
    <w:lvl w:ilvl="7" w:tplc="0234F06A" w:tentative="1">
      <w:start w:val="1"/>
      <w:numFmt w:val="bullet"/>
      <w:lvlText w:val="•"/>
      <w:lvlJc w:val="left"/>
      <w:pPr>
        <w:tabs>
          <w:tab w:val="num" w:pos="5760"/>
        </w:tabs>
        <w:ind w:left="5760" w:hanging="360"/>
      </w:pPr>
      <w:rPr>
        <w:rFonts w:ascii="Arial" w:hAnsi="Arial" w:hint="default"/>
      </w:rPr>
    </w:lvl>
    <w:lvl w:ilvl="8" w:tplc="A1A23D66" w:tentative="1">
      <w:start w:val="1"/>
      <w:numFmt w:val="bullet"/>
      <w:lvlText w:val="•"/>
      <w:lvlJc w:val="left"/>
      <w:pPr>
        <w:tabs>
          <w:tab w:val="num" w:pos="6480"/>
        </w:tabs>
        <w:ind w:left="6480" w:hanging="360"/>
      </w:pPr>
      <w:rPr>
        <w:rFonts w:ascii="Arial" w:hAnsi="Arial" w:hint="default"/>
      </w:rPr>
    </w:lvl>
  </w:abstractNum>
  <w:abstractNum w:abstractNumId="114">
    <w:nsid w:val="6A6E5E03"/>
    <w:multiLevelType w:val="multilevel"/>
    <w:tmpl w:val="DD7EB8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6AA10240"/>
    <w:multiLevelType w:val="multilevel"/>
    <w:tmpl w:val="13AC0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6AD078B2"/>
    <w:multiLevelType w:val="multilevel"/>
    <w:tmpl w:val="E2300E2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6B475E41"/>
    <w:multiLevelType w:val="multilevel"/>
    <w:tmpl w:val="43E41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6B624DA9"/>
    <w:multiLevelType w:val="hybridMultilevel"/>
    <w:tmpl w:val="05225C50"/>
    <w:lvl w:ilvl="0" w:tplc="F8044656">
      <w:start w:val="1"/>
      <w:numFmt w:val="decimal"/>
      <w:lvlText w:val="%1."/>
      <w:lvlJc w:val="left"/>
      <w:pPr>
        <w:tabs>
          <w:tab w:val="num" w:pos="720"/>
        </w:tabs>
        <w:ind w:left="720" w:hanging="360"/>
      </w:pPr>
    </w:lvl>
    <w:lvl w:ilvl="1" w:tplc="D9DEC166">
      <w:start w:val="1"/>
      <w:numFmt w:val="decimal"/>
      <w:lvlText w:val="%2."/>
      <w:lvlJc w:val="left"/>
      <w:pPr>
        <w:tabs>
          <w:tab w:val="num" w:pos="1440"/>
        </w:tabs>
        <w:ind w:left="1440" w:hanging="360"/>
      </w:pPr>
    </w:lvl>
    <w:lvl w:ilvl="2" w:tplc="0514459A" w:tentative="1">
      <w:start w:val="1"/>
      <w:numFmt w:val="decimal"/>
      <w:lvlText w:val="%3."/>
      <w:lvlJc w:val="left"/>
      <w:pPr>
        <w:tabs>
          <w:tab w:val="num" w:pos="2160"/>
        </w:tabs>
        <w:ind w:left="2160" w:hanging="360"/>
      </w:pPr>
    </w:lvl>
    <w:lvl w:ilvl="3" w:tplc="870650E6" w:tentative="1">
      <w:start w:val="1"/>
      <w:numFmt w:val="decimal"/>
      <w:lvlText w:val="%4."/>
      <w:lvlJc w:val="left"/>
      <w:pPr>
        <w:tabs>
          <w:tab w:val="num" w:pos="2880"/>
        </w:tabs>
        <w:ind w:left="2880" w:hanging="360"/>
      </w:pPr>
    </w:lvl>
    <w:lvl w:ilvl="4" w:tplc="DB7CABD4" w:tentative="1">
      <w:start w:val="1"/>
      <w:numFmt w:val="decimal"/>
      <w:lvlText w:val="%5."/>
      <w:lvlJc w:val="left"/>
      <w:pPr>
        <w:tabs>
          <w:tab w:val="num" w:pos="3600"/>
        </w:tabs>
        <w:ind w:left="3600" w:hanging="360"/>
      </w:pPr>
    </w:lvl>
    <w:lvl w:ilvl="5" w:tplc="6AB05314" w:tentative="1">
      <w:start w:val="1"/>
      <w:numFmt w:val="decimal"/>
      <w:lvlText w:val="%6."/>
      <w:lvlJc w:val="left"/>
      <w:pPr>
        <w:tabs>
          <w:tab w:val="num" w:pos="4320"/>
        </w:tabs>
        <w:ind w:left="4320" w:hanging="360"/>
      </w:pPr>
    </w:lvl>
    <w:lvl w:ilvl="6" w:tplc="9D30CB4A" w:tentative="1">
      <w:start w:val="1"/>
      <w:numFmt w:val="decimal"/>
      <w:lvlText w:val="%7."/>
      <w:lvlJc w:val="left"/>
      <w:pPr>
        <w:tabs>
          <w:tab w:val="num" w:pos="5040"/>
        </w:tabs>
        <w:ind w:left="5040" w:hanging="360"/>
      </w:pPr>
    </w:lvl>
    <w:lvl w:ilvl="7" w:tplc="7E26FB3C" w:tentative="1">
      <w:start w:val="1"/>
      <w:numFmt w:val="decimal"/>
      <w:lvlText w:val="%8."/>
      <w:lvlJc w:val="left"/>
      <w:pPr>
        <w:tabs>
          <w:tab w:val="num" w:pos="5760"/>
        </w:tabs>
        <w:ind w:left="5760" w:hanging="360"/>
      </w:pPr>
    </w:lvl>
    <w:lvl w:ilvl="8" w:tplc="BB66E888" w:tentative="1">
      <w:start w:val="1"/>
      <w:numFmt w:val="decimal"/>
      <w:lvlText w:val="%9."/>
      <w:lvlJc w:val="left"/>
      <w:pPr>
        <w:tabs>
          <w:tab w:val="num" w:pos="6480"/>
        </w:tabs>
        <w:ind w:left="6480" w:hanging="360"/>
      </w:pPr>
    </w:lvl>
  </w:abstractNum>
  <w:abstractNum w:abstractNumId="119">
    <w:nsid w:val="701D6267"/>
    <w:multiLevelType w:val="hybridMultilevel"/>
    <w:tmpl w:val="88F8F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nsid w:val="70525A24"/>
    <w:multiLevelType w:val="hybridMultilevel"/>
    <w:tmpl w:val="AAA63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70913F48"/>
    <w:multiLevelType w:val="hybridMultilevel"/>
    <w:tmpl w:val="F6803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70E97ACE"/>
    <w:multiLevelType w:val="hybridMultilevel"/>
    <w:tmpl w:val="1F8EC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729102C4"/>
    <w:multiLevelType w:val="hybridMultilevel"/>
    <w:tmpl w:val="9F88A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75BF73DA"/>
    <w:multiLevelType w:val="multilevel"/>
    <w:tmpl w:val="DD7EB8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7BD4FE5"/>
    <w:multiLevelType w:val="hybridMultilevel"/>
    <w:tmpl w:val="73446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8B039A9"/>
    <w:multiLevelType w:val="hybridMultilevel"/>
    <w:tmpl w:val="AB847CA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nsid w:val="79440450"/>
    <w:multiLevelType w:val="hybridMultilevel"/>
    <w:tmpl w:val="5112B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798D59CD"/>
    <w:multiLevelType w:val="hybridMultilevel"/>
    <w:tmpl w:val="D0AE62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9">
    <w:nsid w:val="79CE18E7"/>
    <w:multiLevelType w:val="hybridMultilevel"/>
    <w:tmpl w:val="37D0A974"/>
    <w:lvl w:ilvl="0" w:tplc="3662DB7E">
      <w:start w:val="1"/>
      <w:numFmt w:val="bullet"/>
      <w:lvlText w:val="•"/>
      <w:lvlJc w:val="left"/>
      <w:pPr>
        <w:tabs>
          <w:tab w:val="num" w:pos="720"/>
        </w:tabs>
        <w:ind w:left="720" w:hanging="360"/>
      </w:pPr>
      <w:rPr>
        <w:rFonts w:ascii="Arial" w:hAnsi="Arial" w:hint="default"/>
      </w:rPr>
    </w:lvl>
    <w:lvl w:ilvl="1" w:tplc="16BED08E">
      <w:start w:val="1483"/>
      <w:numFmt w:val="bullet"/>
      <w:lvlText w:val="•"/>
      <w:lvlJc w:val="left"/>
      <w:pPr>
        <w:tabs>
          <w:tab w:val="num" w:pos="1440"/>
        </w:tabs>
        <w:ind w:left="1440" w:hanging="360"/>
      </w:pPr>
      <w:rPr>
        <w:rFonts w:ascii="Arial" w:hAnsi="Arial" w:hint="default"/>
      </w:rPr>
    </w:lvl>
    <w:lvl w:ilvl="2" w:tplc="96F0027A">
      <w:start w:val="1483"/>
      <w:numFmt w:val="bullet"/>
      <w:lvlText w:val="•"/>
      <w:lvlJc w:val="left"/>
      <w:pPr>
        <w:tabs>
          <w:tab w:val="num" w:pos="2160"/>
        </w:tabs>
        <w:ind w:left="2160" w:hanging="360"/>
      </w:pPr>
      <w:rPr>
        <w:rFonts w:ascii="Arial" w:hAnsi="Arial" w:hint="default"/>
      </w:rPr>
    </w:lvl>
    <w:lvl w:ilvl="3" w:tplc="846ECFE4" w:tentative="1">
      <w:start w:val="1"/>
      <w:numFmt w:val="bullet"/>
      <w:lvlText w:val="•"/>
      <w:lvlJc w:val="left"/>
      <w:pPr>
        <w:tabs>
          <w:tab w:val="num" w:pos="2880"/>
        </w:tabs>
        <w:ind w:left="2880" w:hanging="360"/>
      </w:pPr>
      <w:rPr>
        <w:rFonts w:ascii="Arial" w:hAnsi="Arial" w:hint="default"/>
      </w:rPr>
    </w:lvl>
    <w:lvl w:ilvl="4" w:tplc="D43E097E" w:tentative="1">
      <w:start w:val="1"/>
      <w:numFmt w:val="bullet"/>
      <w:lvlText w:val="•"/>
      <w:lvlJc w:val="left"/>
      <w:pPr>
        <w:tabs>
          <w:tab w:val="num" w:pos="3600"/>
        </w:tabs>
        <w:ind w:left="3600" w:hanging="360"/>
      </w:pPr>
      <w:rPr>
        <w:rFonts w:ascii="Arial" w:hAnsi="Arial" w:hint="default"/>
      </w:rPr>
    </w:lvl>
    <w:lvl w:ilvl="5" w:tplc="6E8EB3F4" w:tentative="1">
      <w:start w:val="1"/>
      <w:numFmt w:val="bullet"/>
      <w:lvlText w:val="•"/>
      <w:lvlJc w:val="left"/>
      <w:pPr>
        <w:tabs>
          <w:tab w:val="num" w:pos="4320"/>
        </w:tabs>
        <w:ind w:left="4320" w:hanging="360"/>
      </w:pPr>
      <w:rPr>
        <w:rFonts w:ascii="Arial" w:hAnsi="Arial" w:hint="default"/>
      </w:rPr>
    </w:lvl>
    <w:lvl w:ilvl="6" w:tplc="19AC242C" w:tentative="1">
      <w:start w:val="1"/>
      <w:numFmt w:val="bullet"/>
      <w:lvlText w:val="•"/>
      <w:lvlJc w:val="left"/>
      <w:pPr>
        <w:tabs>
          <w:tab w:val="num" w:pos="5040"/>
        </w:tabs>
        <w:ind w:left="5040" w:hanging="360"/>
      </w:pPr>
      <w:rPr>
        <w:rFonts w:ascii="Arial" w:hAnsi="Arial" w:hint="default"/>
      </w:rPr>
    </w:lvl>
    <w:lvl w:ilvl="7" w:tplc="1B56FFE6" w:tentative="1">
      <w:start w:val="1"/>
      <w:numFmt w:val="bullet"/>
      <w:lvlText w:val="•"/>
      <w:lvlJc w:val="left"/>
      <w:pPr>
        <w:tabs>
          <w:tab w:val="num" w:pos="5760"/>
        </w:tabs>
        <w:ind w:left="5760" w:hanging="360"/>
      </w:pPr>
      <w:rPr>
        <w:rFonts w:ascii="Arial" w:hAnsi="Arial" w:hint="default"/>
      </w:rPr>
    </w:lvl>
    <w:lvl w:ilvl="8" w:tplc="AFB8CCFA" w:tentative="1">
      <w:start w:val="1"/>
      <w:numFmt w:val="bullet"/>
      <w:lvlText w:val="•"/>
      <w:lvlJc w:val="left"/>
      <w:pPr>
        <w:tabs>
          <w:tab w:val="num" w:pos="6480"/>
        </w:tabs>
        <w:ind w:left="6480" w:hanging="360"/>
      </w:pPr>
      <w:rPr>
        <w:rFonts w:ascii="Arial" w:hAnsi="Arial" w:hint="default"/>
      </w:rPr>
    </w:lvl>
  </w:abstractNum>
  <w:abstractNum w:abstractNumId="130">
    <w:nsid w:val="79EB7A16"/>
    <w:multiLevelType w:val="multilevel"/>
    <w:tmpl w:val="858CBC78"/>
    <w:lvl w:ilvl="0">
      <w:start w:val="1"/>
      <w:numFmt w:val="decimal"/>
      <w:lvlText w:val="%1."/>
      <w:lvlJc w:val="left"/>
      <w:pPr>
        <w:tabs>
          <w:tab w:val="num" w:pos="720"/>
        </w:tabs>
        <w:ind w:left="720" w:hanging="360"/>
      </w:pPr>
      <w:rPr>
        <w:rFonts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decimal"/>
      <w:lvlText w:val="%9."/>
      <w:lvlJc w:val="left"/>
      <w:pPr>
        <w:ind w:left="6480" w:hanging="360"/>
      </w:pPr>
      <w:rPr>
        <w:rFonts w:hint="default"/>
      </w:rPr>
    </w:lvl>
  </w:abstractNum>
  <w:abstractNum w:abstractNumId="131">
    <w:nsid w:val="7A0A1AAC"/>
    <w:multiLevelType w:val="hybridMultilevel"/>
    <w:tmpl w:val="EC1C90FC"/>
    <w:lvl w:ilvl="0" w:tplc="C04CC0DA">
      <w:start w:val="1"/>
      <w:numFmt w:val="decimal"/>
      <w:lvlText w:val="%1."/>
      <w:lvlJc w:val="left"/>
      <w:pPr>
        <w:tabs>
          <w:tab w:val="num" w:pos="720"/>
        </w:tabs>
        <w:ind w:left="720" w:hanging="360"/>
      </w:pPr>
    </w:lvl>
    <w:lvl w:ilvl="1" w:tplc="F5D0C248">
      <w:start w:val="1"/>
      <w:numFmt w:val="decimal"/>
      <w:lvlText w:val="%2."/>
      <w:lvlJc w:val="left"/>
      <w:pPr>
        <w:tabs>
          <w:tab w:val="num" w:pos="1440"/>
        </w:tabs>
        <w:ind w:left="1440" w:hanging="360"/>
      </w:pPr>
    </w:lvl>
    <w:lvl w:ilvl="2" w:tplc="BEE03F98" w:tentative="1">
      <w:start w:val="1"/>
      <w:numFmt w:val="decimal"/>
      <w:lvlText w:val="%3."/>
      <w:lvlJc w:val="left"/>
      <w:pPr>
        <w:tabs>
          <w:tab w:val="num" w:pos="2160"/>
        </w:tabs>
        <w:ind w:left="2160" w:hanging="360"/>
      </w:pPr>
    </w:lvl>
    <w:lvl w:ilvl="3" w:tplc="1090C3C2" w:tentative="1">
      <w:start w:val="1"/>
      <w:numFmt w:val="decimal"/>
      <w:lvlText w:val="%4."/>
      <w:lvlJc w:val="left"/>
      <w:pPr>
        <w:tabs>
          <w:tab w:val="num" w:pos="2880"/>
        </w:tabs>
        <w:ind w:left="2880" w:hanging="360"/>
      </w:pPr>
    </w:lvl>
    <w:lvl w:ilvl="4" w:tplc="8BE0734E" w:tentative="1">
      <w:start w:val="1"/>
      <w:numFmt w:val="decimal"/>
      <w:lvlText w:val="%5."/>
      <w:lvlJc w:val="left"/>
      <w:pPr>
        <w:tabs>
          <w:tab w:val="num" w:pos="3600"/>
        </w:tabs>
        <w:ind w:left="3600" w:hanging="360"/>
      </w:pPr>
    </w:lvl>
    <w:lvl w:ilvl="5" w:tplc="15909C14" w:tentative="1">
      <w:start w:val="1"/>
      <w:numFmt w:val="decimal"/>
      <w:lvlText w:val="%6."/>
      <w:lvlJc w:val="left"/>
      <w:pPr>
        <w:tabs>
          <w:tab w:val="num" w:pos="4320"/>
        </w:tabs>
        <w:ind w:left="4320" w:hanging="360"/>
      </w:pPr>
    </w:lvl>
    <w:lvl w:ilvl="6" w:tplc="1742C5AE" w:tentative="1">
      <w:start w:val="1"/>
      <w:numFmt w:val="decimal"/>
      <w:lvlText w:val="%7."/>
      <w:lvlJc w:val="left"/>
      <w:pPr>
        <w:tabs>
          <w:tab w:val="num" w:pos="5040"/>
        </w:tabs>
        <w:ind w:left="5040" w:hanging="360"/>
      </w:pPr>
    </w:lvl>
    <w:lvl w:ilvl="7" w:tplc="1E201730" w:tentative="1">
      <w:start w:val="1"/>
      <w:numFmt w:val="decimal"/>
      <w:lvlText w:val="%8."/>
      <w:lvlJc w:val="left"/>
      <w:pPr>
        <w:tabs>
          <w:tab w:val="num" w:pos="5760"/>
        </w:tabs>
        <w:ind w:left="5760" w:hanging="360"/>
      </w:pPr>
    </w:lvl>
    <w:lvl w:ilvl="8" w:tplc="F4D8A6A0" w:tentative="1">
      <w:start w:val="1"/>
      <w:numFmt w:val="decimal"/>
      <w:lvlText w:val="%9."/>
      <w:lvlJc w:val="left"/>
      <w:pPr>
        <w:tabs>
          <w:tab w:val="num" w:pos="6480"/>
        </w:tabs>
        <w:ind w:left="6480" w:hanging="360"/>
      </w:pPr>
    </w:lvl>
  </w:abstractNum>
  <w:abstractNum w:abstractNumId="132">
    <w:nsid w:val="7A183DBD"/>
    <w:multiLevelType w:val="hybridMultilevel"/>
    <w:tmpl w:val="56DA7E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3">
    <w:nsid w:val="7A305134"/>
    <w:multiLevelType w:val="hybridMultilevel"/>
    <w:tmpl w:val="13586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7A321F87"/>
    <w:multiLevelType w:val="hybridMultilevel"/>
    <w:tmpl w:val="6476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7CA81CCE"/>
    <w:multiLevelType w:val="hybridMultilevel"/>
    <w:tmpl w:val="807444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DDF3A62"/>
    <w:multiLevelType w:val="hybridMultilevel"/>
    <w:tmpl w:val="19A2D946"/>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num w:numId="1">
    <w:abstractNumId w:val="105"/>
  </w:num>
  <w:num w:numId="2">
    <w:abstractNumId w:val="125"/>
  </w:num>
  <w:num w:numId="3">
    <w:abstractNumId w:val="71"/>
  </w:num>
  <w:num w:numId="4">
    <w:abstractNumId w:val="24"/>
  </w:num>
  <w:num w:numId="5">
    <w:abstractNumId w:val="124"/>
  </w:num>
  <w:num w:numId="6">
    <w:abstractNumId w:val="120"/>
  </w:num>
  <w:num w:numId="7">
    <w:abstractNumId w:val="99"/>
  </w:num>
  <w:num w:numId="8">
    <w:abstractNumId w:val="4"/>
  </w:num>
  <w:num w:numId="9">
    <w:abstractNumId w:val="72"/>
  </w:num>
  <w:num w:numId="10">
    <w:abstractNumId w:val="5"/>
  </w:num>
  <w:num w:numId="11">
    <w:abstractNumId w:val="41"/>
  </w:num>
  <w:num w:numId="12">
    <w:abstractNumId w:val="10"/>
  </w:num>
  <w:num w:numId="13">
    <w:abstractNumId w:val="97"/>
  </w:num>
  <w:num w:numId="14">
    <w:abstractNumId w:val="60"/>
  </w:num>
  <w:num w:numId="15">
    <w:abstractNumId w:val="114"/>
  </w:num>
  <w:num w:numId="16">
    <w:abstractNumId w:val="86"/>
  </w:num>
  <w:num w:numId="17">
    <w:abstractNumId w:val="100"/>
  </w:num>
  <w:num w:numId="18">
    <w:abstractNumId w:val="77"/>
  </w:num>
  <w:num w:numId="19">
    <w:abstractNumId w:val="65"/>
  </w:num>
  <w:num w:numId="20">
    <w:abstractNumId w:val="8"/>
  </w:num>
  <w:num w:numId="21">
    <w:abstractNumId w:val="85"/>
  </w:num>
  <w:num w:numId="22">
    <w:abstractNumId w:val="30"/>
  </w:num>
  <w:num w:numId="23">
    <w:abstractNumId w:val="68"/>
  </w:num>
  <w:num w:numId="24">
    <w:abstractNumId w:val="44"/>
  </w:num>
  <w:num w:numId="25">
    <w:abstractNumId w:val="87"/>
  </w:num>
  <w:num w:numId="26">
    <w:abstractNumId w:val="31"/>
  </w:num>
  <w:num w:numId="27">
    <w:abstractNumId w:val="52"/>
  </w:num>
  <w:num w:numId="28">
    <w:abstractNumId w:val="40"/>
  </w:num>
  <w:num w:numId="29">
    <w:abstractNumId w:val="35"/>
  </w:num>
  <w:num w:numId="30">
    <w:abstractNumId w:val="26"/>
  </w:num>
  <w:num w:numId="31">
    <w:abstractNumId w:val="89"/>
  </w:num>
  <w:num w:numId="32">
    <w:abstractNumId w:val="122"/>
  </w:num>
  <w:num w:numId="33">
    <w:abstractNumId w:val="76"/>
  </w:num>
  <w:num w:numId="34">
    <w:abstractNumId w:val="74"/>
  </w:num>
  <w:num w:numId="35">
    <w:abstractNumId w:val="1"/>
  </w:num>
  <w:num w:numId="36">
    <w:abstractNumId w:val="48"/>
  </w:num>
  <w:num w:numId="37">
    <w:abstractNumId w:val="37"/>
  </w:num>
  <w:num w:numId="38">
    <w:abstractNumId w:val="75"/>
  </w:num>
  <w:num w:numId="39">
    <w:abstractNumId w:val="111"/>
  </w:num>
  <w:num w:numId="40">
    <w:abstractNumId w:val="56"/>
  </w:num>
  <w:num w:numId="41">
    <w:abstractNumId w:val="133"/>
  </w:num>
  <w:num w:numId="42">
    <w:abstractNumId w:val="96"/>
  </w:num>
  <w:num w:numId="43">
    <w:abstractNumId w:val="123"/>
  </w:num>
  <w:num w:numId="44">
    <w:abstractNumId w:val="3"/>
  </w:num>
  <w:num w:numId="45">
    <w:abstractNumId w:val="130"/>
  </w:num>
  <w:num w:numId="46">
    <w:abstractNumId w:val="36"/>
  </w:num>
  <w:num w:numId="47">
    <w:abstractNumId w:val="126"/>
  </w:num>
  <w:num w:numId="48">
    <w:abstractNumId w:val="25"/>
  </w:num>
  <w:num w:numId="49">
    <w:abstractNumId w:val="6"/>
  </w:num>
  <w:num w:numId="50">
    <w:abstractNumId w:val="108"/>
  </w:num>
  <w:num w:numId="51">
    <w:abstractNumId w:val="47"/>
  </w:num>
  <w:num w:numId="52">
    <w:abstractNumId w:val="104"/>
  </w:num>
  <w:num w:numId="53">
    <w:abstractNumId w:val="121"/>
  </w:num>
  <w:num w:numId="54">
    <w:abstractNumId w:val="49"/>
  </w:num>
  <w:num w:numId="55">
    <w:abstractNumId w:val="46"/>
  </w:num>
  <w:num w:numId="56">
    <w:abstractNumId w:val="42"/>
  </w:num>
  <w:num w:numId="57">
    <w:abstractNumId w:val="58"/>
  </w:num>
  <w:num w:numId="58">
    <w:abstractNumId w:val="33"/>
  </w:num>
  <w:num w:numId="59">
    <w:abstractNumId w:val="88"/>
  </w:num>
  <w:num w:numId="60">
    <w:abstractNumId w:val="84"/>
  </w:num>
  <w:num w:numId="61">
    <w:abstractNumId w:val="27"/>
  </w:num>
  <w:num w:numId="62">
    <w:abstractNumId w:val="16"/>
  </w:num>
  <w:num w:numId="63">
    <w:abstractNumId w:val="38"/>
  </w:num>
  <w:num w:numId="64">
    <w:abstractNumId w:val="118"/>
  </w:num>
  <w:num w:numId="65">
    <w:abstractNumId w:val="101"/>
  </w:num>
  <w:num w:numId="66">
    <w:abstractNumId w:val="51"/>
  </w:num>
  <w:num w:numId="67">
    <w:abstractNumId w:val="45"/>
  </w:num>
  <w:num w:numId="68">
    <w:abstractNumId w:val="113"/>
  </w:num>
  <w:num w:numId="69">
    <w:abstractNumId w:val="73"/>
  </w:num>
  <w:num w:numId="70">
    <w:abstractNumId w:val="23"/>
  </w:num>
  <w:num w:numId="71">
    <w:abstractNumId w:val="91"/>
  </w:num>
  <w:num w:numId="72">
    <w:abstractNumId w:val="92"/>
  </w:num>
  <w:num w:numId="73">
    <w:abstractNumId w:val="131"/>
  </w:num>
  <w:num w:numId="74">
    <w:abstractNumId w:val="12"/>
  </w:num>
  <w:num w:numId="75">
    <w:abstractNumId w:val="94"/>
  </w:num>
  <w:num w:numId="76">
    <w:abstractNumId w:val="66"/>
  </w:num>
  <w:num w:numId="77">
    <w:abstractNumId w:val="107"/>
  </w:num>
  <w:num w:numId="78">
    <w:abstractNumId w:val="14"/>
  </w:num>
  <w:num w:numId="79">
    <w:abstractNumId w:val="98"/>
  </w:num>
  <w:num w:numId="80">
    <w:abstractNumId w:val="19"/>
  </w:num>
  <w:num w:numId="81">
    <w:abstractNumId w:val="95"/>
  </w:num>
  <w:num w:numId="82">
    <w:abstractNumId w:val="62"/>
  </w:num>
  <w:num w:numId="83">
    <w:abstractNumId w:val="50"/>
  </w:num>
  <w:num w:numId="84">
    <w:abstractNumId w:val="9"/>
  </w:num>
  <w:num w:numId="85">
    <w:abstractNumId w:val="22"/>
  </w:num>
  <w:num w:numId="86">
    <w:abstractNumId w:val="17"/>
  </w:num>
  <w:num w:numId="87">
    <w:abstractNumId w:val="81"/>
  </w:num>
  <w:num w:numId="88">
    <w:abstractNumId w:val="115"/>
  </w:num>
  <w:num w:numId="89">
    <w:abstractNumId w:val="79"/>
  </w:num>
  <w:num w:numId="90">
    <w:abstractNumId w:val="117"/>
  </w:num>
  <w:num w:numId="91">
    <w:abstractNumId w:val="136"/>
  </w:num>
  <w:num w:numId="92">
    <w:abstractNumId w:val="116"/>
  </w:num>
  <w:num w:numId="93">
    <w:abstractNumId w:val="53"/>
  </w:num>
  <w:num w:numId="94">
    <w:abstractNumId w:val="28"/>
  </w:num>
  <w:num w:numId="95">
    <w:abstractNumId w:val="112"/>
  </w:num>
  <w:num w:numId="96">
    <w:abstractNumId w:val="7"/>
  </w:num>
  <w:num w:numId="97">
    <w:abstractNumId w:val="15"/>
  </w:num>
  <w:num w:numId="98">
    <w:abstractNumId w:val="64"/>
  </w:num>
  <w:num w:numId="99">
    <w:abstractNumId w:val="57"/>
  </w:num>
  <w:num w:numId="100">
    <w:abstractNumId w:val="69"/>
  </w:num>
  <w:num w:numId="101">
    <w:abstractNumId w:val="132"/>
  </w:num>
  <w:num w:numId="102">
    <w:abstractNumId w:val="67"/>
  </w:num>
  <w:num w:numId="103">
    <w:abstractNumId w:val="13"/>
  </w:num>
  <w:num w:numId="104">
    <w:abstractNumId w:val="59"/>
  </w:num>
  <w:num w:numId="105">
    <w:abstractNumId w:val="109"/>
  </w:num>
  <w:num w:numId="106">
    <w:abstractNumId w:val="61"/>
  </w:num>
  <w:num w:numId="107">
    <w:abstractNumId w:val="29"/>
  </w:num>
  <w:num w:numId="108">
    <w:abstractNumId w:val="32"/>
  </w:num>
  <w:num w:numId="109">
    <w:abstractNumId w:val="103"/>
  </w:num>
  <w:num w:numId="110">
    <w:abstractNumId w:val="21"/>
  </w:num>
  <w:num w:numId="111">
    <w:abstractNumId w:val="128"/>
  </w:num>
  <w:num w:numId="112">
    <w:abstractNumId w:val="11"/>
  </w:num>
  <w:num w:numId="113">
    <w:abstractNumId w:val="18"/>
  </w:num>
  <w:num w:numId="114">
    <w:abstractNumId w:val="39"/>
  </w:num>
  <w:num w:numId="115">
    <w:abstractNumId w:val="106"/>
  </w:num>
  <w:num w:numId="116">
    <w:abstractNumId w:val="63"/>
  </w:num>
  <w:num w:numId="117">
    <w:abstractNumId w:val="80"/>
  </w:num>
  <w:num w:numId="118">
    <w:abstractNumId w:val="0"/>
  </w:num>
  <w:num w:numId="119">
    <w:abstractNumId w:val="2"/>
  </w:num>
  <w:num w:numId="120">
    <w:abstractNumId w:val="54"/>
  </w:num>
  <w:num w:numId="121">
    <w:abstractNumId w:val="20"/>
  </w:num>
  <w:num w:numId="122">
    <w:abstractNumId w:val="34"/>
  </w:num>
  <w:num w:numId="123">
    <w:abstractNumId w:val="127"/>
  </w:num>
  <w:num w:numId="124">
    <w:abstractNumId w:val="78"/>
  </w:num>
  <w:num w:numId="125">
    <w:abstractNumId w:val="110"/>
  </w:num>
  <w:num w:numId="126">
    <w:abstractNumId w:val="93"/>
  </w:num>
  <w:num w:numId="127">
    <w:abstractNumId w:val="43"/>
  </w:num>
  <w:num w:numId="128">
    <w:abstractNumId w:val="83"/>
  </w:num>
  <w:num w:numId="129">
    <w:abstractNumId w:val="134"/>
  </w:num>
  <w:num w:numId="130">
    <w:abstractNumId w:val="129"/>
  </w:num>
  <w:num w:numId="131">
    <w:abstractNumId w:val="82"/>
  </w:num>
  <w:num w:numId="132">
    <w:abstractNumId w:val="55"/>
  </w:num>
  <w:num w:numId="133">
    <w:abstractNumId w:val="70"/>
  </w:num>
  <w:num w:numId="134">
    <w:abstractNumId w:val="135"/>
  </w:num>
  <w:num w:numId="135">
    <w:abstractNumId w:val="90"/>
  </w:num>
  <w:num w:numId="136">
    <w:abstractNumId w:val="119"/>
  </w:num>
  <w:num w:numId="137">
    <w:abstractNumId w:val="102"/>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l Kelly">
    <w15:presenceInfo w15:providerId="Windows Live" w15:userId="89feab303eae86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QyMjUytrQ0szQ3NrVU0lEKTi0uzszPAykwtKwFAOCrR8wtAAAA"/>
  </w:docVars>
  <w:rsids>
    <w:rsidRoot w:val="00A16C45"/>
    <w:rsid w:val="00001804"/>
    <w:rsid w:val="000062B1"/>
    <w:rsid w:val="000064D9"/>
    <w:rsid w:val="00007DAD"/>
    <w:rsid w:val="00016BD9"/>
    <w:rsid w:val="00022A34"/>
    <w:rsid w:val="000244F9"/>
    <w:rsid w:val="00024D6D"/>
    <w:rsid w:val="00026F87"/>
    <w:rsid w:val="00030909"/>
    <w:rsid w:val="000336E2"/>
    <w:rsid w:val="00033B27"/>
    <w:rsid w:val="000513E1"/>
    <w:rsid w:val="0005143F"/>
    <w:rsid w:val="000608AA"/>
    <w:rsid w:val="00070C70"/>
    <w:rsid w:val="0007319B"/>
    <w:rsid w:val="00073B1A"/>
    <w:rsid w:val="00074039"/>
    <w:rsid w:val="000751F7"/>
    <w:rsid w:val="00076507"/>
    <w:rsid w:val="00076749"/>
    <w:rsid w:val="00084712"/>
    <w:rsid w:val="000870C5"/>
    <w:rsid w:val="000920A0"/>
    <w:rsid w:val="000A2352"/>
    <w:rsid w:val="000A38E1"/>
    <w:rsid w:val="000A64ED"/>
    <w:rsid w:val="000A78B4"/>
    <w:rsid w:val="000B2E2A"/>
    <w:rsid w:val="000B479C"/>
    <w:rsid w:val="000B612F"/>
    <w:rsid w:val="000C13C9"/>
    <w:rsid w:val="000C6DEA"/>
    <w:rsid w:val="000D237F"/>
    <w:rsid w:val="000D2908"/>
    <w:rsid w:val="000D3CB3"/>
    <w:rsid w:val="000D422C"/>
    <w:rsid w:val="000D72CE"/>
    <w:rsid w:val="000E3A9B"/>
    <w:rsid w:val="000E49EC"/>
    <w:rsid w:val="000E6529"/>
    <w:rsid w:val="000F4002"/>
    <w:rsid w:val="000F5CA1"/>
    <w:rsid w:val="00100BAA"/>
    <w:rsid w:val="00100CBB"/>
    <w:rsid w:val="00107222"/>
    <w:rsid w:val="001104AD"/>
    <w:rsid w:val="00113A2F"/>
    <w:rsid w:val="00124F31"/>
    <w:rsid w:val="001272D4"/>
    <w:rsid w:val="001306D2"/>
    <w:rsid w:val="00132D56"/>
    <w:rsid w:val="001330CF"/>
    <w:rsid w:val="001369EB"/>
    <w:rsid w:val="00143476"/>
    <w:rsid w:val="0015093A"/>
    <w:rsid w:val="00152261"/>
    <w:rsid w:val="00152909"/>
    <w:rsid w:val="0015430B"/>
    <w:rsid w:val="00162F05"/>
    <w:rsid w:val="00163B0D"/>
    <w:rsid w:val="00167D8C"/>
    <w:rsid w:val="00172609"/>
    <w:rsid w:val="00172B90"/>
    <w:rsid w:val="00173503"/>
    <w:rsid w:val="00174C04"/>
    <w:rsid w:val="00175586"/>
    <w:rsid w:val="00175B17"/>
    <w:rsid w:val="00182B45"/>
    <w:rsid w:val="00184B47"/>
    <w:rsid w:val="00185636"/>
    <w:rsid w:val="00196C59"/>
    <w:rsid w:val="001975E2"/>
    <w:rsid w:val="001A6B4C"/>
    <w:rsid w:val="001A73C0"/>
    <w:rsid w:val="001B00B8"/>
    <w:rsid w:val="001B157C"/>
    <w:rsid w:val="001B1761"/>
    <w:rsid w:val="001B2A07"/>
    <w:rsid w:val="001B3FCA"/>
    <w:rsid w:val="001B4A5C"/>
    <w:rsid w:val="001B5E98"/>
    <w:rsid w:val="001C202E"/>
    <w:rsid w:val="001C3AA5"/>
    <w:rsid w:val="001C4B1D"/>
    <w:rsid w:val="001C5DDE"/>
    <w:rsid w:val="001D1141"/>
    <w:rsid w:val="001D3A85"/>
    <w:rsid w:val="001D621B"/>
    <w:rsid w:val="001D7B6F"/>
    <w:rsid w:val="001E1FAE"/>
    <w:rsid w:val="001E4539"/>
    <w:rsid w:val="001E52D7"/>
    <w:rsid w:val="001E67ED"/>
    <w:rsid w:val="001E7320"/>
    <w:rsid w:val="001F2AE2"/>
    <w:rsid w:val="002203E2"/>
    <w:rsid w:val="00220F89"/>
    <w:rsid w:val="002248D6"/>
    <w:rsid w:val="00225745"/>
    <w:rsid w:val="00227093"/>
    <w:rsid w:val="00227A21"/>
    <w:rsid w:val="00233374"/>
    <w:rsid w:val="00234D0D"/>
    <w:rsid w:val="00235894"/>
    <w:rsid w:val="00237BD0"/>
    <w:rsid w:val="002406C4"/>
    <w:rsid w:val="00240884"/>
    <w:rsid w:val="00251892"/>
    <w:rsid w:val="002600E9"/>
    <w:rsid w:val="002615E6"/>
    <w:rsid w:val="00264283"/>
    <w:rsid w:val="00266D18"/>
    <w:rsid w:val="00286626"/>
    <w:rsid w:val="00287E48"/>
    <w:rsid w:val="0029142D"/>
    <w:rsid w:val="0029768C"/>
    <w:rsid w:val="002A36F0"/>
    <w:rsid w:val="002A4152"/>
    <w:rsid w:val="002A4EFA"/>
    <w:rsid w:val="002B02E9"/>
    <w:rsid w:val="002B466D"/>
    <w:rsid w:val="002D043C"/>
    <w:rsid w:val="002D0D54"/>
    <w:rsid w:val="002E2217"/>
    <w:rsid w:val="002F2C1C"/>
    <w:rsid w:val="002F6F68"/>
    <w:rsid w:val="0030444C"/>
    <w:rsid w:val="00305D7B"/>
    <w:rsid w:val="00310BC5"/>
    <w:rsid w:val="00320E79"/>
    <w:rsid w:val="003221F6"/>
    <w:rsid w:val="00343775"/>
    <w:rsid w:val="0034470A"/>
    <w:rsid w:val="003504A5"/>
    <w:rsid w:val="00351D03"/>
    <w:rsid w:val="00352BAD"/>
    <w:rsid w:val="00352BC8"/>
    <w:rsid w:val="003532E5"/>
    <w:rsid w:val="003533F0"/>
    <w:rsid w:val="00355F89"/>
    <w:rsid w:val="003603B4"/>
    <w:rsid w:val="00365869"/>
    <w:rsid w:val="003722B8"/>
    <w:rsid w:val="00372C27"/>
    <w:rsid w:val="00375CC4"/>
    <w:rsid w:val="00375F9E"/>
    <w:rsid w:val="003766E8"/>
    <w:rsid w:val="00384A56"/>
    <w:rsid w:val="00390AA1"/>
    <w:rsid w:val="003931F8"/>
    <w:rsid w:val="00393517"/>
    <w:rsid w:val="003967D3"/>
    <w:rsid w:val="00397CF4"/>
    <w:rsid w:val="003A05FA"/>
    <w:rsid w:val="003A1165"/>
    <w:rsid w:val="003A34B6"/>
    <w:rsid w:val="003B04E9"/>
    <w:rsid w:val="003B3635"/>
    <w:rsid w:val="003B4593"/>
    <w:rsid w:val="003D4274"/>
    <w:rsid w:val="003D5446"/>
    <w:rsid w:val="003D74FB"/>
    <w:rsid w:val="003E0AA5"/>
    <w:rsid w:val="003E143B"/>
    <w:rsid w:val="003E3A89"/>
    <w:rsid w:val="003E5429"/>
    <w:rsid w:val="003E68B1"/>
    <w:rsid w:val="003F012A"/>
    <w:rsid w:val="003F6514"/>
    <w:rsid w:val="003F6776"/>
    <w:rsid w:val="003F7FAA"/>
    <w:rsid w:val="004026A6"/>
    <w:rsid w:val="00411CBD"/>
    <w:rsid w:val="004173D1"/>
    <w:rsid w:val="00427408"/>
    <w:rsid w:val="00433AA6"/>
    <w:rsid w:val="004416F3"/>
    <w:rsid w:val="004439EE"/>
    <w:rsid w:val="004472D4"/>
    <w:rsid w:val="00452BA5"/>
    <w:rsid w:val="00455355"/>
    <w:rsid w:val="004559F8"/>
    <w:rsid w:val="00456858"/>
    <w:rsid w:val="004610A1"/>
    <w:rsid w:val="00470A21"/>
    <w:rsid w:val="00472AB9"/>
    <w:rsid w:val="0047348C"/>
    <w:rsid w:val="0047454C"/>
    <w:rsid w:val="0047658A"/>
    <w:rsid w:val="00480300"/>
    <w:rsid w:val="00495756"/>
    <w:rsid w:val="004A1BBF"/>
    <w:rsid w:val="004A363A"/>
    <w:rsid w:val="004A4E04"/>
    <w:rsid w:val="004A5B14"/>
    <w:rsid w:val="004B1D37"/>
    <w:rsid w:val="004B7877"/>
    <w:rsid w:val="004C39BC"/>
    <w:rsid w:val="004D2D89"/>
    <w:rsid w:val="004D6A6D"/>
    <w:rsid w:val="004E3529"/>
    <w:rsid w:val="004E4584"/>
    <w:rsid w:val="004F061F"/>
    <w:rsid w:val="004F232A"/>
    <w:rsid w:val="004F5E25"/>
    <w:rsid w:val="005002C5"/>
    <w:rsid w:val="00501BC9"/>
    <w:rsid w:val="00501D60"/>
    <w:rsid w:val="00504536"/>
    <w:rsid w:val="00510577"/>
    <w:rsid w:val="00510B9E"/>
    <w:rsid w:val="00514FCA"/>
    <w:rsid w:val="00517E08"/>
    <w:rsid w:val="005223AA"/>
    <w:rsid w:val="00522F64"/>
    <w:rsid w:val="00524BD9"/>
    <w:rsid w:val="00526AC9"/>
    <w:rsid w:val="0053377B"/>
    <w:rsid w:val="00540C73"/>
    <w:rsid w:val="00541284"/>
    <w:rsid w:val="00542879"/>
    <w:rsid w:val="00543454"/>
    <w:rsid w:val="00547DBA"/>
    <w:rsid w:val="00553926"/>
    <w:rsid w:val="00555019"/>
    <w:rsid w:val="00556710"/>
    <w:rsid w:val="00557B6F"/>
    <w:rsid w:val="00560704"/>
    <w:rsid w:val="005614EB"/>
    <w:rsid w:val="0056604A"/>
    <w:rsid w:val="00567BC3"/>
    <w:rsid w:val="0057004D"/>
    <w:rsid w:val="00572754"/>
    <w:rsid w:val="00576B23"/>
    <w:rsid w:val="00583876"/>
    <w:rsid w:val="00586F42"/>
    <w:rsid w:val="00591844"/>
    <w:rsid w:val="00591AFE"/>
    <w:rsid w:val="00592617"/>
    <w:rsid w:val="00592A32"/>
    <w:rsid w:val="005A0036"/>
    <w:rsid w:val="005A264F"/>
    <w:rsid w:val="005A276F"/>
    <w:rsid w:val="005B1978"/>
    <w:rsid w:val="005B2348"/>
    <w:rsid w:val="005D1188"/>
    <w:rsid w:val="005D3219"/>
    <w:rsid w:val="005D5312"/>
    <w:rsid w:val="005D56AA"/>
    <w:rsid w:val="005E613F"/>
    <w:rsid w:val="005E65EA"/>
    <w:rsid w:val="005E78BC"/>
    <w:rsid w:val="005F3436"/>
    <w:rsid w:val="005F43DF"/>
    <w:rsid w:val="005F6EEF"/>
    <w:rsid w:val="0060053F"/>
    <w:rsid w:val="00603D7E"/>
    <w:rsid w:val="006142D6"/>
    <w:rsid w:val="006248EF"/>
    <w:rsid w:val="006368D5"/>
    <w:rsid w:val="00644FB6"/>
    <w:rsid w:val="006457DE"/>
    <w:rsid w:val="0064648F"/>
    <w:rsid w:val="00651597"/>
    <w:rsid w:val="00651837"/>
    <w:rsid w:val="00651E75"/>
    <w:rsid w:val="0066201D"/>
    <w:rsid w:val="00664D87"/>
    <w:rsid w:val="00670296"/>
    <w:rsid w:val="00673280"/>
    <w:rsid w:val="0067440D"/>
    <w:rsid w:val="0069493F"/>
    <w:rsid w:val="006962AA"/>
    <w:rsid w:val="006A1782"/>
    <w:rsid w:val="006B03BC"/>
    <w:rsid w:val="006B50FF"/>
    <w:rsid w:val="006B65EE"/>
    <w:rsid w:val="006C1695"/>
    <w:rsid w:val="006C56D4"/>
    <w:rsid w:val="006C7DA7"/>
    <w:rsid w:val="006D104A"/>
    <w:rsid w:val="006D39D4"/>
    <w:rsid w:val="006D656A"/>
    <w:rsid w:val="006D707B"/>
    <w:rsid w:val="006E05DA"/>
    <w:rsid w:val="006F4024"/>
    <w:rsid w:val="00702DEE"/>
    <w:rsid w:val="00706C39"/>
    <w:rsid w:val="00712C7D"/>
    <w:rsid w:val="00717C82"/>
    <w:rsid w:val="00723D23"/>
    <w:rsid w:val="0073190D"/>
    <w:rsid w:val="0073566E"/>
    <w:rsid w:val="0074164C"/>
    <w:rsid w:val="00746960"/>
    <w:rsid w:val="00746AF3"/>
    <w:rsid w:val="00747C42"/>
    <w:rsid w:val="007518B4"/>
    <w:rsid w:val="00752139"/>
    <w:rsid w:val="00754E85"/>
    <w:rsid w:val="0075749D"/>
    <w:rsid w:val="00757DEC"/>
    <w:rsid w:val="00761322"/>
    <w:rsid w:val="00763613"/>
    <w:rsid w:val="00764231"/>
    <w:rsid w:val="00764899"/>
    <w:rsid w:val="00764D18"/>
    <w:rsid w:val="00766BE6"/>
    <w:rsid w:val="00785A03"/>
    <w:rsid w:val="007870D0"/>
    <w:rsid w:val="00792C57"/>
    <w:rsid w:val="00793079"/>
    <w:rsid w:val="00796052"/>
    <w:rsid w:val="007A31E7"/>
    <w:rsid w:val="007A62BF"/>
    <w:rsid w:val="007B1177"/>
    <w:rsid w:val="007B79F3"/>
    <w:rsid w:val="007C7E58"/>
    <w:rsid w:val="007D372E"/>
    <w:rsid w:val="007D4AF2"/>
    <w:rsid w:val="007D7543"/>
    <w:rsid w:val="007E0E40"/>
    <w:rsid w:val="007E1A5A"/>
    <w:rsid w:val="007E363C"/>
    <w:rsid w:val="007F5525"/>
    <w:rsid w:val="00800AA4"/>
    <w:rsid w:val="00803ECF"/>
    <w:rsid w:val="00807E4E"/>
    <w:rsid w:val="00812113"/>
    <w:rsid w:val="00820ADB"/>
    <w:rsid w:val="00826E4C"/>
    <w:rsid w:val="008305B1"/>
    <w:rsid w:val="00841FB3"/>
    <w:rsid w:val="008423B3"/>
    <w:rsid w:val="008443AE"/>
    <w:rsid w:val="008505FE"/>
    <w:rsid w:val="00856D20"/>
    <w:rsid w:val="00863868"/>
    <w:rsid w:val="00864ABD"/>
    <w:rsid w:val="008670CB"/>
    <w:rsid w:val="00867677"/>
    <w:rsid w:val="008705EE"/>
    <w:rsid w:val="00876434"/>
    <w:rsid w:val="00876AB3"/>
    <w:rsid w:val="00880AD7"/>
    <w:rsid w:val="00882A66"/>
    <w:rsid w:val="0088777F"/>
    <w:rsid w:val="00890F0D"/>
    <w:rsid w:val="00892639"/>
    <w:rsid w:val="00893A24"/>
    <w:rsid w:val="00896357"/>
    <w:rsid w:val="008963A5"/>
    <w:rsid w:val="00897ACF"/>
    <w:rsid w:val="008A103A"/>
    <w:rsid w:val="008A1EC2"/>
    <w:rsid w:val="008A259C"/>
    <w:rsid w:val="008A2AD7"/>
    <w:rsid w:val="008A44A7"/>
    <w:rsid w:val="008B4005"/>
    <w:rsid w:val="008C6AB1"/>
    <w:rsid w:val="008C7D6C"/>
    <w:rsid w:val="008D6B97"/>
    <w:rsid w:val="008E48F4"/>
    <w:rsid w:val="008E6523"/>
    <w:rsid w:val="008F1864"/>
    <w:rsid w:val="00901A4E"/>
    <w:rsid w:val="00906770"/>
    <w:rsid w:val="00910149"/>
    <w:rsid w:val="00915AAC"/>
    <w:rsid w:val="009249F7"/>
    <w:rsid w:val="00932FBE"/>
    <w:rsid w:val="00934DA8"/>
    <w:rsid w:val="00941850"/>
    <w:rsid w:val="00944020"/>
    <w:rsid w:val="00946470"/>
    <w:rsid w:val="00951DF9"/>
    <w:rsid w:val="00952299"/>
    <w:rsid w:val="00961BF0"/>
    <w:rsid w:val="00962244"/>
    <w:rsid w:val="00965480"/>
    <w:rsid w:val="0097149B"/>
    <w:rsid w:val="00980005"/>
    <w:rsid w:val="0098189D"/>
    <w:rsid w:val="009866B9"/>
    <w:rsid w:val="00986EC4"/>
    <w:rsid w:val="00990995"/>
    <w:rsid w:val="00991811"/>
    <w:rsid w:val="009A0B32"/>
    <w:rsid w:val="009A32DA"/>
    <w:rsid w:val="009A7A63"/>
    <w:rsid w:val="009B1B78"/>
    <w:rsid w:val="009B6C07"/>
    <w:rsid w:val="009B7469"/>
    <w:rsid w:val="009D0274"/>
    <w:rsid w:val="009D1B41"/>
    <w:rsid w:val="009D39D5"/>
    <w:rsid w:val="009D39FC"/>
    <w:rsid w:val="009D7421"/>
    <w:rsid w:val="009E3720"/>
    <w:rsid w:val="009E5CC5"/>
    <w:rsid w:val="009F0876"/>
    <w:rsid w:val="009F09B9"/>
    <w:rsid w:val="009F3B0E"/>
    <w:rsid w:val="009F6F78"/>
    <w:rsid w:val="009F71CA"/>
    <w:rsid w:val="00A022AD"/>
    <w:rsid w:val="00A10A3F"/>
    <w:rsid w:val="00A16C45"/>
    <w:rsid w:val="00A229DE"/>
    <w:rsid w:val="00A26529"/>
    <w:rsid w:val="00A27819"/>
    <w:rsid w:val="00A37201"/>
    <w:rsid w:val="00A41030"/>
    <w:rsid w:val="00A44EC9"/>
    <w:rsid w:val="00A47F86"/>
    <w:rsid w:val="00A514CE"/>
    <w:rsid w:val="00A5379B"/>
    <w:rsid w:val="00A64E9C"/>
    <w:rsid w:val="00A67023"/>
    <w:rsid w:val="00A7230C"/>
    <w:rsid w:val="00A73D7D"/>
    <w:rsid w:val="00A75BC3"/>
    <w:rsid w:val="00A77531"/>
    <w:rsid w:val="00A84780"/>
    <w:rsid w:val="00A954A3"/>
    <w:rsid w:val="00A96242"/>
    <w:rsid w:val="00A96287"/>
    <w:rsid w:val="00A96C77"/>
    <w:rsid w:val="00AA33E6"/>
    <w:rsid w:val="00AA5060"/>
    <w:rsid w:val="00AB15EA"/>
    <w:rsid w:val="00AB3BE3"/>
    <w:rsid w:val="00AC173F"/>
    <w:rsid w:val="00AD30ED"/>
    <w:rsid w:val="00AD7E1C"/>
    <w:rsid w:val="00AE16C8"/>
    <w:rsid w:val="00AE6E1E"/>
    <w:rsid w:val="00AF487D"/>
    <w:rsid w:val="00AF59CB"/>
    <w:rsid w:val="00AF6165"/>
    <w:rsid w:val="00B011BB"/>
    <w:rsid w:val="00B03D6E"/>
    <w:rsid w:val="00B11CCE"/>
    <w:rsid w:val="00B200F9"/>
    <w:rsid w:val="00B20B6E"/>
    <w:rsid w:val="00B24525"/>
    <w:rsid w:val="00B33918"/>
    <w:rsid w:val="00B4344A"/>
    <w:rsid w:val="00B50127"/>
    <w:rsid w:val="00B552BB"/>
    <w:rsid w:val="00B5590C"/>
    <w:rsid w:val="00B57F8D"/>
    <w:rsid w:val="00B63AF9"/>
    <w:rsid w:val="00B679D4"/>
    <w:rsid w:val="00B67C7A"/>
    <w:rsid w:val="00B734A6"/>
    <w:rsid w:val="00B75637"/>
    <w:rsid w:val="00B77BF1"/>
    <w:rsid w:val="00B83D38"/>
    <w:rsid w:val="00B87319"/>
    <w:rsid w:val="00B90C23"/>
    <w:rsid w:val="00B97029"/>
    <w:rsid w:val="00BA1971"/>
    <w:rsid w:val="00BB45C5"/>
    <w:rsid w:val="00BB4923"/>
    <w:rsid w:val="00BD1969"/>
    <w:rsid w:val="00BD3687"/>
    <w:rsid w:val="00BD6C23"/>
    <w:rsid w:val="00BE6728"/>
    <w:rsid w:val="00BE6FE4"/>
    <w:rsid w:val="00BE7709"/>
    <w:rsid w:val="00C01AFA"/>
    <w:rsid w:val="00C01D3C"/>
    <w:rsid w:val="00C01EA3"/>
    <w:rsid w:val="00C058C2"/>
    <w:rsid w:val="00C165D8"/>
    <w:rsid w:val="00C3676B"/>
    <w:rsid w:val="00C45F99"/>
    <w:rsid w:val="00C474B2"/>
    <w:rsid w:val="00C539EF"/>
    <w:rsid w:val="00C700B3"/>
    <w:rsid w:val="00C70C32"/>
    <w:rsid w:val="00C726E5"/>
    <w:rsid w:val="00C72C12"/>
    <w:rsid w:val="00C73D1A"/>
    <w:rsid w:val="00C751C2"/>
    <w:rsid w:val="00C778EE"/>
    <w:rsid w:val="00C837D3"/>
    <w:rsid w:val="00C87D1A"/>
    <w:rsid w:val="00CA0283"/>
    <w:rsid w:val="00CA26B3"/>
    <w:rsid w:val="00CA546E"/>
    <w:rsid w:val="00CA7499"/>
    <w:rsid w:val="00CB2767"/>
    <w:rsid w:val="00CB280A"/>
    <w:rsid w:val="00CB2D0B"/>
    <w:rsid w:val="00CB31DC"/>
    <w:rsid w:val="00CB3876"/>
    <w:rsid w:val="00CB6C79"/>
    <w:rsid w:val="00CB758B"/>
    <w:rsid w:val="00CC2926"/>
    <w:rsid w:val="00CC518A"/>
    <w:rsid w:val="00CD3C0F"/>
    <w:rsid w:val="00CD5213"/>
    <w:rsid w:val="00CE3D23"/>
    <w:rsid w:val="00CE5829"/>
    <w:rsid w:val="00CF008D"/>
    <w:rsid w:val="00D05585"/>
    <w:rsid w:val="00D06A4D"/>
    <w:rsid w:val="00D11210"/>
    <w:rsid w:val="00D1292E"/>
    <w:rsid w:val="00D2093A"/>
    <w:rsid w:val="00D219F9"/>
    <w:rsid w:val="00D301A5"/>
    <w:rsid w:val="00D318DD"/>
    <w:rsid w:val="00D341BA"/>
    <w:rsid w:val="00D42922"/>
    <w:rsid w:val="00D44E32"/>
    <w:rsid w:val="00D47E40"/>
    <w:rsid w:val="00D51F1F"/>
    <w:rsid w:val="00D53E39"/>
    <w:rsid w:val="00D54076"/>
    <w:rsid w:val="00D65DD4"/>
    <w:rsid w:val="00D72527"/>
    <w:rsid w:val="00D75A36"/>
    <w:rsid w:val="00D7636D"/>
    <w:rsid w:val="00D774B9"/>
    <w:rsid w:val="00D83929"/>
    <w:rsid w:val="00D866B1"/>
    <w:rsid w:val="00D87B55"/>
    <w:rsid w:val="00D92575"/>
    <w:rsid w:val="00D92AB7"/>
    <w:rsid w:val="00DA048F"/>
    <w:rsid w:val="00DA5137"/>
    <w:rsid w:val="00DB0F04"/>
    <w:rsid w:val="00DB1D16"/>
    <w:rsid w:val="00DD0407"/>
    <w:rsid w:val="00DD1336"/>
    <w:rsid w:val="00DD2707"/>
    <w:rsid w:val="00DD3EB3"/>
    <w:rsid w:val="00DE0C00"/>
    <w:rsid w:val="00DE2EA6"/>
    <w:rsid w:val="00DE659C"/>
    <w:rsid w:val="00DE6F3B"/>
    <w:rsid w:val="00DF5AE4"/>
    <w:rsid w:val="00E00ADD"/>
    <w:rsid w:val="00E00DCF"/>
    <w:rsid w:val="00E01811"/>
    <w:rsid w:val="00E03D97"/>
    <w:rsid w:val="00E042B8"/>
    <w:rsid w:val="00E2380B"/>
    <w:rsid w:val="00E26486"/>
    <w:rsid w:val="00E311B6"/>
    <w:rsid w:val="00E32D58"/>
    <w:rsid w:val="00E42586"/>
    <w:rsid w:val="00E43C4F"/>
    <w:rsid w:val="00E45DC3"/>
    <w:rsid w:val="00E505C0"/>
    <w:rsid w:val="00E55D67"/>
    <w:rsid w:val="00E62C15"/>
    <w:rsid w:val="00E65BE9"/>
    <w:rsid w:val="00E7756C"/>
    <w:rsid w:val="00E83068"/>
    <w:rsid w:val="00E83974"/>
    <w:rsid w:val="00E84578"/>
    <w:rsid w:val="00E861E8"/>
    <w:rsid w:val="00E87B69"/>
    <w:rsid w:val="00E95DFD"/>
    <w:rsid w:val="00E95E06"/>
    <w:rsid w:val="00EA0482"/>
    <w:rsid w:val="00EA1CD0"/>
    <w:rsid w:val="00EA3DDC"/>
    <w:rsid w:val="00EA6155"/>
    <w:rsid w:val="00EB112B"/>
    <w:rsid w:val="00EB1EF2"/>
    <w:rsid w:val="00EB39FA"/>
    <w:rsid w:val="00EC2533"/>
    <w:rsid w:val="00EC37DD"/>
    <w:rsid w:val="00EC6B6B"/>
    <w:rsid w:val="00ED641F"/>
    <w:rsid w:val="00ED74EE"/>
    <w:rsid w:val="00EE369A"/>
    <w:rsid w:val="00EE499A"/>
    <w:rsid w:val="00EF3EA4"/>
    <w:rsid w:val="00EF495C"/>
    <w:rsid w:val="00F00DAA"/>
    <w:rsid w:val="00F01A13"/>
    <w:rsid w:val="00F14E5D"/>
    <w:rsid w:val="00F15B68"/>
    <w:rsid w:val="00F31B7D"/>
    <w:rsid w:val="00F31EA5"/>
    <w:rsid w:val="00F3265B"/>
    <w:rsid w:val="00F534E2"/>
    <w:rsid w:val="00F552CE"/>
    <w:rsid w:val="00F6032A"/>
    <w:rsid w:val="00F61D21"/>
    <w:rsid w:val="00F6225E"/>
    <w:rsid w:val="00F6586D"/>
    <w:rsid w:val="00F747FF"/>
    <w:rsid w:val="00F75718"/>
    <w:rsid w:val="00F76CBA"/>
    <w:rsid w:val="00F8684F"/>
    <w:rsid w:val="00F92B30"/>
    <w:rsid w:val="00F92E17"/>
    <w:rsid w:val="00F93639"/>
    <w:rsid w:val="00FA2DE3"/>
    <w:rsid w:val="00FA5375"/>
    <w:rsid w:val="00FA5744"/>
    <w:rsid w:val="00FB1B6D"/>
    <w:rsid w:val="00FB1E5A"/>
    <w:rsid w:val="00FB3E4B"/>
    <w:rsid w:val="00FB5295"/>
    <w:rsid w:val="00FB73F6"/>
    <w:rsid w:val="00FB7505"/>
    <w:rsid w:val="00FB7E48"/>
    <w:rsid w:val="00FC4798"/>
    <w:rsid w:val="00FD07A9"/>
    <w:rsid w:val="00FD0FAE"/>
    <w:rsid w:val="00FD32E0"/>
    <w:rsid w:val="00FD5BE5"/>
    <w:rsid w:val="00FD7A7D"/>
    <w:rsid w:val="00FE0FE2"/>
    <w:rsid w:val="00FE2359"/>
    <w:rsid w:val="00FE412A"/>
    <w:rsid w:val="00FE6482"/>
    <w:rsid w:val="00FE6D6F"/>
    <w:rsid w:val="00FE7664"/>
    <w:rsid w:val="00FE7ADB"/>
    <w:rsid w:val="00FF2772"/>
    <w:rsid w:val="00FF48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3B1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CA"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93A"/>
  </w:style>
  <w:style w:type="paragraph" w:styleId="Heading1">
    <w:name w:val="heading 1"/>
    <w:basedOn w:val="Normal"/>
    <w:next w:val="Normal"/>
    <w:link w:val="Heading1Char"/>
    <w:uiPriority w:val="9"/>
    <w:qFormat/>
    <w:rsid w:val="00D2093A"/>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D2093A"/>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D2093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2093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2093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2093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2093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2093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2093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customStyle="1" w:styleId="msonormal0">
    <w:name w:val="msonormal"/>
    <w:basedOn w:val="Normal"/>
    <w:pPr>
      <w:spacing w:before="100" w:beforeAutospacing="1" w:after="100" w:afterAutospacing="1" w:line="240" w:lineRule="auto"/>
    </w:pPr>
    <w:rPr>
      <w:rFonts w:ascii="Times New Roman" w:hAnsi="Times New Roman" w:cs="Times New Roman"/>
      <w:sz w:val="24"/>
      <w:szCs w:val="24"/>
      <w:lang w:eastAsia="en-CA"/>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NoSpacing">
    <w:name w:val="No Spacing"/>
    <w:uiPriority w:val="1"/>
    <w:qFormat/>
    <w:rsid w:val="00D2093A"/>
    <w:pPr>
      <w:spacing w:after="0" w:line="240" w:lineRule="auto"/>
    </w:pPr>
  </w:style>
  <w:style w:type="paragraph" w:styleId="ListParagraph">
    <w:name w:val="List Paragraph"/>
    <w:aliases w:val="List Paragraph indent"/>
    <w:basedOn w:val="Normal"/>
    <w:link w:val="ListParagraphChar"/>
    <w:uiPriority w:val="34"/>
    <w:qFormat/>
    <w:pPr>
      <w:ind w:left="720"/>
      <w:contextualSpacing/>
    </w:pPr>
  </w:style>
  <w:style w:type="table" w:styleId="TableGrid">
    <w:name w:val="Table Grid"/>
    <w:basedOn w:val="TableNormal"/>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093A"/>
    <w:rPr>
      <w:rFonts w:asciiTheme="majorHAnsi" w:eastAsiaTheme="majorEastAsia" w:hAnsiTheme="majorHAnsi" w:cstheme="majorBidi"/>
      <w:color w:val="365F91" w:themeColor="accent1" w:themeShade="BF"/>
      <w:sz w:val="36"/>
      <w:szCs w:val="36"/>
    </w:rPr>
  </w:style>
  <w:style w:type="character" w:customStyle="1" w:styleId="Heading2Char">
    <w:name w:val="Heading 2 Char"/>
    <w:basedOn w:val="DefaultParagraphFont"/>
    <w:link w:val="Heading2"/>
    <w:uiPriority w:val="9"/>
    <w:rsid w:val="00D2093A"/>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D2093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D2093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2093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2093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2093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2093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2093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D2093A"/>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2093A"/>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leChar">
    <w:name w:val="Title Char"/>
    <w:basedOn w:val="DefaultParagraphFont"/>
    <w:link w:val="Title"/>
    <w:uiPriority w:val="10"/>
    <w:rsid w:val="00D2093A"/>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rsid w:val="00D2093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2093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2093A"/>
    <w:rPr>
      <w:b/>
      <w:bCs/>
    </w:rPr>
  </w:style>
  <w:style w:type="character" w:styleId="Emphasis">
    <w:name w:val="Emphasis"/>
    <w:basedOn w:val="DefaultParagraphFont"/>
    <w:uiPriority w:val="20"/>
    <w:qFormat/>
    <w:rsid w:val="00D2093A"/>
    <w:rPr>
      <w:i/>
      <w:iCs/>
    </w:rPr>
  </w:style>
  <w:style w:type="paragraph" w:styleId="Quote">
    <w:name w:val="Quote"/>
    <w:basedOn w:val="Normal"/>
    <w:next w:val="Normal"/>
    <w:link w:val="QuoteChar"/>
    <w:uiPriority w:val="29"/>
    <w:qFormat/>
    <w:rsid w:val="00D2093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2093A"/>
    <w:rPr>
      <w:i/>
      <w:iCs/>
    </w:rPr>
  </w:style>
  <w:style w:type="paragraph" w:styleId="IntenseQuote">
    <w:name w:val="Intense Quote"/>
    <w:basedOn w:val="Normal"/>
    <w:next w:val="Normal"/>
    <w:link w:val="IntenseQuoteChar"/>
    <w:uiPriority w:val="30"/>
    <w:qFormat/>
    <w:rsid w:val="00D2093A"/>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D2093A"/>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D2093A"/>
    <w:rPr>
      <w:i/>
      <w:iCs/>
      <w:color w:val="595959" w:themeColor="text1" w:themeTint="A6"/>
    </w:rPr>
  </w:style>
  <w:style w:type="character" w:styleId="IntenseEmphasis">
    <w:name w:val="Intense Emphasis"/>
    <w:basedOn w:val="DefaultParagraphFont"/>
    <w:uiPriority w:val="21"/>
    <w:qFormat/>
    <w:rsid w:val="00D2093A"/>
    <w:rPr>
      <w:b/>
      <w:bCs/>
      <w:i/>
      <w:iCs/>
    </w:rPr>
  </w:style>
  <w:style w:type="character" w:styleId="SubtleReference">
    <w:name w:val="Subtle Reference"/>
    <w:basedOn w:val="DefaultParagraphFont"/>
    <w:uiPriority w:val="31"/>
    <w:qFormat/>
    <w:rsid w:val="00D2093A"/>
    <w:rPr>
      <w:smallCaps/>
      <w:color w:val="404040" w:themeColor="text1" w:themeTint="BF"/>
    </w:rPr>
  </w:style>
  <w:style w:type="character" w:styleId="IntenseReference">
    <w:name w:val="Intense Reference"/>
    <w:basedOn w:val="DefaultParagraphFont"/>
    <w:uiPriority w:val="32"/>
    <w:qFormat/>
    <w:rsid w:val="00D2093A"/>
    <w:rPr>
      <w:b/>
      <w:bCs/>
      <w:smallCaps/>
      <w:u w:val="single"/>
    </w:rPr>
  </w:style>
  <w:style w:type="character" w:styleId="BookTitle">
    <w:name w:val="Book Title"/>
    <w:basedOn w:val="DefaultParagraphFont"/>
    <w:uiPriority w:val="33"/>
    <w:qFormat/>
    <w:rsid w:val="00D2093A"/>
    <w:rPr>
      <w:b/>
      <w:bCs/>
      <w:smallCaps/>
    </w:rPr>
  </w:style>
  <w:style w:type="paragraph" w:styleId="TOCHeading">
    <w:name w:val="TOC Heading"/>
    <w:basedOn w:val="Heading1"/>
    <w:next w:val="Normal"/>
    <w:uiPriority w:val="39"/>
    <w:semiHidden/>
    <w:unhideWhenUsed/>
    <w:qFormat/>
    <w:rsid w:val="00D2093A"/>
    <w:pPr>
      <w:outlineLvl w:val="9"/>
    </w:pPr>
  </w:style>
  <w:style w:type="table" w:styleId="MediumList1">
    <w:name w:val="Medium List 1"/>
    <w:basedOn w:val="TableNormal"/>
    <w:uiPriority w:val="65"/>
    <w:rsid w:val="000F400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List">
    <w:name w:val="Light List"/>
    <w:basedOn w:val="TableNormal"/>
    <w:uiPriority w:val="61"/>
    <w:rsid w:val="000F400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unhideWhenUsed/>
    <w:rsid w:val="004416F3"/>
    <w:pPr>
      <w:spacing w:before="100" w:beforeAutospacing="1" w:after="100" w:afterAutospacing="1" w:line="240" w:lineRule="auto"/>
    </w:pPr>
    <w:rPr>
      <w:rFonts w:ascii="Times New Roman" w:hAnsi="Times New Roman" w:cs="Times New Roman"/>
      <w:sz w:val="24"/>
      <w:szCs w:val="24"/>
      <w:lang w:eastAsia="en-CA"/>
    </w:rPr>
  </w:style>
  <w:style w:type="table" w:styleId="LightList-Accent1">
    <w:name w:val="Light List Accent 1"/>
    <w:basedOn w:val="TableNormal"/>
    <w:uiPriority w:val="61"/>
    <w:rsid w:val="002E221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AF59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59CB"/>
  </w:style>
  <w:style w:type="paragraph" w:styleId="Footer">
    <w:name w:val="footer"/>
    <w:basedOn w:val="Normal"/>
    <w:link w:val="FooterChar"/>
    <w:uiPriority w:val="99"/>
    <w:unhideWhenUsed/>
    <w:rsid w:val="00AF59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59CB"/>
  </w:style>
  <w:style w:type="table" w:customStyle="1" w:styleId="GridTable5Dark-Accent11">
    <w:name w:val="Grid Table 5 Dark - Accent 11"/>
    <w:basedOn w:val="TableNormal"/>
    <w:uiPriority w:val="50"/>
    <w:rsid w:val="00591844"/>
    <w:pPr>
      <w:spacing w:after="0" w:line="240" w:lineRule="auto"/>
    </w:pPr>
    <w:rPr>
      <w:rFonts w:eastAsiaTheme="minorHAns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ListParagraphChar">
    <w:name w:val="List Paragraph Char"/>
    <w:aliases w:val="List Paragraph indent Char"/>
    <w:basedOn w:val="DefaultParagraphFont"/>
    <w:link w:val="ListParagraph"/>
    <w:uiPriority w:val="34"/>
    <w:locked/>
    <w:rsid w:val="00FF4849"/>
  </w:style>
  <w:style w:type="character" w:styleId="CommentReference">
    <w:name w:val="annotation reference"/>
    <w:basedOn w:val="DefaultParagraphFont"/>
    <w:uiPriority w:val="99"/>
    <w:semiHidden/>
    <w:unhideWhenUsed/>
    <w:rsid w:val="00FF4849"/>
    <w:rPr>
      <w:sz w:val="16"/>
      <w:szCs w:val="16"/>
    </w:rPr>
  </w:style>
  <w:style w:type="paragraph" w:styleId="CommentText">
    <w:name w:val="annotation text"/>
    <w:basedOn w:val="Normal"/>
    <w:link w:val="CommentTextChar"/>
    <w:uiPriority w:val="99"/>
    <w:semiHidden/>
    <w:unhideWhenUsed/>
    <w:rsid w:val="00FF4849"/>
    <w:pPr>
      <w:spacing w:before="80" w:after="80" w:line="240" w:lineRule="auto"/>
      <w:ind w:left="360" w:hanging="360"/>
    </w:pPr>
    <w:rPr>
      <w:rFonts w:eastAsiaTheme="minorHAnsi" w:cstheme="minorHAnsi"/>
      <w:sz w:val="22"/>
      <w:szCs w:val="22"/>
      <w:lang w:val="en-US"/>
    </w:rPr>
  </w:style>
  <w:style w:type="character" w:customStyle="1" w:styleId="CommentTextChar">
    <w:name w:val="Comment Text Char"/>
    <w:basedOn w:val="DefaultParagraphFont"/>
    <w:link w:val="CommentText"/>
    <w:uiPriority w:val="99"/>
    <w:semiHidden/>
    <w:rsid w:val="00FF4849"/>
    <w:rPr>
      <w:rFonts w:eastAsiaTheme="minorHAnsi" w:cstheme="minorHAnsi"/>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CA"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93A"/>
  </w:style>
  <w:style w:type="paragraph" w:styleId="Heading1">
    <w:name w:val="heading 1"/>
    <w:basedOn w:val="Normal"/>
    <w:next w:val="Normal"/>
    <w:link w:val="Heading1Char"/>
    <w:uiPriority w:val="9"/>
    <w:qFormat/>
    <w:rsid w:val="00D2093A"/>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D2093A"/>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D2093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2093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2093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2093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2093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2093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2093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customStyle="1" w:styleId="msonormal0">
    <w:name w:val="msonormal"/>
    <w:basedOn w:val="Normal"/>
    <w:pPr>
      <w:spacing w:before="100" w:beforeAutospacing="1" w:after="100" w:afterAutospacing="1" w:line="240" w:lineRule="auto"/>
    </w:pPr>
    <w:rPr>
      <w:rFonts w:ascii="Times New Roman" w:hAnsi="Times New Roman" w:cs="Times New Roman"/>
      <w:sz w:val="24"/>
      <w:szCs w:val="24"/>
      <w:lang w:eastAsia="en-CA"/>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NoSpacing">
    <w:name w:val="No Spacing"/>
    <w:uiPriority w:val="1"/>
    <w:qFormat/>
    <w:rsid w:val="00D2093A"/>
    <w:pPr>
      <w:spacing w:after="0" w:line="240" w:lineRule="auto"/>
    </w:pPr>
  </w:style>
  <w:style w:type="paragraph" w:styleId="ListParagraph">
    <w:name w:val="List Paragraph"/>
    <w:aliases w:val="List Paragraph indent"/>
    <w:basedOn w:val="Normal"/>
    <w:link w:val="ListParagraphChar"/>
    <w:uiPriority w:val="34"/>
    <w:qFormat/>
    <w:pPr>
      <w:ind w:left="720"/>
      <w:contextualSpacing/>
    </w:pPr>
  </w:style>
  <w:style w:type="table" w:styleId="TableGrid">
    <w:name w:val="Table Grid"/>
    <w:basedOn w:val="TableNormal"/>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093A"/>
    <w:rPr>
      <w:rFonts w:asciiTheme="majorHAnsi" w:eastAsiaTheme="majorEastAsia" w:hAnsiTheme="majorHAnsi" w:cstheme="majorBidi"/>
      <w:color w:val="365F91" w:themeColor="accent1" w:themeShade="BF"/>
      <w:sz w:val="36"/>
      <w:szCs w:val="36"/>
    </w:rPr>
  </w:style>
  <w:style w:type="character" w:customStyle="1" w:styleId="Heading2Char">
    <w:name w:val="Heading 2 Char"/>
    <w:basedOn w:val="DefaultParagraphFont"/>
    <w:link w:val="Heading2"/>
    <w:uiPriority w:val="9"/>
    <w:rsid w:val="00D2093A"/>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D2093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D2093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2093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2093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2093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2093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2093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D2093A"/>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2093A"/>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leChar">
    <w:name w:val="Title Char"/>
    <w:basedOn w:val="DefaultParagraphFont"/>
    <w:link w:val="Title"/>
    <w:uiPriority w:val="10"/>
    <w:rsid w:val="00D2093A"/>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rsid w:val="00D2093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2093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2093A"/>
    <w:rPr>
      <w:b/>
      <w:bCs/>
    </w:rPr>
  </w:style>
  <w:style w:type="character" w:styleId="Emphasis">
    <w:name w:val="Emphasis"/>
    <w:basedOn w:val="DefaultParagraphFont"/>
    <w:uiPriority w:val="20"/>
    <w:qFormat/>
    <w:rsid w:val="00D2093A"/>
    <w:rPr>
      <w:i/>
      <w:iCs/>
    </w:rPr>
  </w:style>
  <w:style w:type="paragraph" w:styleId="Quote">
    <w:name w:val="Quote"/>
    <w:basedOn w:val="Normal"/>
    <w:next w:val="Normal"/>
    <w:link w:val="QuoteChar"/>
    <w:uiPriority w:val="29"/>
    <w:qFormat/>
    <w:rsid w:val="00D2093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2093A"/>
    <w:rPr>
      <w:i/>
      <w:iCs/>
    </w:rPr>
  </w:style>
  <w:style w:type="paragraph" w:styleId="IntenseQuote">
    <w:name w:val="Intense Quote"/>
    <w:basedOn w:val="Normal"/>
    <w:next w:val="Normal"/>
    <w:link w:val="IntenseQuoteChar"/>
    <w:uiPriority w:val="30"/>
    <w:qFormat/>
    <w:rsid w:val="00D2093A"/>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D2093A"/>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D2093A"/>
    <w:rPr>
      <w:i/>
      <w:iCs/>
      <w:color w:val="595959" w:themeColor="text1" w:themeTint="A6"/>
    </w:rPr>
  </w:style>
  <w:style w:type="character" w:styleId="IntenseEmphasis">
    <w:name w:val="Intense Emphasis"/>
    <w:basedOn w:val="DefaultParagraphFont"/>
    <w:uiPriority w:val="21"/>
    <w:qFormat/>
    <w:rsid w:val="00D2093A"/>
    <w:rPr>
      <w:b/>
      <w:bCs/>
      <w:i/>
      <w:iCs/>
    </w:rPr>
  </w:style>
  <w:style w:type="character" w:styleId="SubtleReference">
    <w:name w:val="Subtle Reference"/>
    <w:basedOn w:val="DefaultParagraphFont"/>
    <w:uiPriority w:val="31"/>
    <w:qFormat/>
    <w:rsid w:val="00D2093A"/>
    <w:rPr>
      <w:smallCaps/>
      <w:color w:val="404040" w:themeColor="text1" w:themeTint="BF"/>
    </w:rPr>
  </w:style>
  <w:style w:type="character" w:styleId="IntenseReference">
    <w:name w:val="Intense Reference"/>
    <w:basedOn w:val="DefaultParagraphFont"/>
    <w:uiPriority w:val="32"/>
    <w:qFormat/>
    <w:rsid w:val="00D2093A"/>
    <w:rPr>
      <w:b/>
      <w:bCs/>
      <w:smallCaps/>
      <w:u w:val="single"/>
    </w:rPr>
  </w:style>
  <w:style w:type="character" w:styleId="BookTitle">
    <w:name w:val="Book Title"/>
    <w:basedOn w:val="DefaultParagraphFont"/>
    <w:uiPriority w:val="33"/>
    <w:qFormat/>
    <w:rsid w:val="00D2093A"/>
    <w:rPr>
      <w:b/>
      <w:bCs/>
      <w:smallCaps/>
    </w:rPr>
  </w:style>
  <w:style w:type="paragraph" w:styleId="TOCHeading">
    <w:name w:val="TOC Heading"/>
    <w:basedOn w:val="Heading1"/>
    <w:next w:val="Normal"/>
    <w:uiPriority w:val="39"/>
    <w:semiHidden/>
    <w:unhideWhenUsed/>
    <w:qFormat/>
    <w:rsid w:val="00D2093A"/>
    <w:pPr>
      <w:outlineLvl w:val="9"/>
    </w:pPr>
  </w:style>
  <w:style w:type="table" w:styleId="MediumList1">
    <w:name w:val="Medium List 1"/>
    <w:basedOn w:val="TableNormal"/>
    <w:uiPriority w:val="65"/>
    <w:rsid w:val="000F400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List">
    <w:name w:val="Light List"/>
    <w:basedOn w:val="TableNormal"/>
    <w:uiPriority w:val="61"/>
    <w:rsid w:val="000F400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unhideWhenUsed/>
    <w:rsid w:val="004416F3"/>
    <w:pPr>
      <w:spacing w:before="100" w:beforeAutospacing="1" w:after="100" w:afterAutospacing="1" w:line="240" w:lineRule="auto"/>
    </w:pPr>
    <w:rPr>
      <w:rFonts w:ascii="Times New Roman" w:hAnsi="Times New Roman" w:cs="Times New Roman"/>
      <w:sz w:val="24"/>
      <w:szCs w:val="24"/>
      <w:lang w:eastAsia="en-CA"/>
    </w:rPr>
  </w:style>
  <w:style w:type="table" w:styleId="LightList-Accent1">
    <w:name w:val="Light List Accent 1"/>
    <w:basedOn w:val="TableNormal"/>
    <w:uiPriority w:val="61"/>
    <w:rsid w:val="002E221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AF59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59CB"/>
  </w:style>
  <w:style w:type="paragraph" w:styleId="Footer">
    <w:name w:val="footer"/>
    <w:basedOn w:val="Normal"/>
    <w:link w:val="FooterChar"/>
    <w:uiPriority w:val="99"/>
    <w:unhideWhenUsed/>
    <w:rsid w:val="00AF59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59CB"/>
  </w:style>
  <w:style w:type="table" w:customStyle="1" w:styleId="GridTable5Dark-Accent11">
    <w:name w:val="Grid Table 5 Dark - Accent 11"/>
    <w:basedOn w:val="TableNormal"/>
    <w:uiPriority w:val="50"/>
    <w:rsid w:val="00591844"/>
    <w:pPr>
      <w:spacing w:after="0" w:line="240" w:lineRule="auto"/>
    </w:pPr>
    <w:rPr>
      <w:rFonts w:eastAsiaTheme="minorHAns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ListParagraphChar">
    <w:name w:val="List Paragraph Char"/>
    <w:aliases w:val="List Paragraph indent Char"/>
    <w:basedOn w:val="DefaultParagraphFont"/>
    <w:link w:val="ListParagraph"/>
    <w:uiPriority w:val="34"/>
    <w:locked/>
    <w:rsid w:val="00FF4849"/>
  </w:style>
  <w:style w:type="character" w:styleId="CommentReference">
    <w:name w:val="annotation reference"/>
    <w:basedOn w:val="DefaultParagraphFont"/>
    <w:uiPriority w:val="99"/>
    <w:semiHidden/>
    <w:unhideWhenUsed/>
    <w:rsid w:val="00FF4849"/>
    <w:rPr>
      <w:sz w:val="16"/>
      <w:szCs w:val="16"/>
    </w:rPr>
  </w:style>
  <w:style w:type="paragraph" w:styleId="CommentText">
    <w:name w:val="annotation text"/>
    <w:basedOn w:val="Normal"/>
    <w:link w:val="CommentTextChar"/>
    <w:uiPriority w:val="99"/>
    <w:semiHidden/>
    <w:unhideWhenUsed/>
    <w:rsid w:val="00FF4849"/>
    <w:pPr>
      <w:spacing w:before="80" w:after="80" w:line="240" w:lineRule="auto"/>
      <w:ind w:left="360" w:hanging="360"/>
    </w:pPr>
    <w:rPr>
      <w:rFonts w:eastAsiaTheme="minorHAnsi" w:cstheme="minorHAnsi"/>
      <w:sz w:val="22"/>
      <w:szCs w:val="22"/>
      <w:lang w:val="en-US"/>
    </w:rPr>
  </w:style>
  <w:style w:type="character" w:customStyle="1" w:styleId="CommentTextChar">
    <w:name w:val="Comment Text Char"/>
    <w:basedOn w:val="DefaultParagraphFont"/>
    <w:link w:val="CommentText"/>
    <w:uiPriority w:val="99"/>
    <w:semiHidden/>
    <w:rsid w:val="00FF4849"/>
    <w:rPr>
      <w:rFonts w:eastAsiaTheme="minorHAnsi" w:cs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7250">
      <w:bodyDiv w:val="1"/>
      <w:marLeft w:val="0"/>
      <w:marRight w:val="0"/>
      <w:marTop w:val="0"/>
      <w:marBottom w:val="0"/>
      <w:divBdr>
        <w:top w:val="none" w:sz="0" w:space="0" w:color="auto"/>
        <w:left w:val="none" w:sz="0" w:space="0" w:color="auto"/>
        <w:bottom w:val="none" w:sz="0" w:space="0" w:color="auto"/>
        <w:right w:val="none" w:sz="0" w:space="0" w:color="auto"/>
      </w:divBdr>
    </w:div>
    <w:div w:id="30081807">
      <w:bodyDiv w:val="1"/>
      <w:marLeft w:val="0"/>
      <w:marRight w:val="0"/>
      <w:marTop w:val="0"/>
      <w:marBottom w:val="0"/>
      <w:divBdr>
        <w:top w:val="none" w:sz="0" w:space="0" w:color="auto"/>
        <w:left w:val="none" w:sz="0" w:space="0" w:color="auto"/>
        <w:bottom w:val="none" w:sz="0" w:space="0" w:color="auto"/>
        <w:right w:val="none" w:sz="0" w:space="0" w:color="auto"/>
      </w:divBdr>
    </w:div>
    <w:div w:id="74712495">
      <w:bodyDiv w:val="1"/>
      <w:marLeft w:val="0"/>
      <w:marRight w:val="0"/>
      <w:marTop w:val="0"/>
      <w:marBottom w:val="0"/>
      <w:divBdr>
        <w:top w:val="none" w:sz="0" w:space="0" w:color="auto"/>
        <w:left w:val="none" w:sz="0" w:space="0" w:color="auto"/>
        <w:bottom w:val="none" w:sz="0" w:space="0" w:color="auto"/>
        <w:right w:val="none" w:sz="0" w:space="0" w:color="auto"/>
      </w:divBdr>
      <w:divsChild>
        <w:div w:id="189729956">
          <w:marLeft w:val="0"/>
          <w:marRight w:val="0"/>
          <w:marTop w:val="0"/>
          <w:marBottom w:val="0"/>
          <w:divBdr>
            <w:top w:val="none" w:sz="0" w:space="0" w:color="auto"/>
            <w:left w:val="none" w:sz="0" w:space="0" w:color="auto"/>
            <w:bottom w:val="none" w:sz="0" w:space="0" w:color="auto"/>
            <w:right w:val="none" w:sz="0" w:space="0" w:color="auto"/>
          </w:divBdr>
          <w:divsChild>
            <w:div w:id="202325580">
              <w:marLeft w:val="0"/>
              <w:marRight w:val="0"/>
              <w:marTop w:val="0"/>
              <w:marBottom w:val="0"/>
              <w:divBdr>
                <w:top w:val="none" w:sz="0" w:space="0" w:color="auto"/>
                <w:left w:val="none" w:sz="0" w:space="0" w:color="auto"/>
                <w:bottom w:val="none" w:sz="0" w:space="0" w:color="auto"/>
                <w:right w:val="none" w:sz="0" w:space="0" w:color="auto"/>
              </w:divBdr>
              <w:divsChild>
                <w:div w:id="1605576307">
                  <w:marLeft w:val="0"/>
                  <w:marRight w:val="0"/>
                  <w:marTop w:val="0"/>
                  <w:marBottom w:val="0"/>
                  <w:divBdr>
                    <w:top w:val="none" w:sz="0" w:space="0" w:color="auto"/>
                    <w:left w:val="none" w:sz="0" w:space="0" w:color="auto"/>
                    <w:bottom w:val="none" w:sz="0" w:space="0" w:color="auto"/>
                    <w:right w:val="none" w:sz="0" w:space="0" w:color="auto"/>
                  </w:divBdr>
                  <w:divsChild>
                    <w:div w:id="247811940">
                      <w:marLeft w:val="0"/>
                      <w:marRight w:val="0"/>
                      <w:marTop w:val="0"/>
                      <w:marBottom w:val="0"/>
                      <w:divBdr>
                        <w:top w:val="none" w:sz="0" w:space="0" w:color="auto"/>
                        <w:left w:val="none" w:sz="0" w:space="0" w:color="auto"/>
                        <w:bottom w:val="none" w:sz="0" w:space="0" w:color="auto"/>
                        <w:right w:val="none" w:sz="0" w:space="0" w:color="auto"/>
                      </w:divBdr>
                      <w:divsChild>
                        <w:div w:id="41901887">
                          <w:marLeft w:val="0"/>
                          <w:marRight w:val="0"/>
                          <w:marTop w:val="0"/>
                          <w:marBottom w:val="0"/>
                          <w:divBdr>
                            <w:top w:val="none" w:sz="0" w:space="0" w:color="auto"/>
                            <w:left w:val="none" w:sz="0" w:space="0" w:color="auto"/>
                            <w:bottom w:val="none" w:sz="0" w:space="0" w:color="auto"/>
                            <w:right w:val="none" w:sz="0" w:space="0" w:color="auto"/>
                          </w:divBdr>
                          <w:divsChild>
                            <w:div w:id="1989824421">
                              <w:marLeft w:val="0"/>
                              <w:marRight w:val="0"/>
                              <w:marTop w:val="0"/>
                              <w:marBottom w:val="0"/>
                              <w:divBdr>
                                <w:top w:val="none" w:sz="0" w:space="0" w:color="auto"/>
                                <w:left w:val="none" w:sz="0" w:space="0" w:color="auto"/>
                                <w:bottom w:val="none" w:sz="0" w:space="0" w:color="auto"/>
                                <w:right w:val="none" w:sz="0" w:space="0" w:color="auto"/>
                              </w:divBdr>
                              <w:divsChild>
                                <w:div w:id="1107964652">
                                  <w:marLeft w:val="0"/>
                                  <w:marRight w:val="0"/>
                                  <w:marTop w:val="0"/>
                                  <w:marBottom w:val="0"/>
                                  <w:divBdr>
                                    <w:top w:val="none" w:sz="0" w:space="0" w:color="auto"/>
                                    <w:left w:val="none" w:sz="0" w:space="0" w:color="auto"/>
                                    <w:bottom w:val="none" w:sz="0" w:space="0" w:color="auto"/>
                                    <w:right w:val="none" w:sz="0" w:space="0" w:color="auto"/>
                                  </w:divBdr>
                                  <w:divsChild>
                                    <w:div w:id="77554837">
                                      <w:marLeft w:val="0"/>
                                      <w:marRight w:val="0"/>
                                      <w:marTop w:val="0"/>
                                      <w:marBottom w:val="0"/>
                                      <w:divBdr>
                                        <w:top w:val="none" w:sz="0" w:space="0" w:color="auto"/>
                                        <w:left w:val="none" w:sz="0" w:space="0" w:color="auto"/>
                                        <w:bottom w:val="none" w:sz="0" w:space="0" w:color="auto"/>
                                        <w:right w:val="none" w:sz="0" w:space="0" w:color="auto"/>
                                      </w:divBdr>
                                      <w:divsChild>
                                        <w:div w:id="1160274828">
                                          <w:marLeft w:val="0"/>
                                          <w:marRight w:val="0"/>
                                          <w:marTop w:val="0"/>
                                          <w:marBottom w:val="0"/>
                                          <w:divBdr>
                                            <w:top w:val="none" w:sz="0" w:space="0" w:color="auto"/>
                                            <w:left w:val="none" w:sz="0" w:space="0" w:color="auto"/>
                                            <w:bottom w:val="none" w:sz="0" w:space="0" w:color="auto"/>
                                            <w:right w:val="none" w:sz="0" w:space="0" w:color="auto"/>
                                          </w:divBdr>
                                          <w:divsChild>
                                            <w:div w:id="1158111310">
                                              <w:marLeft w:val="0"/>
                                              <w:marRight w:val="0"/>
                                              <w:marTop w:val="0"/>
                                              <w:marBottom w:val="0"/>
                                              <w:divBdr>
                                                <w:top w:val="none" w:sz="0" w:space="0" w:color="auto"/>
                                                <w:left w:val="none" w:sz="0" w:space="0" w:color="auto"/>
                                                <w:bottom w:val="none" w:sz="0" w:space="0" w:color="auto"/>
                                                <w:right w:val="none" w:sz="0" w:space="0" w:color="auto"/>
                                              </w:divBdr>
                                              <w:divsChild>
                                                <w:div w:id="2980164">
                                                  <w:marLeft w:val="0"/>
                                                  <w:marRight w:val="0"/>
                                                  <w:marTop w:val="0"/>
                                                  <w:marBottom w:val="0"/>
                                                  <w:divBdr>
                                                    <w:top w:val="none" w:sz="0" w:space="0" w:color="auto"/>
                                                    <w:left w:val="none" w:sz="0" w:space="0" w:color="auto"/>
                                                    <w:bottom w:val="none" w:sz="0" w:space="0" w:color="auto"/>
                                                    <w:right w:val="none" w:sz="0" w:space="0" w:color="auto"/>
                                                  </w:divBdr>
                                                  <w:divsChild>
                                                    <w:div w:id="15777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650567">
      <w:bodyDiv w:val="1"/>
      <w:marLeft w:val="0"/>
      <w:marRight w:val="0"/>
      <w:marTop w:val="0"/>
      <w:marBottom w:val="0"/>
      <w:divBdr>
        <w:top w:val="none" w:sz="0" w:space="0" w:color="auto"/>
        <w:left w:val="none" w:sz="0" w:space="0" w:color="auto"/>
        <w:bottom w:val="none" w:sz="0" w:space="0" w:color="auto"/>
        <w:right w:val="none" w:sz="0" w:space="0" w:color="auto"/>
      </w:divBdr>
      <w:divsChild>
        <w:div w:id="1103526313">
          <w:marLeft w:val="446"/>
          <w:marRight w:val="0"/>
          <w:marTop w:val="0"/>
          <w:marBottom w:val="0"/>
          <w:divBdr>
            <w:top w:val="none" w:sz="0" w:space="0" w:color="auto"/>
            <w:left w:val="none" w:sz="0" w:space="0" w:color="auto"/>
            <w:bottom w:val="none" w:sz="0" w:space="0" w:color="auto"/>
            <w:right w:val="none" w:sz="0" w:space="0" w:color="auto"/>
          </w:divBdr>
        </w:div>
        <w:div w:id="1365864533">
          <w:marLeft w:val="446"/>
          <w:marRight w:val="0"/>
          <w:marTop w:val="0"/>
          <w:marBottom w:val="0"/>
          <w:divBdr>
            <w:top w:val="none" w:sz="0" w:space="0" w:color="auto"/>
            <w:left w:val="none" w:sz="0" w:space="0" w:color="auto"/>
            <w:bottom w:val="none" w:sz="0" w:space="0" w:color="auto"/>
            <w:right w:val="none" w:sz="0" w:space="0" w:color="auto"/>
          </w:divBdr>
        </w:div>
        <w:div w:id="1734545644">
          <w:marLeft w:val="446"/>
          <w:marRight w:val="0"/>
          <w:marTop w:val="0"/>
          <w:marBottom w:val="0"/>
          <w:divBdr>
            <w:top w:val="none" w:sz="0" w:space="0" w:color="auto"/>
            <w:left w:val="none" w:sz="0" w:space="0" w:color="auto"/>
            <w:bottom w:val="none" w:sz="0" w:space="0" w:color="auto"/>
            <w:right w:val="none" w:sz="0" w:space="0" w:color="auto"/>
          </w:divBdr>
        </w:div>
      </w:divsChild>
    </w:div>
    <w:div w:id="136381130">
      <w:bodyDiv w:val="1"/>
      <w:marLeft w:val="0"/>
      <w:marRight w:val="0"/>
      <w:marTop w:val="0"/>
      <w:marBottom w:val="0"/>
      <w:divBdr>
        <w:top w:val="none" w:sz="0" w:space="0" w:color="auto"/>
        <w:left w:val="none" w:sz="0" w:space="0" w:color="auto"/>
        <w:bottom w:val="none" w:sz="0" w:space="0" w:color="auto"/>
        <w:right w:val="none" w:sz="0" w:space="0" w:color="auto"/>
      </w:divBdr>
      <w:divsChild>
        <w:div w:id="1316880439">
          <w:marLeft w:val="446"/>
          <w:marRight w:val="0"/>
          <w:marTop w:val="0"/>
          <w:marBottom w:val="0"/>
          <w:divBdr>
            <w:top w:val="none" w:sz="0" w:space="0" w:color="auto"/>
            <w:left w:val="none" w:sz="0" w:space="0" w:color="auto"/>
            <w:bottom w:val="none" w:sz="0" w:space="0" w:color="auto"/>
            <w:right w:val="none" w:sz="0" w:space="0" w:color="auto"/>
          </w:divBdr>
        </w:div>
        <w:div w:id="666443114">
          <w:marLeft w:val="446"/>
          <w:marRight w:val="0"/>
          <w:marTop w:val="0"/>
          <w:marBottom w:val="0"/>
          <w:divBdr>
            <w:top w:val="none" w:sz="0" w:space="0" w:color="auto"/>
            <w:left w:val="none" w:sz="0" w:space="0" w:color="auto"/>
            <w:bottom w:val="none" w:sz="0" w:space="0" w:color="auto"/>
            <w:right w:val="none" w:sz="0" w:space="0" w:color="auto"/>
          </w:divBdr>
        </w:div>
      </w:divsChild>
    </w:div>
    <w:div w:id="164902280">
      <w:bodyDiv w:val="1"/>
      <w:marLeft w:val="0"/>
      <w:marRight w:val="0"/>
      <w:marTop w:val="0"/>
      <w:marBottom w:val="0"/>
      <w:divBdr>
        <w:top w:val="none" w:sz="0" w:space="0" w:color="auto"/>
        <w:left w:val="none" w:sz="0" w:space="0" w:color="auto"/>
        <w:bottom w:val="none" w:sz="0" w:space="0" w:color="auto"/>
        <w:right w:val="none" w:sz="0" w:space="0" w:color="auto"/>
      </w:divBdr>
    </w:div>
    <w:div w:id="225994203">
      <w:bodyDiv w:val="1"/>
      <w:marLeft w:val="0"/>
      <w:marRight w:val="0"/>
      <w:marTop w:val="0"/>
      <w:marBottom w:val="0"/>
      <w:divBdr>
        <w:top w:val="none" w:sz="0" w:space="0" w:color="auto"/>
        <w:left w:val="none" w:sz="0" w:space="0" w:color="auto"/>
        <w:bottom w:val="none" w:sz="0" w:space="0" w:color="auto"/>
        <w:right w:val="none" w:sz="0" w:space="0" w:color="auto"/>
      </w:divBdr>
    </w:div>
    <w:div w:id="229388430">
      <w:bodyDiv w:val="1"/>
      <w:marLeft w:val="0"/>
      <w:marRight w:val="0"/>
      <w:marTop w:val="0"/>
      <w:marBottom w:val="0"/>
      <w:divBdr>
        <w:top w:val="none" w:sz="0" w:space="0" w:color="auto"/>
        <w:left w:val="none" w:sz="0" w:space="0" w:color="auto"/>
        <w:bottom w:val="none" w:sz="0" w:space="0" w:color="auto"/>
        <w:right w:val="none" w:sz="0" w:space="0" w:color="auto"/>
      </w:divBdr>
    </w:div>
    <w:div w:id="232083714">
      <w:bodyDiv w:val="1"/>
      <w:marLeft w:val="0"/>
      <w:marRight w:val="0"/>
      <w:marTop w:val="0"/>
      <w:marBottom w:val="0"/>
      <w:divBdr>
        <w:top w:val="none" w:sz="0" w:space="0" w:color="auto"/>
        <w:left w:val="none" w:sz="0" w:space="0" w:color="auto"/>
        <w:bottom w:val="none" w:sz="0" w:space="0" w:color="auto"/>
        <w:right w:val="none" w:sz="0" w:space="0" w:color="auto"/>
      </w:divBdr>
      <w:divsChild>
        <w:div w:id="110436961">
          <w:marLeft w:val="274"/>
          <w:marRight w:val="0"/>
          <w:marTop w:val="0"/>
          <w:marBottom w:val="0"/>
          <w:divBdr>
            <w:top w:val="none" w:sz="0" w:space="0" w:color="auto"/>
            <w:left w:val="none" w:sz="0" w:space="0" w:color="auto"/>
            <w:bottom w:val="none" w:sz="0" w:space="0" w:color="auto"/>
            <w:right w:val="none" w:sz="0" w:space="0" w:color="auto"/>
          </w:divBdr>
        </w:div>
        <w:div w:id="309866109">
          <w:marLeft w:val="994"/>
          <w:marRight w:val="0"/>
          <w:marTop w:val="0"/>
          <w:marBottom w:val="0"/>
          <w:divBdr>
            <w:top w:val="none" w:sz="0" w:space="0" w:color="auto"/>
            <w:left w:val="none" w:sz="0" w:space="0" w:color="auto"/>
            <w:bottom w:val="none" w:sz="0" w:space="0" w:color="auto"/>
            <w:right w:val="none" w:sz="0" w:space="0" w:color="auto"/>
          </w:divBdr>
        </w:div>
        <w:div w:id="1954748303">
          <w:marLeft w:val="994"/>
          <w:marRight w:val="0"/>
          <w:marTop w:val="0"/>
          <w:marBottom w:val="0"/>
          <w:divBdr>
            <w:top w:val="none" w:sz="0" w:space="0" w:color="auto"/>
            <w:left w:val="none" w:sz="0" w:space="0" w:color="auto"/>
            <w:bottom w:val="none" w:sz="0" w:space="0" w:color="auto"/>
            <w:right w:val="none" w:sz="0" w:space="0" w:color="auto"/>
          </w:divBdr>
        </w:div>
        <w:div w:id="108010176">
          <w:marLeft w:val="994"/>
          <w:marRight w:val="0"/>
          <w:marTop w:val="0"/>
          <w:marBottom w:val="0"/>
          <w:divBdr>
            <w:top w:val="none" w:sz="0" w:space="0" w:color="auto"/>
            <w:left w:val="none" w:sz="0" w:space="0" w:color="auto"/>
            <w:bottom w:val="none" w:sz="0" w:space="0" w:color="auto"/>
            <w:right w:val="none" w:sz="0" w:space="0" w:color="auto"/>
          </w:divBdr>
        </w:div>
        <w:div w:id="1878539454">
          <w:marLeft w:val="994"/>
          <w:marRight w:val="0"/>
          <w:marTop w:val="0"/>
          <w:marBottom w:val="0"/>
          <w:divBdr>
            <w:top w:val="none" w:sz="0" w:space="0" w:color="auto"/>
            <w:left w:val="none" w:sz="0" w:space="0" w:color="auto"/>
            <w:bottom w:val="none" w:sz="0" w:space="0" w:color="auto"/>
            <w:right w:val="none" w:sz="0" w:space="0" w:color="auto"/>
          </w:divBdr>
        </w:div>
        <w:div w:id="1438714866">
          <w:marLeft w:val="994"/>
          <w:marRight w:val="0"/>
          <w:marTop w:val="0"/>
          <w:marBottom w:val="0"/>
          <w:divBdr>
            <w:top w:val="none" w:sz="0" w:space="0" w:color="auto"/>
            <w:left w:val="none" w:sz="0" w:space="0" w:color="auto"/>
            <w:bottom w:val="none" w:sz="0" w:space="0" w:color="auto"/>
            <w:right w:val="none" w:sz="0" w:space="0" w:color="auto"/>
          </w:divBdr>
        </w:div>
        <w:div w:id="1603298330">
          <w:marLeft w:val="994"/>
          <w:marRight w:val="0"/>
          <w:marTop w:val="0"/>
          <w:marBottom w:val="0"/>
          <w:divBdr>
            <w:top w:val="none" w:sz="0" w:space="0" w:color="auto"/>
            <w:left w:val="none" w:sz="0" w:space="0" w:color="auto"/>
            <w:bottom w:val="none" w:sz="0" w:space="0" w:color="auto"/>
            <w:right w:val="none" w:sz="0" w:space="0" w:color="auto"/>
          </w:divBdr>
        </w:div>
        <w:div w:id="1353414986">
          <w:marLeft w:val="994"/>
          <w:marRight w:val="0"/>
          <w:marTop w:val="0"/>
          <w:marBottom w:val="0"/>
          <w:divBdr>
            <w:top w:val="none" w:sz="0" w:space="0" w:color="auto"/>
            <w:left w:val="none" w:sz="0" w:space="0" w:color="auto"/>
            <w:bottom w:val="none" w:sz="0" w:space="0" w:color="auto"/>
            <w:right w:val="none" w:sz="0" w:space="0" w:color="auto"/>
          </w:divBdr>
        </w:div>
        <w:div w:id="1187256906">
          <w:marLeft w:val="994"/>
          <w:marRight w:val="0"/>
          <w:marTop w:val="0"/>
          <w:marBottom w:val="0"/>
          <w:divBdr>
            <w:top w:val="none" w:sz="0" w:space="0" w:color="auto"/>
            <w:left w:val="none" w:sz="0" w:space="0" w:color="auto"/>
            <w:bottom w:val="none" w:sz="0" w:space="0" w:color="auto"/>
            <w:right w:val="none" w:sz="0" w:space="0" w:color="auto"/>
          </w:divBdr>
        </w:div>
      </w:divsChild>
    </w:div>
    <w:div w:id="280263594">
      <w:bodyDiv w:val="1"/>
      <w:marLeft w:val="0"/>
      <w:marRight w:val="0"/>
      <w:marTop w:val="0"/>
      <w:marBottom w:val="0"/>
      <w:divBdr>
        <w:top w:val="none" w:sz="0" w:space="0" w:color="auto"/>
        <w:left w:val="none" w:sz="0" w:space="0" w:color="auto"/>
        <w:bottom w:val="none" w:sz="0" w:space="0" w:color="auto"/>
        <w:right w:val="none" w:sz="0" w:space="0" w:color="auto"/>
      </w:divBdr>
    </w:div>
    <w:div w:id="345406965">
      <w:bodyDiv w:val="1"/>
      <w:marLeft w:val="0"/>
      <w:marRight w:val="0"/>
      <w:marTop w:val="0"/>
      <w:marBottom w:val="0"/>
      <w:divBdr>
        <w:top w:val="none" w:sz="0" w:space="0" w:color="auto"/>
        <w:left w:val="none" w:sz="0" w:space="0" w:color="auto"/>
        <w:bottom w:val="none" w:sz="0" w:space="0" w:color="auto"/>
        <w:right w:val="none" w:sz="0" w:space="0" w:color="auto"/>
      </w:divBdr>
      <w:divsChild>
        <w:div w:id="1618411851">
          <w:marLeft w:val="274"/>
          <w:marRight w:val="0"/>
          <w:marTop w:val="0"/>
          <w:marBottom w:val="0"/>
          <w:divBdr>
            <w:top w:val="none" w:sz="0" w:space="0" w:color="auto"/>
            <w:left w:val="none" w:sz="0" w:space="0" w:color="auto"/>
            <w:bottom w:val="none" w:sz="0" w:space="0" w:color="auto"/>
            <w:right w:val="none" w:sz="0" w:space="0" w:color="auto"/>
          </w:divBdr>
        </w:div>
        <w:div w:id="1537892032">
          <w:marLeft w:val="994"/>
          <w:marRight w:val="0"/>
          <w:marTop w:val="0"/>
          <w:marBottom w:val="0"/>
          <w:divBdr>
            <w:top w:val="none" w:sz="0" w:space="0" w:color="auto"/>
            <w:left w:val="none" w:sz="0" w:space="0" w:color="auto"/>
            <w:bottom w:val="none" w:sz="0" w:space="0" w:color="auto"/>
            <w:right w:val="none" w:sz="0" w:space="0" w:color="auto"/>
          </w:divBdr>
        </w:div>
      </w:divsChild>
    </w:div>
    <w:div w:id="374043108">
      <w:bodyDiv w:val="1"/>
      <w:marLeft w:val="0"/>
      <w:marRight w:val="0"/>
      <w:marTop w:val="0"/>
      <w:marBottom w:val="0"/>
      <w:divBdr>
        <w:top w:val="none" w:sz="0" w:space="0" w:color="auto"/>
        <w:left w:val="none" w:sz="0" w:space="0" w:color="auto"/>
        <w:bottom w:val="none" w:sz="0" w:space="0" w:color="auto"/>
        <w:right w:val="none" w:sz="0" w:space="0" w:color="auto"/>
      </w:divBdr>
    </w:div>
    <w:div w:id="397825814">
      <w:bodyDiv w:val="1"/>
      <w:marLeft w:val="0"/>
      <w:marRight w:val="0"/>
      <w:marTop w:val="0"/>
      <w:marBottom w:val="0"/>
      <w:divBdr>
        <w:top w:val="none" w:sz="0" w:space="0" w:color="auto"/>
        <w:left w:val="none" w:sz="0" w:space="0" w:color="auto"/>
        <w:bottom w:val="none" w:sz="0" w:space="0" w:color="auto"/>
        <w:right w:val="none" w:sz="0" w:space="0" w:color="auto"/>
      </w:divBdr>
    </w:div>
    <w:div w:id="438987508">
      <w:bodyDiv w:val="1"/>
      <w:marLeft w:val="0"/>
      <w:marRight w:val="0"/>
      <w:marTop w:val="0"/>
      <w:marBottom w:val="0"/>
      <w:divBdr>
        <w:top w:val="none" w:sz="0" w:space="0" w:color="auto"/>
        <w:left w:val="none" w:sz="0" w:space="0" w:color="auto"/>
        <w:bottom w:val="none" w:sz="0" w:space="0" w:color="auto"/>
        <w:right w:val="none" w:sz="0" w:space="0" w:color="auto"/>
      </w:divBdr>
      <w:divsChild>
        <w:div w:id="85731511">
          <w:marLeft w:val="0"/>
          <w:marRight w:val="0"/>
          <w:marTop w:val="0"/>
          <w:marBottom w:val="0"/>
          <w:divBdr>
            <w:top w:val="none" w:sz="0" w:space="0" w:color="auto"/>
            <w:left w:val="none" w:sz="0" w:space="0" w:color="auto"/>
            <w:bottom w:val="none" w:sz="0" w:space="0" w:color="auto"/>
            <w:right w:val="none" w:sz="0" w:space="0" w:color="auto"/>
          </w:divBdr>
          <w:divsChild>
            <w:div w:id="1295407584">
              <w:marLeft w:val="0"/>
              <w:marRight w:val="0"/>
              <w:marTop w:val="0"/>
              <w:marBottom w:val="0"/>
              <w:divBdr>
                <w:top w:val="none" w:sz="0" w:space="0" w:color="auto"/>
                <w:left w:val="none" w:sz="0" w:space="0" w:color="auto"/>
                <w:bottom w:val="none" w:sz="0" w:space="0" w:color="auto"/>
                <w:right w:val="none" w:sz="0" w:space="0" w:color="auto"/>
              </w:divBdr>
              <w:divsChild>
                <w:div w:id="691689587">
                  <w:marLeft w:val="0"/>
                  <w:marRight w:val="0"/>
                  <w:marTop w:val="0"/>
                  <w:marBottom w:val="0"/>
                  <w:divBdr>
                    <w:top w:val="none" w:sz="0" w:space="0" w:color="auto"/>
                    <w:left w:val="none" w:sz="0" w:space="0" w:color="auto"/>
                    <w:bottom w:val="none" w:sz="0" w:space="0" w:color="auto"/>
                    <w:right w:val="none" w:sz="0" w:space="0" w:color="auto"/>
                  </w:divBdr>
                  <w:divsChild>
                    <w:div w:id="519242573">
                      <w:marLeft w:val="0"/>
                      <w:marRight w:val="0"/>
                      <w:marTop w:val="0"/>
                      <w:marBottom w:val="0"/>
                      <w:divBdr>
                        <w:top w:val="none" w:sz="0" w:space="0" w:color="auto"/>
                        <w:left w:val="none" w:sz="0" w:space="0" w:color="auto"/>
                        <w:bottom w:val="none" w:sz="0" w:space="0" w:color="auto"/>
                        <w:right w:val="none" w:sz="0" w:space="0" w:color="auto"/>
                      </w:divBdr>
                      <w:divsChild>
                        <w:div w:id="794328664">
                          <w:marLeft w:val="0"/>
                          <w:marRight w:val="0"/>
                          <w:marTop w:val="0"/>
                          <w:marBottom w:val="0"/>
                          <w:divBdr>
                            <w:top w:val="none" w:sz="0" w:space="0" w:color="auto"/>
                            <w:left w:val="none" w:sz="0" w:space="0" w:color="auto"/>
                            <w:bottom w:val="none" w:sz="0" w:space="0" w:color="auto"/>
                            <w:right w:val="none" w:sz="0" w:space="0" w:color="auto"/>
                          </w:divBdr>
                          <w:divsChild>
                            <w:div w:id="1024674335">
                              <w:marLeft w:val="0"/>
                              <w:marRight w:val="0"/>
                              <w:marTop w:val="0"/>
                              <w:marBottom w:val="0"/>
                              <w:divBdr>
                                <w:top w:val="none" w:sz="0" w:space="0" w:color="auto"/>
                                <w:left w:val="none" w:sz="0" w:space="0" w:color="auto"/>
                                <w:bottom w:val="none" w:sz="0" w:space="0" w:color="auto"/>
                                <w:right w:val="none" w:sz="0" w:space="0" w:color="auto"/>
                              </w:divBdr>
                              <w:divsChild>
                                <w:div w:id="1057555107">
                                  <w:marLeft w:val="0"/>
                                  <w:marRight w:val="0"/>
                                  <w:marTop w:val="0"/>
                                  <w:marBottom w:val="0"/>
                                  <w:divBdr>
                                    <w:top w:val="none" w:sz="0" w:space="0" w:color="auto"/>
                                    <w:left w:val="none" w:sz="0" w:space="0" w:color="auto"/>
                                    <w:bottom w:val="none" w:sz="0" w:space="0" w:color="auto"/>
                                    <w:right w:val="none" w:sz="0" w:space="0" w:color="auto"/>
                                  </w:divBdr>
                                  <w:divsChild>
                                    <w:div w:id="1144200149">
                                      <w:marLeft w:val="0"/>
                                      <w:marRight w:val="0"/>
                                      <w:marTop w:val="0"/>
                                      <w:marBottom w:val="0"/>
                                      <w:divBdr>
                                        <w:top w:val="none" w:sz="0" w:space="0" w:color="auto"/>
                                        <w:left w:val="none" w:sz="0" w:space="0" w:color="auto"/>
                                        <w:bottom w:val="none" w:sz="0" w:space="0" w:color="auto"/>
                                        <w:right w:val="none" w:sz="0" w:space="0" w:color="auto"/>
                                      </w:divBdr>
                                      <w:divsChild>
                                        <w:div w:id="50202379">
                                          <w:marLeft w:val="0"/>
                                          <w:marRight w:val="0"/>
                                          <w:marTop w:val="0"/>
                                          <w:marBottom w:val="0"/>
                                          <w:divBdr>
                                            <w:top w:val="none" w:sz="0" w:space="0" w:color="auto"/>
                                            <w:left w:val="none" w:sz="0" w:space="0" w:color="auto"/>
                                            <w:bottom w:val="none" w:sz="0" w:space="0" w:color="auto"/>
                                            <w:right w:val="none" w:sz="0" w:space="0" w:color="auto"/>
                                          </w:divBdr>
                                          <w:divsChild>
                                            <w:div w:id="943607860">
                                              <w:marLeft w:val="0"/>
                                              <w:marRight w:val="0"/>
                                              <w:marTop w:val="0"/>
                                              <w:marBottom w:val="0"/>
                                              <w:divBdr>
                                                <w:top w:val="none" w:sz="0" w:space="0" w:color="auto"/>
                                                <w:left w:val="none" w:sz="0" w:space="0" w:color="auto"/>
                                                <w:bottom w:val="none" w:sz="0" w:space="0" w:color="auto"/>
                                                <w:right w:val="none" w:sz="0" w:space="0" w:color="auto"/>
                                              </w:divBdr>
                                              <w:divsChild>
                                                <w:div w:id="428278828">
                                                  <w:marLeft w:val="0"/>
                                                  <w:marRight w:val="0"/>
                                                  <w:marTop w:val="0"/>
                                                  <w:marBottom w:val="0"/>
                                                  <w:divBdr>
                                                    <w:top w:val="none" w:sz="0" w:space="0" w:color="auto"/>
                                                    <w:left w:val="none" w:sz="0" w:space="0" w:color="auto"/>
                                                    <w:bottom w:val="none" w:sz="0" w:space="0" w:color="auto"/>
                                                    <w:right w:val="none" w:sz="0" w:space="0" w:color="auto"/>
                                                  </w:divBdr>
                                                  <w:divsChild>
                                                    <w:div w:id="18494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7078622">
      <w:bodyDiv w:val="1"/>
      <w:marLeft w:val="0"/>
      <w:marRight w:val="0"/>
      <w:marTop w:val="0"/>
      <w:marBottom w:val="0"/>
      <w:divBdr>
        <w:top w:val="none" w:sz="0" w:space="0" w:color="auto"/>
        <w:left w:val="none" w:sz="0" w:space="0" w:color="auto"/>
        <w:bottom w:val="none" w:sz="0" w:space="0" w:color="auto"/>
        <w:right w:val="none" w:sz="0" w:space="0" w:color="auto"/>
      </w:divBdr>
    </w:div>
    <w:div w:id="633297702">
      <w:bodyDiv w:val="1"/>
      <w:marLeft w:val="0"/>
      <w:marRight w:val="0"/>
      <w:marTop w:val="0"/>
      <w:marBottom w:val="0"/>
      <w:divBdr>
        <w:top w:val="none" w:sz="0" w:space="0" w:color="auto"/>
        <w:left w:val="none" w:sz="0" w:space="0" w:color="auto"/>
        <w:bottom w:val="none" w:sz="0" w:space="0" w:color="auto"/>
        <w:right w:val="none" w:sz="0" w:space="0" w:color="auto"/>
      </w:divBdr>
    </w:div>
    <w:div w:id="639043035">
      <w:bodyDiv w:val="1"/>
      <w:marLeft w:val="0"/>
      <w:marRight w:val="0"/>
      <w:marTop w:val="0"/>
      <w:marBottom w:val="0"/>
      <w:divBdr>
        <w:top w:val="none" w:sz="0" w:space="0" w:color="auto"/>
        <w:left w:val="none" w:sz="0" w:space="0" w:color="auto"/>
        <w:bottom w:val="none" w:sz="0" w:space="0" w:color="auto"/>
        <w:right w:val="none" w:sz="0" w:space="0" w:color="auto"/>
      </w:divBdr>
      <w:divsChild>
        <w:div w:id="1150050189">
          <w:marLeft w:val="274"/>
          <w:marRight w:val="0"/>
          <w:marTop w:val="0"/>
          <w:marBottom w:val="0"/>
          <w:divBdr>
            <w:top w:val="none" w:sz="0" w:space="0" w:color="auto"/>
            <w:left w:val="none" w:sz="0" w:space="0" w:color="auto"/>
            <w:bottom w:val="none" w:sz="0" w:space="0" w:color="auto"/>
            <w:right w:val="none" w:sz="0" w:space="0" w:color="auto"/>
          </w:divBdr>
        </w:div>
        <w:div w:id="1347058249">
          <w:marLeft w:val="994"/>
          <w:marRight w:val="0"/>
          <w:marTop w:val="0"/>
          <w:marBottom w:val="0"/>
          <w:divBdr>
            <w:top w:val="none" w:sz="0" w:space="0" w:color="auto"/>
            <w:left w:val="none" w:sz="0" w:space="0" w:color="auto"/>
            <w:bottom w:val="none" w:sz="0" w:space="0" w:color="auto"/>
            <w:right w:val="none" w:sz="0" w:space="0" w:color="auto"/>
          </w:divBdr>
        </w:div>
        <w:div w:id="1087967138">
          <w:marLeft w:val="994"/>
          <w:marRight w:val="0"/>
          <w:marTop w:val="0"/>
          <w:marBottom w:val="0"/>
          <w:divBdr>
            <w:top w:val="none" w:sz="0" w:space="0" w:color="auto"/>
            <w:left w:val="none" w:sz="0" w:space="0" w:color="auto"/>
            <w:bottom w:val="none" w:sz="0" w:space="0" w:color="auto"/>
            <w:right w:val="none" w:sz="0" w:space="0" w:color="auto"/>
          </w:divBdr>
        </w:div>
        <w:div w:id="2041736546">
          <w:marLeft w:val="274"/>
          <w:marRight w:val="0"/>
          <w:marTop w:val="0"/>
          <w:marBottom w:val="0"/>
          <w:divBdr>
            <w:top w:val="none" w:sz="0" w:space="0" w:color="auto"/>
            <w:left w:val="none" w:sz="0" w:space="0" w:color="auto"/>
            <w:bottom w:val="none" w:sz="0" w:space="0" w:color="auto"/>
            <w:right w:val="none" w:sz="0" w:space="0" w:color="auto"/>
          </w:divBdr>
        </w:div>
        <w:div w:id="2120442542">
          <w:marLeft w:val="994"/>
          <w:marRight w:val="0"/>
          <w:marTop w:val="0"/>
          <w:marBottom w:val="0"/>
          <w:divBdr>
            <w:top w:val="none" w:sz="0" w:space="0" w:color="auto"/>
            <w:left w:val="none" w:sz="0" w:space="0" w:color="auto"/>
            <w:bottom w:val="none" w:sz="0" w:space="0" w:color="auto"/>
            <w:right w:val="none" w:sz="0" w:space="0" w:color="auto"/>
          </w:divBdr>
        </w:div>
        <w:div w:id="2063013905">
          <w:marLeft w:val="994"/>
          <w:marRight w:val="0"/>
          <w:marTop w:val="0"/>
          <w:marBottom w:val="0"/>
          <w:divBdr>
            <w:top w:val="none" w:sz="0" w:space="0" w:color="auto"/>
            <w:left w:val="none" w:sz="0" w:space="0" w:color="auto"/>
            <w:bottom w:val="none" w:sz="0" w:space="0" w:color="auto"/>
            <w:right w:val="none" w:sz="0" w:space="0" w:color="auto"/>
          </w:divBdr>
        </w:div>
        <w:div w:id="1927955527">
          <w:marLeft w:val="994"/>
          <w:marRight w:val="0"/>
          <w:marTop w:val="0"/>
          <w:marBottom w:val="0"/>
          <w:divBdr>
            <w:top w:val="none" w:sz="0" w:space="0" w:color="auto"/>
            <w:left w:val="none" w:sz="0" w:space="0" w:color="auto"/>
            <w:bottom w:val="none" w:sz="0" w:space="0" w:color="auto"/>
            <w:right w:val="none" w:sz="0" w:space="0" w:color="auto"/>
          </w:divBdr>
        </w:div>
        <w:div w:id="1407915408">
          <w:marLeft w:val="274"/>
          <w:marRight w:val="0"/>
          <w:marTop w:val="0"/>
          <w:marBottom w:val="0"/>
          <w:divBdr>
            <w:top w:val="none" w:sz="0" w:space="0" w:color="auto"/>
            <w:left w:val="none" w:sz="0" w:space="0" w:color="auto"/>
            <w:bottom w:val="none" w:sz="0" w:space="0" w:color="auto"/>
            <w:right w:val="none" w:sz="0" w:space="0" w:color="auto"/>
          </w:divBdr>
        </w:div>
        <w:div w:id="1334844536">
          <w:marLeft w:val="994"/>
          <w:marRight w:val="0"/>
          <w:marTop w:val="0"/>
          <w:marBottom w:val="0"/>
          <w:divBdr>
            <w:top w:val="none" w:sz="0" w:space="0" w:color="auto"/>
            <w:left w:val="none" w:sz="0" w:space="0" w:color="auto"/>
            <w:bottom w:val="none" w:sz="0" w:space="0" w:color="auto"/>
            <w:right w:val="none" w:sz="0" w:space="0" w:color="auto"/>
          </w:divBdr>
        </w:div>
        <w:div w:id="128785945">
          <w:marLeft w:val="994"/>
          <w:marRight w:val="0"/>
          <w:marTop w:val="0"/>
          <w:marBottom w:val="0"/>
          <w:divBdr>
            <w:top w:val="none" w:sz="0" w:space="0" w:color="auto"/>
            <w:left w:val="none" w:sz="0" w:space="0" w:color="auto"/>
            <w:bottom w:val="none" w:sz="0" w:space="0" w:color="auto"/>
            <w:right w:val="none" w:sz="0" w:space="0" w:color="auto"/>
          </w:divBdr>
        </w:div>
        <w:div w:id="44179734">
          <w:marLeft w:val="274"/>
          <w:marRight w:val="0"/>
          <w:marTop w:val="0"/>
          <w:marBottom w:val="0"/>
          <w:divBdr>
            <w:top w:val="none" w:sz="0" w:space="0" w:color="auto"/>
            <w:left w:val="none" w:sz="0" w:space="0" w:color="auto"/>
            <w:bottom w:val="none" w:sz="0" w:space="0" w:color="auto"/>
            <w:right w:val="none" w:sz="0" w:space="0" w:color="auto"/>
          </w:divBdr>
        </w:div>
        <w:div w:id="1137992834">
          <w:marLeft w:val="994"/>
          <w:marRight w:val="0"/>
          <w:marTop w:val="0"/>
          <w:marBottom w:val="0"/>
          <w:divBdr>
            <w:top w:val="none" w:sz="0" w:space="0" w:color="auto"/>
            <w:left w:val="none" w:sz="0" w:space="0" w:color="auto"/>
            <w:bottom w:val="none" w:sz="0" w:space="0" w:color="auto"/>
            <w:right w:val="none" w:sz="0" w:space="0" w:color="auto"/>
          </w:divBdr>
        </w:div>
        <w:div w:id="1284733185">
          <w:marLeft w:val="274"/>
          <w:marRight w:val="0"/>
          <w:marTop w:val="0"/>
          <w:marBottom w:val="0"/>
          <w:divBdr>
            <w:top w:val="none" w:sz="0" w:space="0" w:color="auto"/>
            <w:left w:val="none" w:sz="0" w:space="0" w:color="auto"/>
            <w:bottom w:val="none" w:sz="0" w:space="0" w:color="auto"/>
            <w:right w:val="none" w:sz="0" w:space="0" w:color="auto"/>
          </w:divBdr>
        </w:div>
        <w:div w:id="1431776165">
          <w:marLeft w:val="994"/>
          <w:marRight w:val="0"/>
          <w:marTop w:val="0"/>
          <w:marBottom w:val="0"/>
          <w:divBdr>
            <w:top w:val="none" w:sz="0" w:space="0" w:color="auto"/>
            <w:left w:val="none" w:sz="0" w:space="0" w:color="auto"/>
            <w:bottom w:val="none" w:sz="0" w:space="0" w:color="auto"/>
            <w:right w:val="none" w:sz="0" w:space="0" w:color="auto"/>
          </w:divBdr>
        </w:div>
        <w:div w:id="808405612">
          <w:marLeft w:val="994"/>
          <w:marRight w:val="0"/>
          <w:marTop w:val="0"/>
          <w:marBottom w:val="0"/>
          <w:divBdr>
            <w:top w:val="none" w:sz="0" w:space="0" w:color="auto"/>
            <w:left w:val="none" w:sz="0" w:space="0" w:color="auto"/>
            <w:bottom w:val="none" w:sz="0" w:space="0" w:color="auto"/>
            <w:right w:val="none" w:sz="0" w:space="0" w:color="auto"/>
          </w:divBdr>
        </w:div>
        <w:div w:id="1196384616">
          <w:marLeft w:val="994"/>
          <w:marRight w:val="0"/>
          <w:marTop w:val="0"/>
          <w:marBottom w:val="0"/>
          <w:divBdr>
            <w:top w:val="none" w:sz="0" w:space="0" w:color="auto"/>
            <w:left w:val="none" w:sz="0" w:space="0" w:color="auto"/>
            <w:bottom w:val="none" w:sz="0" w:space="0" w:color="auto"/>
            <w:right w:val="none" w:sz="0" w:space="0" w:color="auto"/>
          </w:divBdr>
        </w:div>
        <w:div w:id="1911572996">
          <w:marLeft w:val="274"/>
          <w:marRight w:val="0"/>
          <w:marTop w:val="0"/>
          <w:marBottom w:val="0"/>
          <w:divBdr>
            <w:top w:val="none" w:sz="0" w:space="0" w:color="auto"/>
            <w:left w:val="none" w:sz="0" w:space="0" w:color="auto"/>
            <w:bottom w:val="none" w:sz="0" w:space="0" w:color="auto"/>
            <w:right w:val="none" w:sz="0" w:space="0" w:color="auto"/>
          </w:divBdr>
        </w:div>
        <w:div w:id="946620145">
          <w:marLeft w:val="994"/>
          <w:marRight w:val="0"/>
          <w:marTop w:val="0"/>
          <w:marBottom w:val="0"/>
          <w:divBdr>
            <w:top w:val="none" w:sz="0" w:space="0" w:color="auto"/>
            <w:left w:val="none" w:sz="0" w:space="0" w:color="auto"/>
            <w:bottom w:val="none" w:sz="0" w:space="0" w:color="auto"/>
            <w:right w:val="none" w:sz="0" w:space="0" w:color="auto"/>
          </w:divBdr>
        </w:div>
        <w:div w:id="1077089516">
          <w:marLeft w:val="994"/>
          <w:marRight w:val="0"/>
          <w:marTop w:val="0"/>
          <w:marBottom w:val="0"/>
          <w:divBdr>
            <w:top w:val="none" w:sz="0" w:space="0" w:color="auto"/>
            <w:left w:val="none" w:sz="0" w:space="0" w:color="auto"/>
            <w:bottom w:val="none" w:sz="0" w:space="0" w:color="auto"/>
            <w:right w:val="none" w:sz="0" w:space="0" w:color="auto"/>
          </w:divBdr>
        </w:div>
        <w:div w:id="1570925660">
          <w:marLeft w:val="994"/>
          <w:marRight w:val="0"/>
          <w:marTop w:val="0"/>
          <w:marBottom w:val="0"/>
          <w:divBdr>
            <w:top w:val="none" w:sz="0" w:space="0" w:color="auto"/>
            <w:left w:val="none" w:sz="0" w:space="0" w:color="auto"/>
            <w:bottom w:val="none" w:sz="0" w:space="0" w:color="auto"/>
            <w:right w:val="none" w:sz="0" w:space="0" w:color="auto"/>
          </w:divBdr>
        </w:div>
      </w:divsChild>
    </w:div>
    <w:div w:id="666789442">
      <w:bodyDiv w:val="1"/>
      <w:marLeft w:val="0"/>
      <w:marRight w:val="0"/>
      <w:marTop w:val="0"/>
      <w:marBottom w:val="0"/>
      <w:divBdr>
        <w:top w:val="none" w:sz="0" w:space="0" w:color="auto"/>
        <w:left w:val="none" w:sz="0" w:space="0" w:color="auto"/>
        <w:bottom w:val="none" w:sz="0" w:space="0" w:color="auto"/>
        <w:right w:val="none" w:sz="0" w:space="0" w:color="auto"/>
      </w:divBdr>
    </w:div>
    <w:div w:id="820005629">
      <w:bodyDiv w:val="1"/>
      <w:marLeft w:val="0"/>
      <w:marRight w:val="0"/>
      <w:marTop w:val="0"/>
      <w:marBottom w:val="0"/>
      <w:divBdr>
        <w:top w:val="none" w:sz="0" w:space="0" w:color="auto"/>
        <w:left w:val="none" w:sz="0" w:space="0" w:color="auto"/>
        <w:bottom w:val="none" w:sz="0" w:space="0" w:color="auto"/>
        <w:right w:val="none" w:sz="0" w:space="0" w:color="auto"/>
      </w:divBdr>
      <w:divsChild>
        <w:div w:id="932275031">
          <w:marLeft w:val="446"/>
          <w:marRight w:val="0"/>
          <w:marTop w:val="0"/>
          <w:marBottom w:val="0"/>
          <w:divBdr>
            <w:top w:val="none" w:sz="0" w:space="0" w:color="auto"/>
            <w:left w:val="none" w:sz="0" w:space="0" w:color="auto"/>
            <w:bottom w:val="none" w:sz="0" w:space="0" w:color="auto"/>
            <w:right w:val="none" w:sz="0" w:space="0" w:color="auto"/>
          </w:divBdr>
        </w:div>
        <w:div w:id="812983862">
          <w:marLeft w:val="446"/>
          <w:marRight w:val="0"/>
          <w:marTop w:val="0"/>
          <w:marBottom w:val="0"/>
          <w:divBdr>
            <w:top w:val="none" w:sz="0" w:space="0" w:color="auto"/>
            <w:left w:val="none" w:sz="0" w:space="0" w:color="auto"/>
            <w:bottom w:val="none" w:sz="0" w:space="0" w:color="auto"/>
            <w:right w:val="none" w:sz="0" w:space="0" w:color="auto"/>
          </w:divBdr>
        </w:div>
        <w:div w:id="23215791">
          <w:marLeft w:val="446"/>
          <w:marRight w:val="0"/>
          <w:marTop w:val="0"/>
          <w:marBottom w:val="0"/>
          <w:divBdr>
            <w:top w:val="none" w:sz="0" w:space="0" w:color="auto"/>
            <w:left w:val="none" w:sz="0" w:space="0" w:color="auto"/>
            <w:bottom w:val="none" w:sz="0" w:space="0" w:color="auto"/>
            <w:right w:val="none" w:sz="0" w:space="0" w:color="auto"/>
          </w:divBdr>
        </w:div>
        <w:div w:id="2128548503">
          <w:marLeft w:val="446"/>
          <w:marRight w:val="0"/>
          <w:marTop w:val="0"/>
          <w:marBottom w:val="0"/>
          <w:divBdr>
            <w:top w:val="none" w:sz="0" w:space="0" w:color="auto"/>
            <w:left w:val="none" w:sz="0" w:space="0" w:color="auto"/>
            <w:bottom w:val="none" w:sz="0" w:space="0" w:color="auto"/>
            <w:right w:val="none" w:sz="0" w:space="0" w:color="auto"/>
          </w:divBdr>
        </w:div>
      </w:divsChild>
    </w:div>
    <w:div w:id="851335205">
      <w:bodyDiv w:val="1"/>
      <w:marLeft w:val="0"/>
      <w:marRight w:val="0"/>
      <w:marTop w:val="0"/>
      <w:marBottom w:val="0"/>
      <w:divBdr>
        <w:top w:val="none" w:sz="0" w:space="0" w:color="auto"/>
        <w:left w:val="none" w:sz="0" w:space="0" w:color="auto"/>
        <w:bottom w:val="none" w:sz="0" w:space="0" w:color="auto"/>
        <w:right w:val="none" w:sz="0" w:space="0" w:color="auto"/>
      </w:divBdr>
    </w:div>
    <w:div w:id="893811742">
      <w:bodyDiv w:val="1"/>
      <w:marLeft w:val="0"/>
      <w:marRight w:val="0"/>
      <w:marTop w:val="0"/>
      <w:marBottom w:val="0"/>
      <w:divBdr>
        <w:top w:val="none" w:sz="0" w:space="0" w:color="auto"/>
        <w:left w:val="none" w:sz="0" w:space="0" w:color="auto"/>
        <w:bottom w:val="none" w:sz="0" w:space="0" w:color="auto"/>
        <w:right w:val="none" w:sz="0" w:space="0" w:color="auto"/>
      </w:divBdr>
      <w:divsChild>
        <w:div w:id="150100623">
          <w:marLeft w:val="994"/>
          <w:marRight w:val="0"/>
          <w:marTop w:val="0"/>
          <w:marBottom w:val="0"/>
          <w:divBdr>
            <w:top w:val="none" w:sz="0" w:space="0" w:color="auto"/>
            <w:left w:val="none" w:sz="0" w:space="0" w:color="auto"/>
            <w:bottom w:val="none" w:sz="0" w:space="0" w:color="auto"/>
            <w:right w:val="none" w:sz="0" w:space="0" w:color="auto"/>
          </w:divBdr>
        </w:div>
        <w:div w:id="197469319">
          <w:marLeft w:val="994"/>
          <w:marRight w:val="0"/>
          <w:marTop w:val="0"/>
          <w:marBottom w:val="0"/>
          <w:divBdr>
            <w:top w:val="none" w:sz="0" w:space="0" w:color="auto"/>
            <w:left w:val="none" w:sz="0" w:space="0" w:color="auto"/>
            <w:bottom w:val="none" w:sz="0" w:space="0" w:color="auto"/>
            <w:right w:val="none" w:sz="0" w:space="0" w:color="auto"/>
          </w:divBdr>
        </w:div>
        <w:div w:id="354579222">
          <w:marLeft w:val="1714"/>
          <w:marRight w:val="0"/>
          <w:marTop w:val="0"/>
          <w:marBottom w:val="0"/>
          <w:divBdr>
            <w:top w:val="none" w:sz="0" w:space="0" w:color="auto"/>
            <w:left w:val="none" w:sz="0" w:space="0" w:color="auto"/>
            <w:bottom w:val="none" w:sz="0" w:space="0" w:color="auto"/>
            <w:right w:val="none" w:sz="0" w:space="0" w:color="auto"/>
          </w:divBdr>
        </w:div>
        <w:div w:id="495070978">
          <w:marLeft w:val="994"/>
          <w:marRight w:val="0"/>
          <w:marTop w:val="0"/>
          <w:marBottom w:val="0"/>
          <w:divBdr>
            <w:top w:val="none" w:sz="0" w:space="0" w:color="auto"/>
            <w:left w:val="none" w:sz="0" w:space="0" w:color="auto"/>
            <w:bottom w:val="none" w:sz="0" w:space="0" w:color="auto"/>
            <w:right w:val="none" w:sz="0" w:space="0" w:color="auto"/>
          </w:divBdr>
        </w:div>
        <w:div w:id="610017709">
          <w:marLeft w:val="274"/>
          <w:marRight w:val="0"/>
          <w:marTop w:val="0"/>
          <w:marBottom w:val="0"/>
          <w:divBdr>
            <w:top w:val="none" w:sz="0" w:space="0" w:color="auto"/>
            <w:left w:val="none" w:sz="0" w:space="0" w:color="auto"/>
            <w:bottom w:val="none" w:sz="0" w:space="0" w:color="auto"/>
            <w:right w:val="none" w:sz="0" w:space="0" w:color="auto"/>
          </w:divBdr>
        </w:div>
        <w:div w:id="631714749">
          <w:marLeft w:val="274"/>
          <w:marRight w:val="0"/>
          <w:marTop w:val="0"/>
          <w:marBottom w:val="0"/>
          <w:divBdr>
            <w:top w:val="none" w:sz="0" w:space="0" w:color="auto"/>
            <w:left w:val="none" w:sz="0" w:space="0" w:color="auto"/>
            <w:bottom w:val="none" w:sz="0" w:space="0" w:color="auto"/>
            <w:right w:val="none" w:sz="0" w:space="0" w:color="auto"/>
          </w:divBdr>
        </w:div>
        <w:div w:id="990211512">
          <w:marLeft w:val="274"/>
          <w:marRight w:val="0"/>
          <w:marTop w:val="0"/>
          <w:marBottom w:val="0"/>
          <w:divBdr>
            <w:top w:val="none" w:sz="0" w:space="0" w:color="auto"/>
            <w:left w:val="none" w:sz="0" w:space="0" w:color="auto"/>
            <w:bottom w:val="none" w:sz="0" w:space="0" w:color="auto"/>
            <w:right w:val="none" w:sz="0" w:space="0" w:color="auto"/>
          </w:divBdr>
        </w:div>
        <w:div w:id="1106117087">
          <w:marLeft w:val="1714"/>
          <w:marRight w:val="0"/>
          <w:marTop w:val="0"/>
          <w:marBottom w:val="0"/>
          <w:divBdr>
            <w:top w:val="none" w:sz="0" w:space="0" w:color="auto"/>
            <w:left w:val="none" w:sz="0" w:space="0" w:color="auto"/>
            <w:bottom w:val="none" w:sz="0" w:space="0" w:color="auto"/>
            <w:right w:val="none" w:sz="0" w:space="0" w:color="auto"/>
          </w:divBdr>
        </w:div>
        <w:div w:id="1123618649">
          <w:marLeft w:val="994"/>
          <w:marRight w:val="0"/>
          <w:marTop w:val="0"/>
          <w:marBottom w:val="0"/>
          <w:divBdr>
            <w:top w:val="none" w:sz="0" w:space="0" w:color="auto"/>
            <w:left w:val="none" w:sz="0" w:space="0" w:color="auto"/>
            <w:bottom w:val="none" w:sz="0" w:space="0" w:color="auto"/>
            <w:right w:val="none" w:sz="0" w:space="0" w:color="auto"/>
          </w:divBdr>
        </w:div>
        <w:div w:id="1250699761">
          <w:marLeft w:val="994"/>
          <w:marRight w:val="0"/>
          <w:marTop w:val="0"/>
          <w:marBottom w:val="0"/>
          <w:divBdr>
            <w:top w:val="none" w:sz="0" w:space="0" w:color="auto"/>
            <w:left w:val="none" w:sz="0" w:space="0" w:color="auto"/>
            <w:bottom w:val="none" w:sz="0" w:space="0" w:color="auto"/>
            <w:right w:val="none" w:sz="0" w:space="0" w:color="auto"/>
          </w:divBdr>
        </w:div>
        <w:div w:id="1252199717">
          <w:marLeft w:val="1714"/>
          <w:marRight w:val="0"/>
          <w:marTop w:val="0"/>
          <w:marBottom w:val="0"/>
          <w:divBdr>
            <w:top w:val="none" w:sz="0" w:space="0" w:color="auto"/>
            <w:left w:val="none" w:sz="0" w:space="0" w:color="auto"/>
            <w:bottom w:val="none" w:sz="0" w:space="0" w:color="auto"/>
            <w:right w:val="none" w:sz="0" w:space="0" w:color="auto"/>
          </w:divBdr>
        </w:div>
        <w:div w:id="2050298781">
          <w:marLeft w:val="274"/>
          <w:marRight w:val="0"/>
          <w:marTop w:val="0"/>
          <w:marBottom w:val="0"/>
          <w:divBdr>
            <w:top w:val="none" w:sz="0" w:space="0" w:color="auto"/>
            <w:left w:val="none" w:sz="0" w:space="0" w:color="auto"/>
            <w:bottom w:val="none" w:sz="0" w:space="0" w:color="auto"/>
            <w:right w:val="none" w:sz="0" w:space="0" w:color="auto"/>
          </w:divBdr>
        </w:div>
        <w:div w:id="2129616324">
          <w:marLeft w:val="274"/>
          <w:marRight w:val="0"/>
          <w:marTop w:val="0"/>
          <w:marBottom w:val="0"/>
          <w:divBdr>
            <w:top w:val="none" w:sz="0" w:space="0" w:color="auto"/>
            <w:left w:val="none" w:sz="0" w:space="0" w:color="auto"/>
            <w:bottom w:val="none" w:sz="0" w:space="0" w:color="auto"/>
            <w:right w:val="none" w:sz="0" w:space="0" w:color="auto"/>
          </w:divBdr>
        </w:div>
        <w:div w:id="2143376826">
          <w:marLeft w:val="1714"/>
          <w:marRight w:val="0"/>
          <w:marTop w:val="0"/>
          <w:marBottom w:val="0"/>
          <w:divBdr>
            <w:top w:val="none" w:sz="0" w:space="0" w:color="auto"/>
            <w:left w:val="none" w:sz="0" w:space="0" w:color="auto"/>
            <w:bottom w:val="none" w:sz="0" w:space="0" w:color="auto"/>
            <w:right w:val="none" w:sz="0" w:space="0" w:color="auto"/>
          </w:divBdr>
        </w:div>
      </w:divsChild>
    </w:div>
    <w:div w:id="971400699">
      <w:bodyDiv w:val="1"/>
      <w:marLeft w:val="0"/>
      <w:marRight w:val="0"/>
      <w:marTop w:val="0"/>
      <w:marBottom w:val="0"/>
      <w:divBdr>
        <w:top w:val="none" w:sz="0" w:space="0" w:color="auto"/>
        <w:left w:val="none" w:sz="0" w:space="0" w:color="auto"/>
        <w:bottom w:val="none" w:sz="0" w:space="0" w:color="auto"/>
        <w:right w:val="none" w:sz="0" w:space="0" w:color="auto"/>
      </w:divBdr>
    </w:div>
    <w:div w:id="974139076">
      <w:bodyDiv w:val="1"/>
      <w:marLeft w:val="0"/>
      <w:marRight w:val="0"/>
      <w:marTop w:val="0"/>
      <w:marBottom w:val="0"/>
      <w:divBdr>
        <w:top w:val="none" w:sz="0" w:space="0" w:color="auto"/>
        <w:left w:val="none" w:sz="0" w:space="0" w:color="auto"/>
        <w:bottom w:val="none" w:sz="0" w:space="0" w:color="auto"/>
        <w:right w:val="none" w:sz="0" w:space="0" w:color="auto"/>
      </w:divBdr>
    </w:div>
    <w:div w:id="1049842392">
      <w:bodyDiv w:val="1"/>
      <w:marLeft w:val="0"/>
      <w:marRight w:val="0"/>
      <w:marTop w:val="0"/>
      <w:marBottom w:val="0"/>
      <w:divBdr>
        <w:top w:val="none" w:sz="0" w:space="0" w:color="auto"/>
        <w:left w:val="none" w:sz="0" w:space="0" w:color="auto"/>
        <w:bottom w:val="none" w:sz="0" w:space="0" w:color="auto"/>
        <w:right w:val="none" w:sz="0" w:space="0" w:color="auto"/>
      </w:divBdr>
      <w:divsChild>
        <w:div w:id="104086128">
          <w:marLeft w:val="446"/>
          <w:marRight w:val="0"/>
          <w:marTop w:val="0"/>
          <w:marBottom w:val="0"/>
          <w:divBdr>
            <w:top w:val="none" w:sz="0" w:space="0" w:color="auto"/>
            <w:left w:val="none" w:sz="0" w:space="0" w:color="auto"/>
            <w:bottom w:val="none" w:sz="0" w:space="0" w:color="auto"/>
            <w:right w:val="none" w:sz="0" w:space="0" w:color="auto"/>
          </w:divBdr>
        </w:div>
        <w:div w:id="257762509">
          <w:marLeft w:val="1166"/>
          <w:marRight w:val="0"/>
          <w:marTop w:val="0"/>
          <w:marBottom w:val="0"/>
          <w:divBdr>
            <w:top w:val="none" w:sz="0" w:space="0" w:color="auto"/>
            <w:left w:val="none" w:sz="0" w:space="0" w:color="auto"/>
            <w:bottom w:val="none" w:sz="0" w:space="0" w:color="auto"/>
            <w:right w:val="none" w:sz="0" w:space="0" w:color="auto"/>
          </w:divBdr>
        </w:div>
        <w:div w:id="773087224">
          <w:marLeft w:val="446"/>
          <w:marRight w:val="0"/>
          <w:marTop w:val="0"/>
          <w:marBottom w:val="0"/>
          <w:divBdr>
            <w:top w:val="none" w:sz="0" w:space="0" w:color="auto"/>
            <w:left w:val="none" w:sz="0" w:space="0" w:color="auto"/>
            <w:bottom w:val="none" w:sz="0" w:space="0" w:color="auto"/>
            <w:right w:val="none" w:sz="0" w:space="0" w:color="auto"/>
          </w:divBdr>
        </w:div>
        <w:div w:id="799036634">
          <w:marLeft w:val="274"/>
          <w:marRight w:val="0"/>
          <w:marTop w:val="0"/>
          <w:marBottom w:val="0"/>
          <w:divBdr>
            <w:top w:val="none" w:sz="0" w:space="0" w:color="auto"/>
            <w:left w:val="none" w:sz="0" w:space="0" w:color="auto"/>
            <w:bottom w:val="none" w:sz="0" w:space="0" w:color="auto"/>
            <w:right w:val="none" w:sz="0" w:space="0" w:color="auto"/>
          </w:divBdr>
        </w:div>
        <w:div w:id="1124159169">
          <w:marLeft w:val="446"/>
          <w:marRight w:val="0"/>
          <w:marTop w:val="0"/>
          <w:marBottom w:val="0"/>
          <w:divBdr>
            <w:top w:val="none" w:sz="0" w:space="0" w:color="auto"/>
            <w:left w:val="none" w:sz="0" w:space="0" w:color="auto"/>
            <w:bottom w:val="none" w:sz="0" w:space="0" w:color="auto"/>
            <w:right w:val="none" w:sz="0" w:space="0" w:color="auto"/>
          </w:divBdr>
        </w:div>
        <w:div w:id="1548950470">
          <w:marLeft w:val="446"/>
          <w:marRight w:val="0"/>
          <w:marTop w:val="0"/>
          <w:marBottom w:val="0"/>
          <w:divBdr>
            <w:top w:val="none" w:sz="0" w:space="0" w:color="auto"/>
            <w:left w:val="none" w:sz="0" w:space="0" w:color="auto"/>
            <w:bottom w:val="none" w:sz="0" w:space="0" w:color="auto"/>
            <w:right w:val="none" w:sz="0" w:space="0" w:color="auto"/>
          </w:divBdr>
        </w:div>
        <w:div w:id="1596358496">
          <w:marLeft w:val="1166"/>
          <w:marRight w:val="0"/>
          <w:marTop w:val="0"/>
          <w:marBottom w:val="0"/>
          <w:divBdr>
            <w:top w:val="none" w:sz="0" w:space="0" w:color="auto"/>
            <w:left w:val="none" w:sz="0" w:space="0" w:color="auto"/>
            <w:bottom w:val="none" w:sz="0" w:space="0" w:color="auto"/>
            <w:right w:val="none" w:sz="0" w:space="0" w:color="auto"/>
          </w:divBdr>
        </w:div>
        <w:div w:id="1663697798">
          <w:marLeft w:val="446"/>
          <w:marRight w:val="0"/>
          <w:marTop w:val="0"/>
          <w:marBottom w:val="0"/>
          <w:divBdr>
            <w:top w:val="none" w:sz="0" w:space="0" w:color="auto"/>
            <w:left w:val="none" w:sz="0" w:space="0" w:color="auto"/>
            <w:bottom w:val="none" w:sz="0" w:space="0" w:color="auto"/>
            <w:right w:val="none" w:sz="0" w:space="0" w:color="auto"/>
          </w:divBdr>
        </w:div>
        <w:div w:id="1956983715">
          <w:marLeft w:val="274"/>
          <w:marRight w:val="0"/>
          <w:marTop w:val="0"/>
          <w:marBottom w:val="0"/>
          <w:divBdr>
            <w:top w:val="none" w:sz="0" w:space="0" w:color="auto"/>
            <w:left w:val="none" w:sz="0" w:space="0" w:color="auto"/>
            <w:bottom w:val="none" w:sz="0" w:space="0" w:color="auto"/>
            <w:right w:val="none" w:sz="0" w:space="0" w:color="auto"/>
          </w:divBdr>
        </w:div>
      </w:divsChild>
    </w:div>
    <w:div w:id="1060863109">
      <w:bodyDiv w:val="1"/>
      <w:marLeft w:val="0"/>
      <w:marRight w:val="0"/>
      <w:marTop w:val="0"/>
      <w:marBottom w:val="0"/>
      <w:divBdr>
        <w:top w:val="none" w:sz="0" w:space="0" w:color="auto"/>
        <w:left w:val="none" w:sz="0" w:space="0" w:color="auto"/>
        <w:bottom w:val="none" w:sz="0" w:space="0" w:color="auto"/>
        <w:right w:val="none" w:sz="0" w:space="0" w:color="auto"/>
      </w:divBdr>
    </w:div>
    <w:div w:id="1178469010">
      <w:bodyDiv w:val="1"/>
      <w:marLeft w:val="0"/>
      <w:marRight w:val="0"/>
      <w:marTop w:val="0"/>
      <w:marBottom w:val="0"/>
      <w:divBdr>
        <w:top w:val="none" w:sz="0" w:space="0" w:color="auto"/>
        <w:left w:val="none" w:sz="0" w:space="0" w:color="auto"/>
        <w:bottom w:val="none" w:sz="0" w:space="0" w:color="auto"/>
        <w:right w:val="none" w:sz="0" w:space="0" w:color="auto"/>
      </w:divBdr>
    </w:div>
    <w:div w:id="1235122128">
      <w:bodyDiv w:val="1"/>
      <w:marLeft w:val="0"/>
      <w:marRight w:val="0"/>
      <w:marTop w:val="0"/>
      <w:marBottom w:val="0"/>
      <w:divBdr>
        <w:top w:val="none" w:sz="0" w:space="0" w:color="auto"/>
        <w:left w:val="none" w:sz="0" w:space="0" w:color="auto"/>
        <w:bottom w:val="none" w:sz="0" w:space="0" w:color="auto"/>
        <w:right w:val="none" w:sz="0" w:space="0" w:color="auto"/>
      </w:divBdr>
    </w:div>
    <w:div w:id="1240677309">
      <w:bodyDiv w:val="1"/>
      <w:marLeft w:val="0"/>
      <w:marRight w:val="0"/>
      <w:marTop w:val="0"/>
      <w:marBottom w:val="0"/>
      <w:divBdr>
        <w:top w:val="none" w:sz="0" w:space="0" w:color="auto"/>
        <w:left w:val="none" w:sz="0" w:space="0" w:color="auto"/>
        <w:bottom w:val="none" w:sz="0" w:space="0" w:color="auto"/>
        <w:right w:val="none" w:sz="0" w:space="0" w:color="auto"/>
      </w:divBdr>
    </w:div>
    <w:div w:id="1255213985">
      <w:bodyDiv w:val="1"/>
      <w:marLeft w:val="0"/>
      <w:marRight w:val="0"/>
      <w:marTop w:val="0"/>
      <w:marBottom w:val="0"/>
      <w:divBdr>
        <w:top w:val="none" w:sz="0" w:space="0" w:color="auto"/>
        <w:left w:val="none" w:sz="0" w:space="0" w:color="auto"/>
        <w:bottom w:val="none" w:sz="0" w:space="0" w:color="auto"/>
        <w:right w:val="none" w:sz="0" w:space="0" w:color="auto"/>
      </w:divBdr>
    </w:div>
    <w:div w:id="1260942105">
      <w:bodyDiv w:val="1"/>
      <w:marLeft w:val="0"/>
      <w:marRight w:val="0"/>
      <w:marTop w:val="0"/>
      <w:marBottom w:val="0"/>
      <w:divBdr>
        <w:top w:val="none" w:sz="0" w:space="0" w:color="auto"/>
        <w:left w:val="none" w:sz="0" w:space="0" w:color="auto"/>
        <w:bottom w:val="none" w:sz="0" w:space="0" w:color="auto"/>
        <w:right w:val="none" w:sz="0" w:space="0" w:color="auto"/>
      </w:divBdr>
    </w:div>
    <w:div w:id="1307860044">
      <w:bodyDiv w:val="1"/>
      <w:marLeft w:val="0"/>
      <w:marRight w:val="0"/>
      <w:marTop w:val="0"/>
      <w:marBottom w:val="0"/>
      <w:divBdr>
        <w:top w:val="none" w:sz="0" w:space="0" w:color="auto"/>
        <w:left w:val="none" w:sz="0" w:space="0" w:color="auto"/>
        <w:bottom w:val="none" w:sz="0" w:space="0" w:color="auto"/>
        <w:right w:val="none" w:sz="0" w:space="0" w:color="auto"/>
      </w:divBdr>
      <w:divsChild>
        <w:div w:id="273364020">
          <w:marLeft w:val="994"/>
          <w:marRight w:val="0"/>
          <w:marTop w:val="0"/>
          <w:marBottom w:val="0"/>
          <w:divBdr>
            <w:top w:val="none" w:sz="0" w:space="0" w:color="auto"/>
            <w:left w:val="none" w:sz="0" w:space="0" w:color="auto"/>
            <w:bottom w:val="none" w:sz="0" w:space="0" w:color="auto"/>
            <w:right w:val="none" w:sz="0" w:space="0" w:color="auto"/>
          </w:divBdr>
        </w:div>
        <w:div w:id="556555514">
          <w:marLeft w:val="274"/>
          <w:marRight w:val="0"/>
          <w:marTop w:val="0"/>
          <w:marBottom w:val="0"/>
          <w:divBdr>
            <w:top w:val="none" w:sz="0" w:space="0" w:color="auto"/>
            <w:left w:val="none" w:sz="0" w:space="0" w:color="auto"/>
            <w:bottom w:val="none" w:sz="0" w:space="0" w:color="auto"/>
            <w:right w:val="none" w:sz="0" w:space="0" w:color="auto"/>
          </w:divBdr>
        </w:div>
        <w:div w:id="663627887">
          <w:marLeft w:val="994"/>
          <w:marRight w:val="0"/>
          <w:marTop w:val="0"/>
          <w:marBottom w:val="0"/>
          <w:divBdr>
            <w:top w:val="none" w:sz="0" w:space="0" w:color="auto"/>
            <w:left w:val="none" w:sz="0" w:space="0" w:color="auto"/>
            <w:bottom w:val="none" w:sz="0" w:space="0" w:color="auto"/>
            <w:right w:val="none" w:sz="0" w:space="0" w:color="auto"/>
          </w:divBdr>
        </w:div>
        <w:div w:id="742917766">
          <w:marLeft w:val="994"/>
          <w:marRight w:val="0"/>
          <w:marTop w:val="0"/>
          <w:marBottom w:val="0"/>
          <w:divBdr>
            <w:top w:val="none" w:sz="0" w:space="0" w:color="auto"/>
            <w:left w:val="none" w:sz="0" w:space="0" w:color="auto"/>
            <w:bottom w:val="none" w:sz="0" w:space="0" w:color="auto"/>
            <w:right w:val="none" w:sz="0" w:space="0" w:color="auto"/>
          </w:divBdr>
        </w:div>
        <w:div w:id="752436203">
          <w:marLeft w:val="274"/>
          <w:marRight w:val="0"/>
          <w:marTop w:val="0"/>
          <w:marBottom w:val="0"/>
          <w:divBdr>
            <w:top w:val="none" w:sz="0" w:space="0" w:color="auto"/>
            <w:left w:val="none" w:sz="0" w:space="0" w:color="auto"/>
            <w:bottom w:val="none" w:sz="0" w:space="0" w:color="auto"/>
            <w:right w:val="none" w:sz="0" w:space="0" w:color="auto"/>
          </w:divBdr>
        </w:div>
        <w:div w:id="956638454">
          <w:marLeft w:val="274"/>
          <w:marRight w:val="0"/>
          <w:marTop w:val="0"/>
          <w:marBottom w:val="0"/>
          <w:divBdr>
            <w:top w:val="none" w:sz="0" w:space="0" w:color="auto"/>
            <w:left w:val="none" w:sz="0" w:space="0" w:color="auto"/>
            <w:bottom w:val="none" w:sz="0" w:space="0" w:color="auto"/>
            <w:right w:val="none" w:sz="0" w:space="0" w:color="auto"/>
          </w:divBdr>
        </w:div>
        <w:div w:id="962034739">
          <w:marLeft w:val="994"/>
          <w:marRight w:val="0"/>
          <w:marTop w:val="0"/>
          <w:marBottom w:val="0"/>
          <w:divBdr>
            <w:top w:val="none" w:sz="0" w:space="0" w:color="auto"/>
            <w:left w:val="none" w:sz="0" w:space="0" w:color="auto"/>
            <w:bottom w:val="none" w:sz="0" w:space="0" w:color="auto"/>
            <w:right w:val="none" w:sz="0" w:space="0" w:color="auto"/>
          </w:divBdr>
        </w:div>
        <w:div w:id="1005401499">
          <w:marLeft w:val="994"/>
          <w:marRight w:val="0"/>
          <w:marTop w:val="0"/>
          <w:marBottom w:val="0"/>
          <w:divBdr>
            <w:top w:val="none" w:sz="0" w:space="0" w:color="auto"/>
            <w:left w:val="none" w:sz="0" w:space="0" w:color="auto"/>
            <w:bottom w:val="none" w:sz="0" w:space="0" w:color="auto"/>
            <w:right w:val="none" w:sz="0" w:space="0" w:color="auto"/>
          </w:divBdr>
        </w:div>
        <w:div w:id="1147090964">
          <w:marLeft w:val="994"/>
          <w:marRight w:val="0"/>
          <w:marTop w:val="0"/>
          <w:marBottom w:val="0"/>
          <w:divBdr>
            <w:top w:val="none" w:sz="0" w:space="0" w:color="auto"/>
            <w:left w:val="none" w:sz="0" w:space="0" w:color="auto"/>
            <w:bottom w:val="none" w:sz="0" w:space="0" w:color="auto"/>
            <w:right w:val="none" w:sz="0" w:space="0" w:color="auto"/>
          </w:divBdr>
        </w:div>
        <w:div w:id="1207176318">
          <w:marLeft w:val="274"/>
          <w:marRight w:val="0"/>
          <w:marTop w:val="0"/>
          <w:marBottom w:val="0"/>
          <w:divBdr>
            <w:top w:val="none" w:sz="0" w:space="0" w:color="auto"/>
            <w:left w:val="none" w:sz="0" w:space="0" w:color="auto"/>
            <w:bottom w:val="none" w:sz="0" w:space="0" w:color="auto"/>
            <w:right w:val="none" w:sz="0" w:space="0" w:color="auto"/>
          </w:divBdr>
        </w:div>
        <w:div w:id="1312373125">
          <w:marLeft w:val="994"/>
          <w:marRight w:val="0"/>
          <w:marTop w:val="0"/>
          <w:marBottom w:val="0"/>
          <w:divBdr>
            <w:top w:val="none" w:sz="0" w:space="0" w:color="auto"/>
            <w:left w:val="none" w:sz="0" w:space="0" w:color="auto"/>
            <w:bottom w:val="none" w:sz="0" w:space="0" w:color="auto"/>
            <w:right w:val="none" w:sz="0" w:space="0" w:color="auto"/>
          </w:divBdr>
        </w:div>
        <w:div w:id="1406755304">
          <w:marLeft w:val="994"/>
          <w:marRight w:val="0"/>
          <w:marTop w:val="0"/>
          <w:marBottom w:val="0"/>
          <w:divBdr>
            <w:top w:val="none" w:sz="0" w:space="0" w:color="auto"/>
            <w:left w:val="none" w:sz="0" w:space="0" w:color="auto"/>
            <w:bottom w:val="none" w:sz="0" w:space="0" w:color="auto"/>
            <w:right w:val="none" w:sz="0" w:space="0" w:color="auto"/>
          </w:divBdr>
        </w:div>
        <w:div w:id="1471677792">
          <w:marLeft w:val="994"/>
          <w:marRight w:val="0"/>
          <w:marTop w:val="0"/>
          <w:marBottom w:val="0"/>
          <w:divBdr>
            <w:top w:val="none" w:sz="0" w:space="0" w:color="auto"/>
            <w:left w:val="none" w:sz="0" w:space="0" w:color="auto"/>
            <w:bottom w:val="none" w:sz="0" w:space="0" w:color="auto"/>
            <w:right w:val="none" w:sz="0" w:space="0" w:color="auto"/>
          </w:divBdr>
        </w:div>
        <w:div w:id="1864515633">
          <w:marLeft w:val="994"/>
          <w:marRight w:val="0"/>
          <w:marTop w:val="0"/>
          <w:marBottom w:val="0"/>
          <w:divBdr>
            <w:top w:val="none" w:sz="0" w:space="0" w:color="auto"/>
            <w:left w:val="none" w:sz="0" w:space="0" w:color="auto"/>
            <w:bottom w:val="none" w:sz="0" w:space="0" w:color="auto"/>
            <w:right w:val="none" w:sz="0" w:space="0" w:color="auto"/>
          </w:divBdr>
        </w:div>
        <w:div w:id="2054454133">
          <w:marLeft w:val="994"/>
          <w:marRight w:val="0"/>
          <w:marTop w:val="0"/>
          <w:marBottom w:val="0"/>
          <w:divBdr>
            <w:top w:val="none" w:sz="0" w:space="0" w:color="auto"/>
            <w:left w:val="none" w:sz="0" w:space="0" w:color="auto"/>
            <w:bottom w:val="none" w:sz="0" w:space="0" w:color="auto"/>
            <w:right w:val="none" w:sz="0" w:space="0" w:color="auto"/>
          </w:divBdr>
        </w:div>
        <w:div w:id="2097826325">
          <w:marLeft w:val="274"/>
          <w:marRight w:val="0"/>
          <w:marTop w:val="0"/>
          <w:marBottom w:val="0"/>
          <w:divBdr>
            <w:top w:val="none" w:sz="0" w:space="0" w:color="auto"/>
            <w:left w:val="none" w:sz="0" w:space="0" w:color="auto"/>
            <w:bottom w:val="none" w:sz="0" w:space="0" w:color="auto"/>
            <w:right w:val="none" w:sz="0" w:space="0" w:color="auto"/>
          </w:divBdr>
        </w:div>
        <w:div w:id="2131047032">
          <w:marLeft w:val="274"/>
          <w:marRight w:val="0"/>
          <w:marTop w:val="0"/>
          <w:marBottom w:val="0"/>
          <w:divBdr>
            <w:top w:val="none" w:sz="0" w:space="0" w:color="auto"/>
            <w:left w:val="none" w:sz="0" w:space="0" w:color="auto"/>
            <w:bottom w:val="none" w:sz="0" w:space="0" w:color="auto"/>
            <w:right w:val="none" w:sz="0" w:space="0" w:color="auto"/>
          </w:divBdr>
        </w:div>
      </w:divsChild>
    </w:div>
    <w:div w:id="1322932720">
      <w:bodyDiv w:val="1"/>
      <w:marLeft w:val="0"/>
      <w:marRight w:val="0"/>
      <w:marTop w:val="0"/>
      <w:marBottom w:val="0"/>
      <w:divBdr>
        <w:top w:val="none" w:sz="0" w:space="0" w:color="auto"/>
        <w:left w:val="none" w:sz="0" w:space="0" w:color="auto"/>
        <w:bottom w:val="none" w:sz="0" w:space="0" w:color="auto"/>
        <w:right w:val="none" w:sz="0" w:space="0" w:color="auto"/>
      </w:divBdr>
    </w:div>
    <w:div w:id="1344086683">
      <w:bodyDiv w:val="1"/>
      <w:marLeft w:val="0"/>
      <w:marRight w:val="0"/>
      <w:marTop w:val="0"/>
      <w:marBottom w:val="0"/>
      <w:divBdr>
        <w:top w:val="none" w:sz="0" w:space="0" w:color="auto"/>
        <w:left w:val="none" w:sz="0" w:space="0" w:color="auto"/>
        <w:bottom w:val="none" w:sz="0" w:space="0" w:color="auto"/>
        <w:right w:val="none" w:sz="0" w:space="0" w:color="auto"/>
      </w:divBdr>
      <w:divsChild>
        <w:div w:id="952514604">
          <w:marLeft w:val="274"/>
          <w:marRight w:val="0"/>
          <w:marTop w:val="0"/>
          <w:marBottom w:val="0"/>
          <w:divBdr>
            <w:top w:val="none" w:sz="0" w:space="0" w:color="auto"/>
            <w:left w:val="none" w:sz="0" w:space="0" w:color="auto"/>
            <w:bottom w:val="none" w:sz="0" w:space="0" w:color="auto"/>
            <w:right w:val="none" w:sz="0" w:space="0" w:color="auto"/>
          </w:divBdr>
        </w:div>
        <w:div w:id="1900818297">
          <w:marLeft w:val="994"/>
          <w:marRight w:val="0"/>
          <w:marTop w:val="0"/>
          <w:marBottom w:val="0"/>
          <w:divBdr>
            <w:top w:val="none" w:sz="0" w:space="0" w:color="auto"/>
            <w:left w:val="none" w:sz="0" w:space="0" w:color="auto"/>
            <w:bottom w:val="none" w:sz="0" w:space="0" w:color="auto"/>
            <w:right w:val="none" w:sz="0" w:space="0" w:color="auto"/>
          </w:divBdr>
        </w:div>
      </w:divsChild>
    </w:div>
    <w:div w:id="1403478560">
      <w:bodyDiv w:val="1"/>
      <w:marLeft w:val="0"/>
      <w:marRight w:val="0"/>
      <w:marTop w:val="0"/>
      <w:marBottom w:val="0"/>
      <w:divBdr>
        <w:top w:val="none" w:sz="0" w:space="0" w:color="auto"/>
        <w:left w:val="none" w:sz="0" w:space="0" w:color="auto"/>
        <w:bottom w:val="none" w:sz="0" w:space="0" w:color="auto"/>
        <w:right w:val="none" w:sz="0" w:space="0" w:color="auto"/>
      </w:divBdr>
    </w:div>
    <w:div w:id="1407146001">
      <w:bodyDiv w:val="1"/>
      <w:marLeft w:val="0"/>
      <w:marRight w:val="0"/>
      <w:marTop w:val="0"/>
      <w:marBottom w:val="0"/>
      <w:divBdr>
        <w:top w:val="none" w:sz="0" w:space="0" w:color="auto"/>
        <w:left w:val="none" w:sz="0" w:space="0" w:color="auto"/>
        <w:bottom w:val="none" w:sz="0" w:space="0" w:color="auto"/>
        <w:right w:val="none" w:sz="0" w:space="0" w:color="auto"/>
      </w:divBdr>
    </w:div>
    <w:div w:id="1463842060">
      <w:bodyDiv w:val="1"/>
      <w:marLeft w:val="0"/>
      <w:marRight w:val="0"/>
      <w:marTop w:val="0"/>
      <w:marBottom w:val="0"/>
      <w:divBdr>
        <w:top w:val="none" w:sz="0" w:space="0" w:color="auto"/>
        <w:left w:val="none" w:sz="0" w:space="0" w:color="auto"/>
        <w:bottom w:val="none" w:sz="0" w:space="0" w:color="auto"/>
        <w:right w:val="none" w:sz="0" w:space="0" w:color="auto"/>
      </w:divBdr>
    </w:div>
    <w:div w:id="1467897910">
      <w:bodyDiv w:val="1"/>
      <w:marLeft w:val="0"/>
      <w:marRight w:val="0"/>
      <w:marTop w:val="0"/>
      <w:marBottom w:val="0"/>
      <w:divBdr>
        <w:top w:val="none" w:sz="0" w:space="0" w:color="auto"/>
        <w:left w:val="none" w:sz="0" w:space="0" w:color="auto"/>
        <w:bottom w:val="none" w:sz="0" w:space="0" w:color="auto"/>
        <w:right w:val="none" w:sz="0" w:space="0" w:color="auto"/>
      </w:divBdr>
    </w:div>
    <w:div w:id="1536310167">
      <w:bodyDiv w:val="1"/>
      <w:marLeft w:val="0"/>
      <w:marRight w:val="0"/>
      <w:marTop w:val="0"/>
      <w:marBottom w:val="0"/>
      <w:divBdr>
        <w:top w:val="none" w:sz="0" w:space="0" w:color="auto"/>
        <w:left w:val="none" w:sz="0" w:space="0" w:color="auto"/>
        <w:bottom w:val="none" w:sz="0" w:space="0" w:color="auto"/>
        <w:right w:val="none" w:sz="0" w:space="0" w:color="auto"/>
      </w:divBdr>
    </w:div>
    <w:div w:id="1558084103">
      <w:bodyDiv w:val="1"/>
      <w:marLeft w:val="0"/>
      <w:marRight w:val="0"/>
      <w:marTop w:val="0"/>
      <w:marBottom w:val="0"/>
      <w:divBdr>
        <w:top w:val="none" w:sz="0" w:space="0" w:color="auto"/>
        <w:left w:val="none" w:sz="0" w:space="0" w:color="auto"/>
        <w:bottom w:val="none" w:sz="0" w:space="0" w:color="auto"/>
        <w:right w:val="none" w:sz="0" w:space="0" w:color="auto"/>
      </w:divBdr>
      <w:divsChild>
        <w:div w:id="1309213125">
          <w:marLeft w:val="0"/>
          <w:marRight w:val="0"/>
          <w:marTop w:val="0"/>
          <w:marBottom w:val="0"/>
          <w:divBdr>
            <w:top w:val="none" w:sz="0" w:space="0" w:color="auto"/>
            <w:left w:val="none" w:sz="0" w:space="0" w:color="auto"/>
            <w:bottom w:val="none" w:sz="0" w:space="0" w:color="auto"/>
            <w:right w:val="none" w:sz="0" w:space="0" w:color="auto"/>
          </w:divBdr>
          <w:divsChild>
            <w:div w:id="1421416345">
              <w:marLeft w:val="0"/>
              <w:marRight w:val="0"/>
              <w:marTop w:val="0"/>
              <w:marBottom w:val="0"/>
              <w:divBdr>
                <w:top w:val="none" w:sz="0" w:space="0" w:color="auto"/>
                <w:left w:val="none" w:sz="0" w:space="0" w:color="auto"/>
                <w:bottom w:val="none" w:sz="0" w:space="0" w:color="auto"/>
                <w:right w:val="none" w:sz="0" w:space="0" w:color="auto"/>
              </w:divBdr>
              <w:divsChild>
                <w:div w:id="1501434583">
                  <w:marLeft w:val="0"/>
                  <w:marRight w:val="0"/>
                  <w:marTop w:val="0"/>
                  <w:marBottom w:val="0"/>
                  <w:divBdr>
                    <w:top w:val="none" w:sz="0" w:space="0" w:color="auto"/>
                    <w:left w:val="none" w:sz="0" w:space="0" w:color="auto"/>
                    <w:bottom w:val="none" w:sz="0" w:space="0" w:color="auto"/>
                    <w:right w:val="none" w:sz="0" w:space="0" w:color="auto"/>
                  </w:divBdr>
                  <w:divsChild>
                    <w:div w:id="1348363120">
                      <w:marLeft w:val="0"/>
                      <w:marRight w:val="0"/>
                      <w:marTop w:val="0"/>
                      <w:marBottom w:val="0"/>
                      <w:divBdr>
                        <w:top w:val="none" w:sz="0" w:space="0" w:color="auto"/>
                        <w:left w:val="none" w:sz="0" w:space="0" w:color="auto"/>
                        <w:bottom w:val="none" w:sz="0" w:space="0" w:color="auto"/>
                        <w:right w:val="none" w:sz="0" w:space="0" w:color="auto"/>
                      </w:divBdr>
                      <w:divsChild>
                        <w:div w:id="1413048386">
                          <w:marLeft w:val="0"/>
                          <w:marRight w:val="0"/>
                          <w:marTop w:val="0"/>
                          <w:marBottom w:val="0"/>
                          <w:divBdr>
                            <w:top w:val="none" w:sz="0" w:space="0" w:color="auto"/>
                            <w:left w:val="none" w:sz="0" w:space="0" w:color="auto"/>
                            <w:bottom w:val="none" w:sz="0" w:space="0" w:color="auto"/>
                            <w:right w:val="none" w:sz="0" w:space="0" w:color="auto"/>
                          </w:divBdr>
                          <w:divsChild>
                            <w:div w:id="1663504217">
                              <w:marLeft w:val="0"/>
                              <w:marRight w:val="0"/>
                              <w:marTop w:val="0"/>
                              <w:marBottom w:val="0"/>
                              <w:divBdr>
                                <w:top w:val="none" w:sz="0" w:space="0" w:color="auto"/>
                                <w:left w:val="none" w:sz="0" w:space="0" w:color="auto"/>
                                <w:bottom w:val="none" w:sz="0" w:space="0" w:color="auto"/>
                                <w:right w:val="none" w:sz="0" w:space="0" w:color="auto"/>
                              </w:divBdr>
                              <w:divsChild>
                                <w:div w:id="889608551">
                                  <w:marLeft w:val="0"/>
                                  <w:marRight w:val="0"/>
                                  <w:marTop w:val="0"/>
                                  <w:marBottom w:val="0"/>
                                  <w:divBdr>
                                    <w:top w:val="none" w:sz="0" w:space="0" w:color="auto"/>
                                    <w:left w:val="none" w:sz="0" w:space="0" w:color="auto"/>
                                    <w:bottom w:val="none" w:sz="0" w:space="0" w:color="auto"/>
                                    <w:right w:val="none" w:sz="0" w:space="0" w:color="auto"/>
                                  </w:divBdr>
                                  <w:divsChild>
                                    <w:div w:id="2128547245">
                                      <w:marLeft w:val="0"/>
                                      <w:marRight w:val="0"/>
                                      <w:marTop w:val="0"/>
                                      <w:marBottom w:val="0"/>
                                      <w:divBdr>
                                        <w:top w:val="none" w:sz="0" w:space="0" w:color="auto"/>
                                        <w:left w:val="none" w:sz="0" w:space="0" w:color="auto"/>
                                        <w:bottom w:val="none" w:sz="0" w:space="0" w:color="auto"/>
                                        <w:right w:val="none" w:sz="0" w:space="0" w:color="auto"/>
                                      </w:divBdr>
                                      <w:divsChild>
                                        <w:div w:id="4285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1790519">
      <w:bodyDiv w:val="1"/>
      <w:marLeft w:val="0"/>
      <w:marRight w:val="0"/>
      <w:marTop w:val="0"/>
      <w:marBottom w:val="0"/>
      <w:divBdr>
        <w:top w:val="none" w:sz="0" w:space="0" w:color="auto"/>
        <w:left w:val="none" w:sz="0" w:space="0" w:color="auto"/>
        <w:bottom w:val="none" w:sz="0" w:space="0" w:color="auto"/>
        <w:right w:val="none" w:sz="0" w:space="0" w:color="auto"/>
      </w:divBdr>
    </w:div>
    <w:div w:id="1747535524">
      <w:bodyDiv w:val="1"/>
      <w:marLeft w:val="0"/>
      <w:marRight w:val="0"/>
      <w:marTop w:val="0"/>
      <w:marBottom w:val="0"/>
      <w:divBdr>
        <w:top w:val="none" w:sz="0" w:space="0" w:color="auto"/>
        <w:left w:val="none" w:sz="0" w:space="0" w:color="auto"/>
        <w:bottom w:val="none" w:sz="0" w:space="0" w:color="auto"/>
        <w:right w:val="none" w:sz="0" w:space="0" w:color="auto"/>
      </w:divBdr>
    </w:div>
    <w:div w:id="1777286023">
      <w:bodyDiv w:val="1"/>
      <w:marLeft w:val="0"/>
      <w:marRight w:val="0"/>
      <w:marTop w:val="0"/>
      <w:marBottom w:val="0"/>
      <w:divBdr>
        <w:top w:val="none" w:sz="0" w:space="0" w:color="auto"/>
        <w:left w:val="none" w:sz="0" w:space="0" w:color="auto"/>
        <w:bottom w:val="none" w:sz="0" w:space="0" w:color="auto"/>
        <w:right w:val="none" w:sz="0" w:space="0" w:color="auto"/>
      </w:divBdr>
    </w:div>
    <w:div w:id="1803574853">
      <w:bodyDiv w:val="1"/>
      <w:marLeft w:val="0"/>
      <w:marRight w:val="0"/>
      <w:marTop w:val="0"/>
      <w:marBottom w:val="0"/>
      <w:divBdr>
        <w:top w:val="none" w:sz="0" w:space="0" w:color="auto"/>
        <w:left w:val="none" w:sz="0" w:space="0" w:color="auto"/>
        <w:bottom w:val="none" w:sz="0" w:space="0" w:color="auto"/>
        <w:right w:val="none" w:sz="0" w:space="0" w:color="auto"/>
      </w:divBdr>
    </w:div>
    <w:div w:id="1813407457">
      <w:bodyDiv w:val="1"/>
      <w:marLeft w:val="0"/>
      <w:marRight w:val="0"/>
      <w:marTop w:val="0"/>
      <w:marBottom w:val="0"/>
      <w:divBdr>
        <w:top w:val="none" w:sz="0" w:space="0" w:color="auto"/>
        <w:left w:val="none" w:sz="0" w:space="0" w:color="auto"/>
        <w:bottom w:val="none" w:sz="0" w:space="0" w:color="auto"/>
        <w:right w:val="none" w:sz="0" w:space="0" w:color="auto"/>
      </w:divBdr>
    </w:div>
    <w:div w:id="1906450583">
      <w:bodyDiv w:val="1"/>
      <w:marLeft w:val="0"/>
      <w:marRight w:val="0"/>
      <w:marTop w:val="0"/>
      <w:marBottom w:val="0"/>
      <w:divBdr>
        <w:top w:val="none" w:sz="0" w:space="0" w:color="auto"/>
        <w:left w:val="none" w:sz="0" w:space="0" w:color="auto"/>
        <w:bottom w:val="none" w:sz="0" w:space="0" w:color="auto"/>
        <w:right w:val="none" w:sz="0" w:space="0" w:color="auto"/>
      </w:divBdr>
    </w:div>
    <w:div w:id="1978948743">
      <w:bodyDiv w:val="1"/>
      <w:marLeft w:val="0"/>
      <w:marRight w:val="0"/>
      <w:marTop w:val="0"/>
      <w:marBottom w:val="0"/>
      <w:divBdr>
        <w:top w:val="none" w:sz="0" w:space="0" w:color="auto"/>
        <w:left w:val="none" w:sz="0" w:space="0" w:color="auto"/>
        <w:bottom w:val="none" w:sz="0" w:space="0" w:color="auto"/>
        <w:right w:val="none" w:sz="0" w:space="0" w:color="auto"/>
      </w:divBdr>
    </w:div>
    <w:div w:id="2010332311">
      <w:bodyDiv w:val="1"/>
      <w:marLeft w:val="0"/>
      <w:marRight w:val="0"/>
      <w:marTop w:val="0"/>
      <w:marBottom w:val="0"/>
      <w:divBdr>
        <w:top w:val="none" w:sz="0" w:space="0" w:color="auto"/>
        <w:left w:val="none" w:sz="0" w:space="0" w:color="auto"/>
        <w:bottom w:val="none" w:sz="0" w:space="0" w:color="auto"/>
        <w:right w:val="none" w:sz="0" w:space="0" w:color="auto"/>
      </w:divBdr>
      <w:divsChild>
        <w:div w:id="371272460">
          <w:marLeft w:val="446"/>
          <w:marRight w:val="0"/>
          <w:marTop w:val="0"/>
          <w:marBottom w:val="0"/>
          <w:divBdr>
            <w:top w:val="none" w:sz="0" w:space="0" w:color="auto"/>
            <w:left w:val="none" w:sz="0" w:space="0" w:color="auto"/>
            <w:bottom w:val="none" w:sz="0" w:space="0" w:color="auto"/>
            <w:right w:val="none" w:sz="0" w:space="0" w:color="auto"/>
          </w:divBdr>
        </w:div>
        <w:div w:id="553126091">
          <w:marLeft w:val="446"/>
          <w:marRight w:val="0"/>
          <w:marTop w:val="0"/>
          <w:marBottom w:val="0"/>
          <w:divBdr>
            <w:top w:val="none" w:sz="0" w:space="0" w:color="auto"/>
            <w:left w:val="none" w:sz="0" w:space="0" w:color="auto"/>
            <w:bottom w:val="none" w:sz="0" w:space="0" w:color="auto"/>
            <w:right w:val="none" w:sz="0" w:space="0" w:color="auto"/>
          </w:divBdr>
        </w:div>
        <w:div w:id="881214147">
          <w:marLeft w:val="446"/>
          <w:marRight w:val="0"/>
          <w:marTop w:val="0"/>
          <w:marBottom w:val="0"/>
          <w:divBdr>
            <w:top w:val="none" w:sz="0" w:space="0" w:color="auto"/>
            <w:left w:val="none" w:sz="0" w:space="0" w:color="auto"/>
            <w:bottom w:val="none" w:sz="0" w:space="0" w:color="auto"/>
            <w:right w:val="none" w:sz="0" w:space="0" w:color="auto"/>
          </w:divBdr>
        </w:div>
        <w:div w:id="1235509835">
          <w:marLeft w:val="446"/>
          <w:marRight w:val="0"/>
          <w:marTop w:val="0"/>
          <w:marBottom w:val="0"/>
          <w:divBdr>
            <w:top w:val="none" w:sz="0" w:space="0" w:color="auto"/>
            <w:left w:val="none" w:sz="0" w:space="0" w:color="auto"/>
            <w:bottom w:val="none" w:sz="0" w:space="0" w:color="auto"/>
            <w:right w:val="none" w:sz="0" w:space="0" w:color="auto"/>
          </w:divBdr>
        </w:div>
      </w:divsChild>
    </w:div>
    <w:div w:id="2010520368">
      <w:bodyDiv w:val="1"/>
      <w:marLeft w:val="0"/>
      <w:marRight w:val="0"/>
      <w:marTop w:val="0"/>
      <w:marBottom w:val="0"/>
      <w:divBdr>
        <w:top w:val="none" w:sz="0" w:space="0" w:color="auto"/>
        <w:left w:val="none" w:sz="0" w:space="0" w:color="auto"/>
        <w:bottom w:val="none" w:sz="0" w:space="0" w:color="auto"/>
        <w:right w:val="none" w:sz="0" w:space="0" w:color="auto"/>
      </w:divBdr>
    </w:div>
    <w:div w:id="2026664853">
      <w:bodyDiv w:val="1"/>
      <w:marLeft w:val="0"/>
      <w:marRight w:val="0"/>
      <w:marTop w:val="0"/>
      <w:marBottom w:val="0"/>
      <w:divBdr>
        <w:top w:val="none" w:sz="0" w:space="0" w:color="auto"/>
        <w:left w:val="none" w:sz="0" w:space="0" w:color="auto"/>
        <w:bottom w:val="none" w:sz="0" w:space="0" w:color="auto"/>
        <w:right w:val="none" w:sz="0" w:space="0" w:color="auto"/>
      </w:divBdr>
    </w:div>
    <w:div w:id="2040935393">
      <w:bodyDiv w:val="1"/>
      <w:marLeft w:val="0"/>
      <w:marRight w:val="0"/>
      <w:marTop w:val="0"/>
      <w:marBottom w:val="0"/>
      <w:divBdr>
        <w:top w:val="none" w:sz="0" w:space="0" w:color="auto"/>
        <w:left w:val="none" w:sz="0" w:space="0" w:color="auto"/>
        <w:bottom w:val="none" w:sz="0" w:space="0" w:color="auto"/>
        <w:right w:val="none" w:sz="0" w:space="0" w:color="auto"/>
      </w:divBdr>
    </w:div>
    <w:div w:id="2053337460">
      <w:bodyDiv w:val="1"/>
      <w:marLeft w:val="0"/>
      <w:marRight w:val="0"/>
      <w:marTop w:val="0"/>
      <w:marBottom w:val="0"/>
      <w:divBdr>
        <w:top w:val="none" w:sz="0" w:space="0" w:color="auto"/>
        <w:left w:val="none" w:sz="0" w:space="0" w:color="auto"/>
        <w:bottom w:val="none" w:sz="0" w:space="0" w:color="auto"/>
        <w:right w:val="none" w:sz="0" w:space="0" w:color="auto"/>
      </w:divBdr>
    </w:div>
    <w:div w:id="2053383461">
      <w:bodyDiv w:val="1"/>
      <w:marLeft w:val="0"/>
      <w:marRight w:val="0"/>
      <w:marTop w:val="0"/>
      <w:marBottom w:val="0"/>
      <w:divBdr>
        <w:top w:val="none" w:sz="0" w:space="0" w:color="auto"/>
        <w:left w:val="none" w:sz="0" w:space="0" w:color="auto"/>
        <w:bottom w:val="none" w:sz="0" w:space="0" w:color="auto"/>
        <w:right w:val="none" w:sz="0" w:space="0" w:color="auto"/>
      </w:divBdr>
    </w:div>
    <w:div w:id="2064743946">
      <w:bodyDiv w:val="1"/>
      <w:marLeft w:val="0"/>
      <w:marRight w:val="0"/>
      <w:marTop w:val="0"/>
      <w:marBottom w:val="0"/>
      <w:divBdr>
        <w:top w:val="none" w:sz="0" w:space="0" w:color="auto"/>
        <w:left w:val="none" w:sz="0" w:space="0" w:color="auto"/>
        <w:bottom w:val="none" w:sz="0" w:space="0" w:color="auto"/>
        <w:right w:val="none" w:sz="0" w:space="0" w:color="auto"/>
      </w:divBdr>
    </w:div>
    <w:div w:id="2072458455">
      <w:bodyDiv w:val="1"/>
      <w:marLeft w:val="0"/>
      <w:marRight w:val="0"/>
      <w:marTop w:val="0"/>
      <w:marBottom w:val="0"/>
      <w:divBdr>
        <w:top w:val="none" w:sz="0" w:space="0" w:color="auto"/>
        <w:left w:val="none" w:sz="0" w:space="0" w:color="auto"/>
        <w:bottom w:val="none" w:sz="0" w:space="0" w:color="auto"/>
        <w:right w:val="none" w:sz="0" w:space="0" w:color="auto"/>
      </w:divBdr>
    </w:div>
    <w:div w:id="2116441293">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headoffice.bcldb.com/projects/LDBDC/DC-WMS/Project%20Documents/Forms/AllItems.aspx?RootFolder=%2fprojects%2fLDBDC%2fDC%2dWMS%2fProject%20Documents%2f20%20%2d%20Analysis%20and%20Design%2fSecurity%20Requirements&amp;FolderCTID=0x012000E1B295AC7647614EACAF6ADA026AED15"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hyperlink" Target="http://headoffice.bcldb.com/projects/LDBDC/DC-WMS/Project%20Documents/Forms/AllItems.aspx?p%255FSortBehavior=0&amp;p%255FFileLeafRef=wms%5Frl%5Ff%2Eload%20SR%20Details%20%2D%2D%20Aisle%2045%2Exlsx&amp;RootFolder=%2Fprojects%2FLDBDC%2FDC%2DWMS%2FProject%20Documents%2F30%20%2D%20Config%20and%20Dev%2FLDB%20SA%20Configuration%2FConfiguration%20Documents%2FStorage%20Rules%20Files&amp;PageFirstRow=1&amp;View=%7B6AED93DD%2D9495%2D4191%2DA93F%2D4A1E6710A39E%7D" TargetMode="External"/><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3.emf"/><Relationship Id="rId68" Type="http://schemas.openxmlformats.org/officeDocument/2006/relationships/image" Target="media/image48.png"/><Relationship Id="rId133" Type="http://schemas.microsoft.com/office/2011/relationships/commentsExtended" Target="commentsExtended.xml"/><Relationship Id="rId7" Type="http://schemas.openxmlformats.org/officeDocument/2006/relationships/styles" Target="styles.xml"/><Relationship Id="rId71" Type="http://schemas.openxmlformats.org/officeDocument/2006/relationships/hyperlink" Target="http://headoffice.bcldb.com/projects/LDBDC/DC-WMS/Project%20Documents/30%20-%20Config%20and%20Dev/LDB%20SA%20Configuration/Configuration%20Documents/WMS%20Metadata%20Configuration%20Exceptions.xlsx"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footer" Target="footer1.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headoffice.bcldb.com/projects/LDBDC/DC-WMS/Project%20Documents/20%20-%20Analysis%20and%20Design/Development%20and%20Integration/Mappings/Item%20Master%20Interface/WMS%20Item%20Master%20and%20Item%20Alias.xlsx" TargetMode="External"/><Relationship Id="rId53" Type="http://schemas.openxmlformats.org/officeDocument/2006/relationships/hyperlink" Target="http://headoffice.bcldb.com/projects/LDBDC/DC-WMS/Project%20Documents/Forms/AllItems.aspx?RootFolder=%2Fprojects%2FLDBDC%2FDC%2DWMS%2FProject%20Documents%2F30%20%2D%20Config%20and%20Dev%2FLDB%20SA%20Configuration%2FPackage%5FC%5FShipping%2FINT3%20Printing%20Set%2Dup%20Files&amp;FolderCTID=0x012000E1B295AC7647614EACAF6ADA026AED15&amp;View=%7b6AED93DD-9495-4191-A93F-4A1E6710A39E%7d" TargetMode="External"/><Relationship Id="rId58" Type="http://schemas.openxmlformats.org/officeDocument/2006/relationships/image" Target="media/image39.png"/><Relationship Id="rId66" Type="http://schemas.openxmlformats.org/officeDocument/2006/relationships/image" Target="media/image46.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emf"/><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headoffice.bcldb.com/projects/LDBDC/DC-WMS/Project%20Documents/Forms/AllItems.aspx?RootFolder=%2Fprojects%2FLDBDC%2FDC%2DWMS%2FProject%20Documents%2F20%20%2D%20Analysis%20and%20Design%2FDesign%2FKLA%20Warehouse%20Design&amp;FolderCTID=0x012000E1B295AC7647614EACAF6ADA026AED15&amp;View=%7B6AED93DD%2D9495%2D4191%2DA93F%2D4A1E6710A39E%7D" TargetMode="External"/><Relationship Id="rId48" Type="http://schemas.openxmlformats.org/officeDocument/2006/relationships/image" Target="media/image30.png"/><Relationship Id="rId56" Type="http://schemas.openxmlformats.org/officeDocument/2006/relationships/image" Target="media/image37.emf"/><Relationship Id="rId64" Type="http://schemas.openxmlformats.org/officeDocument/2006/relationships/image" Target="media/image44.emf"/><Relationship Id="rId69" Type="http://schemas.openxmlformats.org/officeDocument/2006/relationships/image" Target="media/image49.png"/><Relationship Id="rId134" Type="http://schemas.microsoft.com/office/2011/relationships/people" Target="people.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headoffice.bcldb.com/projects/LDBDC/DC-WMS/Project%20Documents/Forms/AllItems.aspx?RootFolder=%2Fprojects%2FLDBDC%2FDC%2DWMS%2FProject%20Documents%2F30%20%2D%20Config%20and%20Dev%2FLDB%20SA%20Configuration%2FPackage%5FB%5FPicking&amp;FolderCTID=0x012000E1B295AC7647614EACAF6ADA026AED15&amp;View=%7B6AED93DD%2D9495%2D4191%2DA93F%2D4A1E6710A39E%7D" TargetMode="External"/><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cid:image004.png@01D37A56.66D41EB0" TargetMode="External"/><Relationship Id="rId70" Type="http://schemas.openxmlformats.org/officeDocument/2006/relationships/image" Target="media/image50.png"/><Relationship Id="rId13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Project Site Document" ma:contentTypeID="0x010100AD03E81670695747A74190714265BAD5" ma:contentTypeVersion="40" ma:contentTypeDescription="" ma:contentTypeScope="" ma:versionID="d0e53395817bf167d5fb998110f74539">
  <xsd:schema xmlns:xsd="http://www.w3.org/2001/XMLSchema" xmlns:xs="http://www.w3.org/2001/XMLSchema" xmlns:p="http://schemas.microsoft.com/office/2006/metadata/properties" xmlns:ns1="http://schemas.microsoft.com/sharepoint/v3" xmlns:ns2="cd6fd145-232c-482b-a374-1700fe0269d4" xmlns:ns3="a64a9aa6-f432-40b0-bd69-5ccf9e3a68b2" xmlns:ns4="132b5e58-7696-4fa8-b54c-dd84f1bced02" xmlns:ns5="http://schemas.microsoft.com/sharepoint/v4" targetNamespace="http://schemas.microsoft.com/office/2006/metadata/properties" ma:root="true" ma:fieldsID="0c28bc6a197eb16177014f3cdc1880d7" ns1:_="" ns2:_="" ns3:_="" ns4:_="" ns5:_="">
    <xsd:import namespace="http://schemas.microsoft.com/sharepoint/v3"/>
    <xsd:import namespace="cd6fd145-232c-482b-a374-1700fe0269d4"/>
    <xsd:import namespace="a64a9aa6-f432-40b0-bd69-5ccf9e3a68b2"/>
    <xsd:import namespace="132b5e58-7696-4fa8-b54c-dd84f1bced02"/>
    <xsd:import namespace="http://schemas.microsoft.com/sharepoint/v4"/>
    <xsd:element name="properties">
      <xsd:complexType>
        <xsd:sequence>
          <xsd:element name="documentManagement">
            <xsd:complexType>
              <xsd:all>
                <xsd:element ref="ns2:Owner" minOccurs="0"/>
                <xsd:element ref="ns2:Status" minOccurs="0"/>
                <xsd:element ref="ns3:Subject_x0020_Area" minOccurs="0"/>
                <xsd:element ref="ns2:History" minOccurs="0"/>
                <xsd:element ref="ns4:RID" minOccurs="0"/>
                <xsd:element ref="ns4:SID" minOccurs="0"/>
                <xsd:element ref="ns4:UATTestCaseLookup" minOccurs="0"/>
                <xsd:element ref="ns4:UTID" minOccurs="0"/>
                <xsd:element ref="ns3:Related" minOccurs="0"/>
                <xsd:element ref="ns3:_dlc_DocId" minOccurs="0"/>
                <xsd:element ref="ns3:_dlc_DocIdUrl" minOccurs="0"/>
                <xsd:element ref="ns3:_dlc_DocIdPersistId" minOccurs="0"/>
                <xsd:element ref="ns5:IconOverlay" minOccurs="0"/>
                <xsd:element ref="ns2:SOP_x0020_Status" minOccurs="0"/>
                <xsd:element ref="ns1:_vti_ItemDeclaredRecord" minOccurs="0"/>
                <xsd:element ref="ns1:_vti_ItemHoldRecord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vti_ItemDeclaredRecord" ma:index="25" nillable="true" ma:displayName="Declared Record" ma:hidden="true" ma:internalName="_vti_ItemDeclaredRecord" ma:readOnly="true">
      <xsd:simpleType>
        <xsd:restriction base="dms:DateTime"/>
      </xsd:simpleType>
    </xsd:element>
    <xsd:element name="_vti_ItemHoldRecordStatus" ma:index="26" nillable="true" ma:displayName="Hold and Record Status" ma:decimals="0" ma:description="" ma:hidden="true" ma:indexed="true" ma:internalName="_vti_ItemHoldRecordStatu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d6fd145-232c-482b-a374-1700fe0269d4" elementFormDefault="qualified">
    <xsd:import namespace="http://schemas.microsoft.com/office/2006/documentManagement/types"/>
    <xsd:import namespace="http://schemas.microsoft.com/office/infopath/2007/PartnerControls"/>
    <xsd:element name="Owner" ma:index="8" nillable="true" ma:displayName="Owner" ma:list="UserInfo"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format="Dropdown" ma:internalName="Status" ma:readOnly="false">
      <xsd:simpleType>
        <xsd:restriction base="dms:Choice">
          <xsd:enumeration value="Draft"/>
          <xsd:enumeration value="In-Progress"/>
          <xsd:enumeration value="Ready For Review"/>
          <xsd:enumeration value="Under Business Review"/>
          <xsd:enumeration value="Under Review"/>
          <xsd:enumeration value="Final"/>
        </xsd:restriction>
      </xsd:simpleType>
    </xsd:element>
    <xsd:element name="History" ma:index="12" nillable="true" ma:displayName="History" ma:internalName="History">
      <xsd:simpleType>
        <xsd:restriction base="dms:Note">
          <xsd:maxLength value="255"/>
        </xsd:restriction>
      </xsd:simpleType>
    </xsd:element>
    <xsd:element name="SOP_x0020_Status" ma:index="24" nillable="true" ma:displayName="SOP Status" ma:format="Dropdown" ma:internalName="SOP_x0020_Status">
      <xsd:simpleType>
        <xsd:restriction base="dms:Choice">
          <xsd:enumeration value="In-Progress"/>
          <xsd:enumeration value="Under Business Review"/>
          <xsd:enumeration value="Final"/>
        </xsd:restriction>
      </xsd:simpleType>
    </xsd:element>
  </xsd:schema>
  <xsd:schema xmlns:xsd="http://www.w3.org/2001/XMLSchema" xmlns:xs="http://www.w3.org/2001/XMLSchema" xmlns:dms="http://schemas.microsoft.com/office/2006/documentManagement/types" xmlns:pc="http://schemas.microsoft.com/office/infopath/2007/PartnerControls" targetNamespace="a64a9aa6-f432-40b0-bd69-5ccf9e3a68b2" elementFormDefault="qualified">
    <xsd:import namespace="http://schemas.microsoft.com/office/2006/documentManagement/types"/>
    <xsd:import namespace="http://schemas.microsoft.com/office/infopath/2007/PartnerControls"/>
    <xsd:element name="Subject_x0020_Area" ma:index="10" nillable="true" ma:displayName="Subject Area" ma:default="POS Project - Prep" ma:format="Dropdown" ma:internalName="Subject_x0020_Area" ma:readOnly="false">
      <xsd:simpleType>
        <xsd:restriction base="dms:Choice">
          <xsd:enumeration value="POS Project - Prep"/>
          <xsd:enumeration value="PMO Methodology Review"/>
          <xsd:enumeration value="EPDP"/>
          <xsd:enumeration value="SharePoint"/>
          <xsd:enumeration value="SharePoint/Project Server"/>
          <xsd:enumeration value="Change Request Documentation Review"/>
          <xsd:enumeration value="Project Goals and Objectives"/>
          <xsd:enumeration value="WMS"/>
        </xsd:restriction>
      </xsd:simpleType>
    </xsd:element>
    <xsd:element name="Related" ma:index="18" nillable="true" ma:displayName="Related" ma:internalName="Related">
      <xsd:simpleType>
        <xsd:restriction base="dms:Unknown"/>
      </xsd:simpleType>
    </xsd:element>
    <xsd:element name="_dlc_DocId" ma:index="20" nillable="true" ma:displayName="Document ID Value" ma:description="The value of the document ID assigned to this item." ma:internalName="_dlc_DocId" ma:readOnly="true">
      <xsd:simpleType>
        <xsd:restriction base="dms:Text"/>
      </xsd:simpleType>
    </xsd:element>
    <xsd:element name="_dlc_DocIdUrl" ma:index="2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2"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32b5e58-7696-4fa8-b54c-dd84f1bced02" elementFormDefault="qualified">
    <xsd:import namespace="http://schemas.microsoft.com/office/2006/documentManagement/types"/>
    <xsd:import namespace="http://schemas.microsoft.com/office/infopath/2007/PartnerControls"/>
    <xsd:element name="RID" ma:index="14" nillable="true" ma:displayName="Release ID" ma:description="Set using an automated workflow (do not edit)." ma:internalName="RID">
      <xsd:simpleType>
        <xsd:restriction base="dms:Text">
          <xsd:maxLength value="255"/>
        </xsd:restriction>
      </xsd:simpleType>
    </xsd:element>
    <xsd:element name="SID" ma:index="15" nillable="true" ma:displayName="Sprint ID" ma:description="Set using an automated workflow (do not edit)." ma:internalName="SID">
      <xsd:simpleType>
        <xsd:restriction base="dms:Text">
          <xsd:maxLength value="255"/>
        </xsd:restriction>
      </xsd:simpleType>
    </xsd:element>
    <xsd:element name="UATTestCaseLookup" ma:index="16" nillable="true" ma:displayName="UAT Test Case" ma:hidden="true" ma:list="{46410660-fb7c-42c0-adc5-2c8df174f597}" ma:internalName="UATTestCaseLookup" ma:readOnly="false" ma:showField="Title" ma:web="132b5e58-7696-4fa8-b54c-dd84f1bced02">
      <xsd:simpleType>
        <xsd:restriction base="dms:Lookup"/>
      </xsd:simpleType>
    </xsd:element>
    <xsd:element name="UTID" ma:index="17" nillable="true" ma:displayName="Unit Test ID" ma:description="Set using an automated workflow (do not edit)." ma:hidden="true" ma:internalName="UTID"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a64a9aa6-f432-40b0-bd69-5ccf9e3a68b2">K7HK4E2EAQSD-1846802202-5779</_dlc_DocId>
    <_dlc_DocIdUrl xmlns="a64a9aa6-f432-40b0-bd69-5ccf9e3a68b2">
      <Url>http://headoffice.bcldb.com/projects/LDBDC/DC-WMS/_layouts/15/DocIdRedir.aspx?ID=K7HK4E2EAQSD-1846802202-5779</Url>
      <Description>K7HK4E2EAQSD-1846802202-5779</Description>
    </_dlc_DocIdUrl>
    <Owner xmlns="cd6fd145-232c-482b-a374-1700fe0269d4">
      <UserInfo>
        <DisplayName/>
        <AccountId xsi:nil="true"/>
        <AccountType/>
      </UserInfo>
    </Owner>
    <Status xmlns="cd6fd145-232c-482b-a374-1700fe0269d4" xsi:nil="true"/>
    <UATTestCaseLookup xmlns="132b5e58-7696-4fa8-b54c-dd84f1bced02" xsi:nil="true"/>
    <Related xmlns="a64a9aa6-f432-40b0-bd69-5ccf9e3a68b2">&lt;div title="_schemaversion" id="_3"&gt;
  &lt;div title="_view"&gt;
    &lt;span title="_columns"&gt;1&lt;/span&gt;
    &lt;span title="_linkstyle"&gt;&lt;/span&gt;
    &lt;span title="_groupstyle"&gt;&lt;/span&gt;
  &lt;/div&gt;
&lt;/div&gt;</Related>
    <History xmlns="cd6fd145-232c-482b-a374-1700fe0269d4" xsi:nil="true"/>
    <RID xmlns="132b5e58-7696-4fa8-b54c-dd84f1bced02" xsi:nil="true"/>
    <SID xmlns="132b5e58-7696-4fa8-b54c-dd84f1bced02" xsi:nil="true"/>
    <UTID xmlns="132b5e58-7696-4fa8-b54c-dd84f1bced02" xsi:nil="true"/>
    <Subject_x0020_Area xmlns="a64a9aa6-f432-40b0-bd69-5ccf9e3a68b2">POS Project - Prep</Subject_x0020_Area>
    <IconOverlay xmlns="http://schemas.microsoft.com/sharepoint/v4" xsi:nil="true"/>
    <SOP_x0020_Status xmlns="cd6fd145-232c-482b-a374-1700fe0269d4" xsi:nil="tru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B5038-2A14-42C3-8CA5-1CCA0A2E3F5E}">
  <ds:schemaRefs>
    <ds:schemaRef ds:uri="http://schemas.microsoft.com/sharepoint/v3/contenttype/forms"/>
  </ds:schemaRefs>
</ds:datastoreItem>
</file>

<file path=customXml/itemProps2.xml><?xml version="1.0" encoding="utf-8"?>
<ds:datastoreItem xmlns:ds="http://schemas.openxmlformats.org/officeDocument/2006/customXml" ds:itemID="{534B08EF-EFFF-44BD-A911-A3D88096D0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6fd145-232c-482b-a374-1700fe0269d4"/>
    <ds:schemaRef ds:uri="a64a9aa6-f432-40b0-bd69-5ccf9e3a68b2"/>
    <ds:schemaRef ds:uri="132b5e58-7696-4fa8-b54c-dd84f1bced02"/>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45B47C-AA5D-4C20-ACFC-5E755DD9A420}">
  <ds:schemaRefs>
    <ds:schemaRef ds:uri="http://purl.org/dc/elements/1.1/"/>
    <ds:schemaRef ds:uri="http://purl.org/dc/terms/"/>
    <ds:schemaRef ds:uri="http://schemas.microsoft.com/office/2006/documentManagement/types"/>
    <ds:schemaRef ds:uri="a64a9aa6-f432-40b0-bd69-5ccf9e3a68b2"/>
    <ds:schemaRef ds:uri="http://schemas.microsoft.com/office/2006/metadata/properties"/>
    <ds:schemaRef ds:uri="cd6fd145-232c-482b-a374-1700fe0269d4"/>
    <ds:schemaRef ds:uri="http://schemas.microsoft.com/office/infopath/2007/PartnerControls"/>
    <ds:schemaRef ds:uri="http://www.w3.org/XML/1998/namespace"/>
    <ds:schemaRef ds:uri="http://schemas.openxmlformats.org/package/2006/metadata/core-properties"/>
    <ds:schemaRef ds:uri="http://schemas.microsoft.com/sharepoint/v4"/>
    <ds:schemaRef ds:uri="132b5e58-7696-4fa8-b54c-dd84f1bced02"/>
    <ds:schemaRef ds:uri="http://schemas.microsoft.com/sharepoint/v3"/>
    <ds:schemaRef ds:uri="http://purl.org/dc/dcmitype/"/>
  </ds:schemaRefs>
</ds:datastoreItem>
</file>

<file path=customXml/itemProps4.xml><?xml version="1.0" encoding="utf-8"?>
<ds:datastoreItem xmlns:ds="http://schemas.openxmlformats.org/officeDocument/2006/customXml" ds:itemID="{59950A68-E5F5-4EC4-9C8E-D85866B47EE5}">
  <ds:schemaRefs>
    <ds:schemaRef ds:uri="http://schemas.microsoft.com/sharepoint/events"/>
  </ds:schemaRefs>
</ds:datastoreItem>
</file>

<file path=customXml/itemProps5.xml><?xml version="1.0" encoding="utf-8"?>
<ds:datastoreItem xmlns:ds="http://schemas.openxmlformats.org/officeDocument/2006/customXml" ds:itemID="{E145C3FF-4A96-401D-BC2E-ACB33AAC0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60</Pages>
  <Words>14035</Words>
  <Characters>74254</Characters>
  <Application>Microsoft Office Word</Application>
  <DocSecurity>0</DocSecurity>
  <Lines>618</Lines>
  <Paragraphs>176</Paragraphs>
  <ScaleCrop>false</ScaleCrop>
  <HeadingPairs>
    <vt:vector size="2" baseType="variant">
      <vt:variant>
        <vt:lpstr>Title</vt:lpstr>
      </vt:variant>
      <vt:variant>
        <vt:i4>1</vt:i4>
      </vt:variant>
    </vt:vector>
  </HeadingPairs>
  <TitlesOfParts>
    <vt:vector size="1" baseType="lpstr">
      <vt:lpstr>LDB Configuration Guide</vt:lpstr>
    </vt:vector>
  </TitlesOfParts>
  <Company>BC Hydro</Company>
  <LinksUpToDate>false</LinksUpToDate>
  <CharactersWithSpaces>88113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LDB Configuration Guide</dc:title>
  <dc:creator>Morlet, Juliana</dc:creator>
  <cp:lastModifiedBy>Juliana Morlet</cp:lastModifiedBy>
  <cp:revision>9</cp:revision>
  <dcterms:created xsi:type="dcterms:W3CDTF">2019-05-21T22:13:00Z</dcterms:created>
  <dcterms:modified xsi:type="dcterms:W3CDTF">2019-05-24T20:55:00Z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iticality">
    <vt:lpwstr>Not Critical</vt:lpwstr>
  </property>
  <property fmtid="{D5CDD505-2E9C-101B-9397-08002B2CF9AE}" pid="3" name="Confidentiality">
    <vt:lpwstr>General Use</vt:lpwstr>
  </property>
  <property fmtid="{D5CDD505-2E9C-101B-9397-08002B2CF9AE}" pid="4" name="Tags">
    <vt:lpwstr/>
  </property>
  <property fmtid="{D5CDD505-2E9C-101B-9397-08002B2CF9AE}" pid="5" name="DocDescription">
    <vt:lpwstr>EAS manual top page - stage 2</vt:lpwstr>
  </property>
  <property fmtid="{D5CDD505-2E9C-101B-9397-08002B2CF9AE}" pid="6" name="Sensitivity">
    <vt:lpwstr>Not Sensitive</vt:lpwstr>
  </property>
  <property fmtid="{D5CDD505-2E9C-101B-9397-08002B2CF9AE}" pid="7" name="ContentTypeId">
    <vt:lpwstr>0x010100AD03E81670695747A74190714265BAD5</vt:lpwstr>
  </property>
  <property fmtid="{D5CDD505-2E9C-101B-9397-08002B2CF9AE}" pid="8" name="ContentType">
    <vt:lpwstr>Document</vt:lpwstr>
  </property>
  <property fmtid="{D5CDD505-2E9C-101B-9397-08002B2CF9AE}" pid="9" name="_dlc_DocIdItemGuid">
    <vt:lpwstr>d74bb086-140b-427c-bc7e-416e53a96636</vt:lpwstr>
  </property>
  <property fmtid="{D5CDD505-2E9C-101B-9397-08002B2CF9AE}" pid="10" name="WorkflowChangePath">
    <vt:lpwstr>b74fd73f-1b18-4263-89f1-7478603d40eb,44;</vt:lpwstr>
  </property>
</Properties>
</file>